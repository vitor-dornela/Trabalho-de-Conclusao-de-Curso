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Ex1.xml" ContentType="application/vnd.ms-office.chartex+xml"/>
  <Override PartName="/word/charts/style2.xml" ContentType="application/vnd.ms-office.chartstyle+xml"/>
  <Override PartName="/word/charts/colors2.xml" ContentType="application/vnd.ms-office.chartcolorstyle+xml"/>
  <Override PartName="/word/charts/chart2.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3.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4.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5.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tbl>
      <w:tblPr>
        <w:tblStyle w:val="TableGrid"/>
        <w:tblW w:w="90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gridCol w:w="25"/>
      </w:tblGrid>
      <w:tr w:rsidR="00EC3783" w:rsidRPr="006368E5" w14:paraId="2803E5D0" w14:textId="77777777" w:rsidTr="00F87287">
        <w:trPr>
          <w:gridAfter w:val="1"/>
          <w:wAfter w:w="25" w:type="dxa"/>
          <w:trHeight w:val="12610"/>
        </w:trPr>
        <w:tc>
          <w:tcPr>
            <w:tcW w:w="9070" w:type="dxa"/>
            <w:tcBorders>
              <w:top w:val="nil"/>
              <w:left w:val="nil"/>
              <w:bottom w:val="nil"/>
              <w:right w:val="nil"/>
            </w:tcBorders>
          </w:tcPr>
          <w:p w14:paraId="2222FA93" w14:textId="2FE4EA0E" w:rsidR="00EC3783" w:rsidRPr="001A1458" w:rsidRDefault="00EC3783" w:rsidP="005A4042">
            <w:pPr>
              <w:pStyle w:val="TCCHeading"/>
            </w:pPr>
            <w:bookmarkStart w:id="0" w:name="_Hlk80376322"/>
            <w:r w:rsidRPr="001A1458">
              <w:t>UNIVERSIDADE FEDERAL DO ESPÍRITO SANTO</w:t>
            </w:r>
          </w:p>
          <w:p w14:paraId="32F3969F" w14:textId="77777777" w:rsidR="00EC3783" w:rsidRPr="001A1458" w:rsidRDefault="00EC3783" w:rsidP="005A4042">
            <w:pPr>
              <w:pStyle w:val="TCCHeading"/>
            </w:pPr>
            <w:r w:rsidRPr="001A1458">
              <w:t>CENTRO TECNOLÓGICO</w:t>
            </w:r>
          </w:p>
          <w:p w14:paraId="45E61499" w14:textId="77777777" w:rsidR="00EC3783" w:rsidRPr="001A1458" w:rsidRDefault="00EC3783" w:rsidP="005A4042">
            <w:pPr>
              <w:pStyle w:val="TCCHeading"/>
            </w:pPr>
            <w:r w:rsidRPr="001A1458">
              <w:t>DEPARTAMENTO DE ENGENHARIA ELÉTRICA</w:t>
            </w:r>
          </w:p>
          <w:p w14:paraId="26B10C52" w14:textId="77777777" w:rsidR="00EC3783" w:rsidRPr="001A1458" w:rsidRDefault="00EC3783" w:rsidP="005A4042">
            <w:pPr>
              <w:pStyle w:val="TCCHeading"/>
            </w:pPr>
            <w:r w:rsidRPr="001A1458">
              <w:t>PROJETO DE GRADUAÇÃO</w:t>
            </w:r>
          </w:p>
          <w:p w14:paraId="71327E5A" w14:textId="77777777" w:rsidR="00EC3783" w:rsidRPr="0066239A" w:rsidRDefault="00EC3783" w:rsidP="005A4042">
            <w:pPr>
              <w:pStyle w:val="BodyText2"/>
            </w:pPr>
          </w:p>
          <w:p w14:paraId="3926375C" w14:textId="77777777" w:rsidR="00EC3783" w:rsidRPr="0066239A" w:rsidRDefault="00EC3783" w:rsidP="005A4042">
            <w:pPr>
              <w:pStyle w:val="BodyText2"/>
            </w:pPr>
          </w:p>
          <w:p w14:paraId="0A269739" w14:textId="77777777" w:rsidR="00EC3783" w:rsidRPr="0066239A" w:rsidRDefault="00EC3783" w:rsidP="005A4042">
            <w:pPr>
              <w:pStyle w:val="BodyText2"/>
            </w:pPr>
          </w:p>
          <w:p w14:paraId="05840E2C" w14:textId="77777777" w:rsidR="00EC3783" w:rsidRDefault="00EC3783" w:rsidP="005A4042">
            <w:pPr>
              <w:pStyle w:val="BodyText2"/>
            </w:pPr>
            <w:r>
              <w:rPr>
                <w:noProof/>
              </w:rPr>
              <w:drawing>
                <wp:inline distT="0" distB="0" distL="0" distR="0" wp14:anchorId="2084CB47" wp14:editId="7F9AEBC5">
                  <wp:extent cx="1435100" cy="1441450"/>
                  <wp:effectExtent l="0" t="0" r="0" b="6350"/>
                  <wp:docPr id="13" name="Picture 13" descr="brasao uf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descr="brasao uf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5100" cy="1441450"/>
                          </a:xfrm>
                          <a:prstGeom prst="rect">
                            <a:avLst/>
                          </a:prstGeom>
                          <a:noFill/>
                          <a:ln>
                            <a:noFill/>
                          </a:ln>
                        </pic:spPr>
                      </pic:pic>
                    </a:graphicData>
                  </a:graphic>
                </wp:inline>
              </w:drawing>
            </w:r>
          </w:p>
          <w:p w14:paraId="362064C2" w14:textId="77777777" w:rsidR="00EC3783" w:rsidRDefault="00EC3783" w:rsidP="005A4042">
            <w:pPr>
              <w:pStyle w:val="BodyText2"/>
            </w:pPr>
          </w:p>
          <w:p w14:paraId="13C637DA" w14:textId="77777777" w:rsidR="00EC3783" w:rsidRDefault="00EC3783" w:rsidP="005A4042">
            <w:pPr>
              <w:pStyle w:val="BodyText2"/>
            </w:pPr>
          </w:p>
          <w:p w14:paraId="365963B6" w14:textId="77777777" w:rsidR="00EC3783" w:rsidRDefault="00EC3783" w:rsidP="005A4042">
            <w:pPr>
              <w:pStyle w:val="BodyText2"/>
            </w:pPr>
          </w:p>
          <w:p w14:paraId="1E531BD4" w14:textId="77777777" w:rsidR="00EC3783" w:rsidRDefault="00EC3783" w:rsidP="005A4042">
            <w:pPr>
              <w:pStyle w:val="BodyText2"/>
            </w:pPr>
          </w:p>
          <w:p w14:paraId="755F5E44" w14:textId="77777777" w:rsidR="00EC3783" w:rsidRPr="0066239A" w:rsidRDefault="00EC3783" w:rsidP="005A4042">
            <w:pPr>
              <w:pStyle w:val="Autor"/>
              <w:rPr>
                <w:sz w:val="24"/>
              </w:rPr>
            </w:pPr>
            <w:r w:rsidRPr="0066239A">
              <w:t>VITOR DORNELA MASCARENHAS</w:t>
            </w:r>
          </w:p>
          <w:p w14:paraId="66B05721" w14:textId="77777777" w:rsidR="00EC3783" w:rsidRPr="0066239A" w:rsidRDefault="00EC3783" w:rsidP="005A4042">
            <w:pPr>
              <w:pStyle w:val="Autor"/>
            </w:pPr>
          </w:p>
          <w:p w14:paraId="160B73B8" w14:textId="77777777" w:rsidR="00EC3783" w:rsidRPr="0066239A" w:rsidRDefault="00EC3783" w:rsidP="005A4042">
            <w:pPr>
              <w:pStyle w:val="Autor"/>
            </w:pPr>
          </w:p>
          <w:p w14:paraId="50630E71" w14:textId="77777777" w:rsidR="00EC3783" w:rsidRPr="0066239A" w:rsidRDefault="00EC3783" w:rsidP="005A4042">
            <w:pPr>
              <w:pStyle w:val="Autor"/>
            </w:pPr>
          </w:p>
          <w:p w14:paraId="032DF286" w14:textId="77777777" w:rsidR="00EC3783" w:rsidRPr="0066239A" w:rsidRDefault="00EC3783" w:rsidP="005A4042">
            <w:pPr>
              <w:pStyle w:val="Autor"/>
            </w:pPr>
          </w:p>
          <w:p w14:paraId="14BDC09F" w14:textId="77777777" w:rsidR="00EC3783" w:rsidRPr="0066239A" w:rsidRDefault="00EC3783" w:rsidP="005A4042">
            <w:pPr>
              <w:pStyle w:val="Autor"/>
            </w:pPr>
          </w:p>
          <w:p w14:paraId="4E93413F" w14:textId="77777777" w:rsidR="00EC3783" w:rsidRPr="0066239A" w:rsidRDefault="00EC3783" w:rsidP="005A4042">
            <w:pPr>
              <w:pStyle w:val="Autor"/>
            </w:pPr>
          </w:p>
          <w:p w14:paraId="023AE22F" w14:textId="77777777" w:rsidR="00EC3783" w:rsidRPr="0066239A" w:rsidRDefault="00EC3783" w:rsidP="005A4042">
            <w:pPr>
              <w:pStyle w:val="Autor"/>
              <w:rPr>
                <w:sz w:val="24"/>
              </w:rPr>
            </w:pPr>
            <w:bookmarkStart w:id="1" w:name="_Hlk64533316"/>
            <w:r w:rsidRPr="00A13CF2">
              <w:rPr>
                <w:sz w:val="32"/>
              </w:rPr>
              <w:t>ESTUDO DO EFEITO CAUSADO PELA SUJIDADE NA USINA FOTOVOLTAICA DA UFES</w:t>
            </w:r>
            <w:bookmarkEnd w:id="1"/>
          </w:p>
        </w:tc>
      </w:tr>
      <w:tr w:rsidR="00EC3783" w14:paraId="3C016C3B" w14:textId="77777777" w:rsidTr="00F87287">
        <w:trPr>
          <w:gridAfter w:val="1"/>
          <w:wAfter w:w="25" w:type="dxa"/>
          <w:trHeight w:val="1148"/>
        </w:trPr>
        <w:tc>
          <w:tcPr>
            <w:tcW w:w="9070" w:type="dxa"/>
            <w:tcBorders>
              <w:top w:val="nil"/>
              <w:left w:val="nil"/>
              <w:bottom w:val="nil"/>
              <w:right w:val="nil"/>
            </w:tcBorders>
            <w:vAlign w:val="bottom"/>
          </w:tcPr>
          <w:p w14:paraId="38943402" w14:textId="77777777" w:rsidR="00EC3783" w:rsidRPr="0066239A" w:rsidRDefault="00EC3783" w:rsidP="005A4042">
            <w:pPr>
              <w:pStyle w:val="BodyText2"/>
            </w:pPr>
          </w:p>
          <w:p w14:paraId="289BFA3C" w14:textId="77777777" w:rsidR="00EC3783" w:rsidRPr="0066239A" w:rsidRDefault="00EC3783" w:rsidP="005A4042">
            <w:pPr>
              <w:pStyle w:val="BodyText2"/>
            </w:pPr>
          </w:p>
          <w:p w14:paraId="02DB8A8B" w14:textId="77777777" w:rsidR="00EC3783" w:rsidRPr="00A13CF2" w:rsidRDefault="00EC3783" w:rsidP="005A4042">
            <w:pPr>
              <w:pStyle w:val="BodyText2"/>
              <w:rPr>
                <w:b w:val="0"/>
              </w:rPr>
            </w:pPr>
            <w:r w:rsidRPr="00A13CF2">
              <w:rPr>
                <w:b w:val="0"/>
              </w:rPr>
              <w:t xml:space="preserve">VITÓRIA </w:t>
            </w:r>
          </w:p>
          <w:p w14:paraId="3B5EB98F" w14:textId="37AAEE6D" w:rsidR="00EC3783" w:rsidRDefault="00EC3783" w:rsidP="005A4042">
            <w:pPr>
              <w:pStyle w:val="BodyText2"/>
            </w:pPr>
            <w:r w:rsidRPr="00A13CF2">
              <w:rPr>
                <w:b w:val="0"/>
              </w:rPr>
              <w:t>202</w:t>
            </w:r>
            <w:r w:rsidR="008468CC">
              <w:rPr>
                <w:b w:val="0"/>
              </w:rPr>
              <w:t>2</w:t>
            </w:r>
          </w:p>
        </w:tc>
      </w:tr>
      <w:tr w:rsidR="00EC3783" w14:paraId="7BC67392" w14:textId="77777777" w:rsidTr="00F87287">
        <w:trPr>
          <w:trHeight w:val="9065"/>
        </w:trPr>
        <w:tc>
          <w:tcPr>
            <w:tcW w:w="9095" w:type="dxa"/>
            <w:gridSpan w:val="2"/>
            <w:tcBorders>
              <w:top w:val="nil"/>
              <w:left w:val="nil"/>
              <w:bottom w:val="nil"/>
              <w:right w:val="nil"/>
            </w:tcBorders>
          </w:tcPr>
          <w:p w14:paraId="697FB7EF" w14:textId="77777777" w:rsidR="00EC3783" w:rsidRPr="00A13CF2" w:rsidRDefault="00EC3783" w:rsidP="005A4042">
            <w:pPr>
              <w:pStyle w:val="BodyText2"/>
              <w:rPr>
                <w:b w:val="0"/>
              </w:rPr>
            </w:pPr>
            <w:r w:rsidRPr="00A13CF2">
              <w:rPr>
                <w:b w:val="0"/>
              </w:rPr>
              <w:lastRenderedPageBreak/>
              <w:t>VITOR DORNELA MASCARENHAS</w:t>
            </w:r>
          </w:p>
          <w:p w14:paraId="63C03B2A" w14:textId="77777777" w:rsidR="00EC3783" w:rsidRPr="0066239A" w:rsidRDefault="00EC3783" w:rsidP="005A4042">
            <w:pPr>
              <w:pStyle w:val="BodyText2"/>
            </w:pPr>
          </w:p>
          <w:p w14:paraId="60AAB750" w14:textId="77777777" w:rsidR="00EC3783" w:rsidRPr="0066239A" w:rsidRDefault="00EC3783" w:rsidP="005A4042">
            <w:pPr>
              <w:pStyle w:val="BodyText2"/>
            </w:pPr>
          </w:p>
          <w:p w14:paraId="104757F9" w14:textId="77777777" w:rsidR="00EC3783" w:rsidRPr="0066239A" w:rsidRDefault="00EC3783" w:rsidP="005A4042">
            <w:pPr>
              <w:pStyle w:val="BodyText2"/>
            </w:pPr>
          </w:p>
          <w:p w14:paraId="1C06B21E" w14:textId="77777777" w:rsidR="00EC3783" w:rsidRPr="0066239A" w:rsidRDefault="00EC3783" w:rsidP="005A4042">
            <w:pPr>
              <w:pStyle w:val="BodyText2"/>
            </w:pPr>
          </w:p>
          <w:p w14:paraId="47EBE763" w14:textId="77777777" w:rsidR="00EC3783" w:rsidRPr="0066239A" w:rsidRDefault="00EC3783" w:rsidP="005A4042">
            <w:pPr>
              <w:pStyle w:val="BodyText2"/>
            </w:pPr>
          </w:p>
          <w:p w14:paraId="4018AD89" w14:textId="77777777" w:rsidR="00EC3783" w:rsidRPr="0066239A" w:rsidRDefault="00EC3783" w:rsidP="005A4042">
            <w:pPr>
              <w:pStyle w:val="BodyText2"/>
            </w:pPr>
          </w:p>
          <w:p w14:paraId="0DC6422E" w14:textId="77777777" w:rsidR="00EC3783" w:rsidRPr="00A13CF2" w:rsidRDefault="00EC3783" w:rsidP="005A4042">
            <w:pPr>
              <w:pStyle w:val="BodyText2"/>
              <w:rPr>
                <w:sz w:val="28"/>
              </w:rPr>
            </w:pPr>
          </w:p>
          <w:p w14:paraId="09E59749" w14:textId="77777777" w:rsidR="00EC3783" w:rsidRPr="00A13CF2" w:rsidRDefault="00EC3783" w:rsidP="005A4042">
            <w:pPr>
              <w:pStyle w:val="BodyText2"/>
              <w:rPr>
                <w:sz w:val="28"/>
              </w:rPr>
            </w:pPr>
            <w:r w:rsidRPr="00A13CF2">
              <w:rPr>
                <w:sz w:val="28"/>
              </w:rPr>
              <w:t xml:space="preserve">ESTUDO DO EFEITO CAUSADO PELA SUJIDADE NA USINA FOTOVOLTAICA DA UFES </w:t>
            </w:r>
          </w:p>
          <w:p w14:paraId="47E98451" w14:textId="77777777" w:rsidR="00EC3783" w:rsidRPr="0066239A" w:rsidRDefault="00EC3783" w:rsidP="005A4042">
            <w:pPr>
              <w:pStyle w:val="BodyText2"/>
            </w:pPr>
          </w:p>
          <w:p w14:paraId="6485E520" w14:textId="77777777" w:rsidR="00EC3783" w:rsidRPr="0066239A" w:rsidRDefault="00EC3783" w:rsidP="005A4042">
            <w:pPr>
              <w:pStyle w:val="BodyText2"/>
            </w:pPr>
          </w:p>
          <w:p w14:paraId="7FB3E452" w14:textId="77777777" w:rsidR="00EC3783" w:rsidRPr="0066239A" w:rsidRDefault="00EC3783" w:rsidP="005A4042">
            <w:pPr>
              <w:pStyle w:val="BodyText2"/>
            </w:pPr>
          </w:p>
          <w:p w14:paraId="334B2CFA" w14:textId="77777777" w:rsidR="00EC3783" w:rsidRPr="0066239A" w:rsidRDefault="00EC3783" w:rsidP="005A4042">
            <w:pPr>
              <w:pStyle w:val="BodyText2"/>
            </w:pPr>
          </w:p>
          <w:p w14:paraId="66095127" w14:textId="77777777" w:rsidR="00EC3783" w:rsidRPr="0066239A" w:rsidRDefault="00EC3783" w:rsidP="005A4042">
            <w:pPr>
              <w:pStyle w:val="BodyText2"/>
            </w:pPr>
          </w:p>
          <w:p w14:paraId="0E7B394F" w14:textId="77777777" w:rsidR="00EC3783" w:rsidRPr="0066239A" w:rsidRDefault="00EC3783" w:rsidP="005A4042">
            <w:pPr>
              <w:pStyle w:val="BodyText3"/>
            </w:pPr>
            <w:r w:rsidRPr="0066239A">
              <w:t xml:space="preserve">Parte manuscrita do Projeto de Graduação do aluno </w:t>
            </w:r>
            <w:r w:rsidRPr="0066239A">
              <w:rPr>
                <w:b/>
              </w:rPr>
              <w:t>Vitor Dornela Mascarenhas</w:t>
            </w:r>
            <w:r w:rsidRPr="0066239A">
              <w:t>, apresentada ao Departamento de Engenharia Elétrica do Centro Tecnológico da Universidade Federal do Espírito Santo, como requisito parcial para obtenção do grau de Engenheiro Eletricista.</w:t>
            </w:r>
          </w:p>
          <w:p w14:paraId="28525402" w14:textId="77777777" w:rsidR="00EC3783" w:rsidRPr="0066239A" w:rsidRDefault="00EC3783" w:rsidP="005A4042">
            <w:pPr>
              <w:pStyle w:val="BodyText3"/>
            </w:pPr>
            <w:r w:rsidRPr="0066239A">
              <w:br/>
            </w:r>
          </w:p>
          <w:p w14:paraId="796D8F10" w14:textId="77777777" w:rsidR="00EC3783" w:rsidRPr="0066239A" w:rsidRDefault="00EC3783" w:rsidP="005A4042">
            <w:pPr>
              <w:pStyle w:val="BodyText3"/>
            </w:pPr>
            <w:r w:rsidRPr="0066239A">
              <w:t>__________________________________</w:t>
            </w:r>
          </w:p>
          <w:p w14:paraId="7B165DCF" w14:textId="77777777" w:rsidR="00EC3783" w:rsidRPr="0066239A" w:rsidRDefault="00EC3783" w:rsidP="005A4042">
            <w:pPr>
              <w:pStyle w:val="BodyText3"/>
            </w:pPr>
            <w:r w:rsidRPr="0066239A">
              <w:t>Profa. Dra. Marcia H. M. Paiva</w:t>
            </w:r>
          </w:p>
          <w:p w14:paraId="2419B7ED" w14:textId="77777777" w:rsidR="00EC3783" w:rsidRPr="0066239A" w:rsidRDefault="00EC3783" w:rsidP="005A4042">
            <w:pPr>
              <w:pStyle w:val="BodyText3"/>
            </w:pPr>
            <w:r w:rsidRPr="0066239A">
              <w:t>Coordenadora de Projeto de Graduação</w:t>
            </w:r>
          </w:p>
          <w:p w14:paraId="09B1BDF7" w14:textId="77777777" w:rsidR="00EC3783" w:rsidRPr="0066239A" w:rsidRDefault="00EC3783" w:rsidP="005A4042">
            <w:pPr>
              <w:pStyle w:val="BodyText3"/>
            </w:pPr>
          </w:p>
          <w:p w14:paraId="02D16F6C" w14:textId="77777777" w:rsidR="00EC3783" w:rsidRPr="0066239A" w:rsidRDefault="00EC3783" w:rsidP="005A4042">
            <w:pPr>
              <w:pStyle w:val="BodyText3"/>
            </w:pPr>
          </w:p>
          <w:p w14:paraId="37AC28AC" w14:textId="77777777" w:rsidR="00EC3783" w:rsidRPr="0066239A" w:rsidRDefault="00EC3783" w:rsidP="005A4042">
            <w:pPr>
              <w:pStyle w:val="BodyText3"/>
            </w:pPr>
            <w:r w:rsidRPr="0066239A">
              <w:t>___________________________________</w:t>
            </w:r>
          </w:p>
          <w:p w14:paraId="62A12F4B" w14:textId="77777777" w:rsidR="00EC3783" w:rsidRPr="0066239A" w:rsidRDefault="00EC3783" w:rsidP="005A4042">
            <w:pPr>
              <w:pStyle w:val="BodyText3"/>
            </w:pPr>
            <w:r w:rsidRPr="0066239A">
              <w:t xml:space="preserve">Profa. Dra. </w:t>
            </w:r>
            <w:bookmarkStart w:id="2" w:name="_Hlk64533104"/>
            <w:r w:rsidRPr="0066239A">
              <w:t>Jussara F. Fardin</w:t>
            </w:r>
            <w:bookmarkEnd w:id="2"/>
          </w:p>
          <w:p w14:paraId="5CA034CC" w14:textId="77777777" w:rsidR="00EC3783" w:rsidRPr="0066239A" w:rsidRDefault="00EC3783" w:rsidP="005A4042">
            <w:pPr>
              <w:pStyle w:val="BodyText3"/>
            </w:pPr>
            <w:r w:rsidRPr="0066239A">
              <w:t>Orientadora</w:t>
            </w:r>
          </w:p>
          <w:p w14:paraId="09166D2D" w14:textId="77777777" w:rsidR="00EC3783" w:rsidRPr="0066239A" w:rsidRDefault="00EC3783" w:rsidP="005A4042">
            <w:pPr>
              <w:pStyle w:val="BodyText3"/>
            </w:pPr>
          </w:p>
          <w:p w14:paraId="3C66FC83" w14:textId="77777777" w:rsidR="00EC3783" w:rsidRPr="0066239A" w:rsidRDefault="00EC3783" w:rsidP="005A4042">
            <w:pPr>
              <w:pStyle w:val="BodyText3"/>
            </w:pPr>
          </w:p>
          <w:p w14:paraId="55F20B06" w14:textId="77777777" w:rsidR="00EC3783" w:rsidRPr="0066239A" w:rsidRDefault="00EC3783" w:rsidP="005A4042">
            <w:pPr>
              <w:pStyle w:val="BodyText3"/>
            </w:pPr>
            <w:r w:rsidRPr="0066239A">
              <w:t>___________________________________</w:t>
            </w:r>
          </w:p>
          <w:p w14:paraId="419DD26D" w14:textId="216AE57B" w:rsidR="00EC3783" w:rsidRPr="0066239A" w:rsidRDefault="00664436" w:rsidP="005A4042">
            <w:pPr>
              <w:pStyle w:val="BodyText3"/>
            </w:pPr>
            <w:r>
              <w:t>Bel</w:t>
            </w:r>
            <w:r w:rsidR="00EC3783" w:rsidRPr="0066239A">
              <w:t>. Daniel C. Pompermayer</w:t>
            </w:r>
          </w:p>
          <w:p w14:paraId="5E9E72FE" w14:textId="77777777" w:rsidR="00EC3783" w:rsidRPr="0066239A" w:rsidRDefault="00EC3783" w:rsidP="005A4042">
            <w:pPr>
              <w:pStyle w:val="BodyText3"/>
            </w:pPr>
            <w:r w:rsidRPr="0066239A">
              <w:t>Coorientador</w:t>
            </w:r>
          </w:p>
          <w:p w14:paraId="7FAE5A7A" w14:textId="77777777" w:rsidR="00EC3783" w:rsidRPr="0066239A" w:rsidRDefault="00EC3783" w:rsidP="005A4042">
            <w:pPr>
              <w:pStyle w:val="BodyText3"/>
            </w:pPr>
          </w:p>
          <w:p w14:paraId="5ED20336" w14:textId="77777777" w:rsidR="00EC3783" w:rsidRPr="0066239A" w:rsidRDefault="00EC3783" w:rsidP="005A4042">
            <w:pPr>
              <w:pStyle w:val="BodyText3"/>
            </w:pPr>
          </w:p>
          <w:p w14:paraId="39D2296D" w14:textId="77777777" w:rsidR="00EC3783" w:rsidRPr="0066239A" w:rsidRDefault="00EC3783" w:rsidP="005A4042">
            <w:pPr>
              <w:pStyle w:val="BodyText3"/>
            </w:pPr>
            <w:r w:rsidRPr="0066239A">
              <w:t>___________________________________</w:t>
            </w:r>
          </w:p>
          <w:p w14:paraId="4E8C0946" w14:textId="77777777" w:rsidR="00EC3783" w:rsidRPr="0066239A" w:rsidRDefault="00EC3783" w:rsidP="005A4042">
            <w:pPr>
              <w:pStyle w:val="BodyText3"/>
            </w:pPr>
            <w:r w:rsidRPr="0066239A">
              <w:t>Vitor Dornela Mascarenhas</w:t>
            </w:r>
          </w:p>
          <w:p w14:paraId="6D4C91A0" w14:textId="77777777" w:rsidR="00EC3783" w:rsidRDefault="00EC3783" w:rsidP="005A4042">
            <w:pPr>
              <w:pStyle w:val="BodyText3"/>
            </w:pPr>
            <w:r>
              <w:t>Aluno</w:t>
            </w:r>
          </w:p>
          <w:p w14:paraId="2D7BA71B" w14:textId="77777777" w:rsidR="00EC3783" w:rsidRDefault="00EC3783" w:rsidP="005A4042">
            <w:pPr>
              <w:pStyle w:val="BodyText2"/>
            </w:pPr>
          </w:p>
        </w:tc>
      </w:tr>
      <w:tr w:rsidR="00EC3783" w14:paraId="7DE7B4AB" w14:textId="77777777" w:rsidTr="00F87287">
        <w:trPr>
          <w:trHeight w:val="465"/>
        </w:trPr>
        <w:tc>
          <w:tcPr>
            <w:tcW w:w="9095" w:type="dxa"/>
            <w:gridSpan w:val="2"/>
            <w:tcBorders>
              <w:top w:val="nil"/>
              <w:left w:val="nil"/>
              <w:bottom w:val="nil"/>
              <w:right w:val="nil"/>
            </w:tcBorders>
            <w:vAlign w:val="bottom"/>
          </w:tcPr>
          <w:p w14:paraId="074CB429" w14:textId="77777777" w:rsidR="00EC3783" w:rsidRDefault="00EC3783" w:rsidP="005A4042">
            <w:pPr>
              <w:pStyle w:val="BodyText2"/>
            </w:pPr>
          </w:p>
          <w:p w14:paraId="24A82FC9" w14:textId="77777777" w:rsidR="00EC3783" w:rsidRDefault="00EC3783" w:rsidP="005A4042">
            <w:pPr>
              <w:pStyle w:val="BodyText2"/>
            </w:pPr>
          </w:p>
          <w:p w14:paraId="633DEFE9" w14:textId="77777777" w:rsidR="00EC3783" w:rsidRDefault="00EC3783" w:rsidP="005A4042">
            <w:pPr>
              <w:pStyle w:val="BodyText2"/>
            </w:pPr>
          </w:p>
          <w:p w14:paraId="5A2998D5" w14:textId="77777777" w:rsidR="00EC3783" w:rsidRDefault="00EC3783" w:rsidP="005A4042">
            <w:pPr>
              <w:pStyle w:val="BodyText2"/>
            </w:pPr>
          </w:p>
          <w:p w14:paraId="08D8FF65" w14:textId="77777777" w:rsidR="00EC3783" w:rsidRPr="00A13CF2" w:rsidRDefault="00EC3783" w:rsidP="005A4042">
            <w:pPr>
              <w:pStyle w:val="BodyText2"/>
              <w:rPr>
                <w:b w:val="0"/>
              </w:rPr>
            </w:pPr>
            <w:r w:rsidRPr="00A13CF2">
              <w:rPr>
                <w:b w:val="0"/>
              </w:rPr>
              <w:t>VITÓRIA</w:t>
            </w:r>
          </w:p>
          <w:p w14:paraId="07CA7B45" w14:textId="3FA2CDA2" w:rsidR="00EC3783" w:rsidRDefault="00EC3783" w:rsidP="005A4042">
            <w:pPr>
              <w:pStyle w:val="BodyText2"/>
            </w:pPr>
            <w:r w:rsidRPr="00A13CF2">
              <w:rPr>
                <w:b w:val="0"/>
              </w:rPr>
              <w:t>202</w:t>
            </w:r>
            <w:r w:rsidR="008468CC">
              <w:rPr>
                <w:b w:val="0"/>
              </w:rPr>
              <w:t>2</w:t>
            </w:r>
          </w:p>
        </w:tc>
      </w:tr>
    </w:tbl>
    <w:p w14:paraId="3D0B0393" w14:textId="77777777" w:rsidR="00EC3783" w:rsidRDefault="00EC3783" w:rsidP="00EC3783">
      <w:pPr>
        <w:pStyle w:val="corpodetexto4"/>
      </w:pPr>
    </w:p>
    <w:p w14:paraId="6A94F731" w14:textId="3852D790" w:rsidR="00EC3783" w:rsidRPr="0066239A" w:rsidRDefault="00EC3783" w:rsidP="00EC3783">
      <w:pPr>
        <w:pStyle w:val="corpodetexto4"/>
      </w:pPr>
      <w:r>
        <w:br/>
      </w:r>
      <w:r>
        <w:br/>
      </w:r>
      <w:r>
        <w:br/>
      </w:r>
      <w:r>
        <w:br/>
      </w:r>
      <w:r>
        <w:br/>
      </w:r>
      <w:r>
        <w:br/>
      </w:r>
      <w:r>
        <w:br/>
      </w:r>
      <w:r>
        <w:br/>
      </w:r>
      <w:r>
        <w:br/>
      </w:r>
      <w:r>
        <w:br/>
      </w:r>
      <w:r>
        <w:br/>
      </w:r>
      <w:r w:rsidRPr="0066239A">
        <w:t>Ao meu querido avô Zequinha,</w:t>
      </w:r>
    </w:p>
    <w:p w14:paraId="6FDBF601" w14:textId="77777777" w:rsidR="00EC3783" w:rsidRPr="0066239A" w:rsidRDefault="00EC3783" w:rsidP="00EC3783">
      <w:pPr>
        <w:pStyle w:val="Heading"/>
      </w:pPr>
      <w:r w:rsidRPr="0066239A">
        <w:br w:type="page"/>
      </w:r>
      <w:r w:rsidRPr="00A13CF2">
        <w:lastRenderedPageBreak/>
        <w:t>AGRADECIMENTOS</w:t>
      </w:r>
    </w:p>
    <w:p w14:paraId="21F4220D" w14:textId="3761722E" w:rsidR="00EC3783" w:rsidRDefault="003D2C02" w:rsidP="00DB32E2">
      <w:r>
        <w:t>Agradeço a Deus por ter me abençoado em todos os momentos da minha vida. Agradeço ao</w:t>
      </w:r>
      <w:r w:rsidR="00DB32E2">
        <w:t xml:space="preserve">s </w:t>
      </w:r>
      <w:r>
        <w:t>meus pais, Grasiela e José, por todo esforço, dedicação e sacrifício que fizeram para seu filho</w:t>
      </w:r>
      <w:r w:rsidR="00DB32E2">
        <w:t xml:space="preserve"> </w:t>
      </w:r>
      <w:r>
        <w:t>chegar a finalizar uma faculdade. Agradeço aos meus avós, sempre presentes, Tercia, Ritinha</w:t>
      </w:r>
      <w:r w:rsidR="00DB32E2">
        <w:t xml:space="preserve"> </w:t>
      </w:r>
      <w:r>
        <w:t>e, especialmente, Zequinha, que infelizmente nos deixou no decorrer deste trabalho. Aos</w:t>
      </w:r>
      <w:r w:rsidR="00DB32E2">
        <w:t xml:space="preserve"> </w:t>
      </w:r>
      <w:r>
        <w:t>meus padrinhos, Glicia e Beto, agradeço pelo amparo e presença quando mais precisei. Ao</w:t>
      </w:r>
      <w:r w:rsidR="00DB32E2">
        <w:t xml:space="preserve"> </w:t>
      </w:r>
      <w:r>
        <w:t>meu irmão, agradeço pelo companheirismo e genuíno interesse em me ver melhor a cada</w:t>
      </w:r>
      <w:r w:rsidR="00DB32E2">
        <w:t xml:space="preserve"> </w:t>
      </w:r>
      <w:r>
        <w:t xml:space="preserve">dia. </w:t>
      </w:r>
      <w:r w:rsidR="006D19BE">
        <w:t xml:space="preserve">A </w:t>
      </w:r>
      <w:r>
        <w:t>todos os familiares, que, sempre que puderam, me estenderam a mão, tem</w:t>
      </w:r>
      <w:r w:rsidR="00DB32E2">
        <w:t xml:space="preserve"> </w:t>
      </w:r>
      <w:r>
        <w:t>a minha mais profunda gratidão.</w:t>
      </w:r>
    </w:p>
    <w:p w14:paraId="61F3420A" w14:textId="77777777" w:rsidR="003D2C02" w:rsidRPr="0066239A" w:rsidRDefault="003D2C02" w:rsidP="00DB32E2"/>
    <w:p w14:paraId="2DCB0405" w14:textId="64797A3F" w:rsidR="00EC3783" w:rsidRPr="0066239A" w:rsidRDefault="00EC3783" w:rsidP="00DB32E2">
      <w:r w:rsidRPr="0066239A">
        <w:t xml:space="preserve">Agradeço aos meus </w:t>
      </w:r>
      <w:r w:rsidR="00E44DAC">
        <w:t xml:space="preserve">persistentes </w:t>
      </w:r>
      <w:r w:rsidRPr="0066239A">
        <w:t xml:space="preserve">amigos de escola, faculdade e intercambio, pelos tantos momentos compartilhados, bons e ruins. Tê-los ao meu lado foi uma das </w:t>
      </w:r>
      <w:r w:rsidR="00E44DAC">
        <w:t>bençãos</w:t>
      </w:r>
      <w:r w:rsidRPr="0066239A">
        <w:t xml:space="preserve"> para conseguir caminhar toda essa jornada, e a deixou muito mais leve. Vocês marcaram minha vida e os levarei comigo em meu coração. </w:t>
      </w:r>
    </w:p>
    <w:p w14:paraId="60660F9A" w14:textId="77777777" w:rsidR="00EC3783" w:rsidRPr="0066239A" w:rsidRDefault="00EC3783" w:rsidP="00DB32E2"/>
    <w:p w14:paraId="09890EF1" w14:textId="694B9E52" w:rsidR="00EC3783" w:rsidRDefault="003D2C02" w:rsidP="00DB32E2">
      <w:r>
        <w:t>Agradeço a professora Jussara e ao Daniel por aceitarem o desafio de me orientar, pela</w:t>
      </w:r>
      <w:r w:rsidR="00DB32E2">
        <w:t xml:space="preserve"> </w:t>
      </w:r>
      <w:r>
        <w:t>paciência e por sempre me mostrarem um caminho, mesmo quando ele parecia não existir</w:t>
      </w:r>
      <w:r w:rsidR="00DB32E2">
        <w:t xml:space="preserve"> </w:t>
      </w:r>
      <w:r>
        <w:t>mais. Agradeço também à Superintendência de Infraestrutura da Ufes pelo período de</w:t>
      </w:r>
      <w:r w:rsidR="00DB32E2">
        <w:t xml:space="preserve"> </w:t>
      </w:r>
      <w:r>
        <w:t>estágio ali prestado, que serviu de inspiração para o tema deste trabalho e me proporcionou conhecer meu coorientador, que não poupou esforços para ajudar na parte</w:t>
      </w:r>
      <w:r w:rsidR="00DB32E2">
        <w:t xml:space="preserve"> </w:t>
      </w:r>
      <w:r>
        <w:t>prática e teórica deste trabalho. Aproveito também para agradecer ao meu terapeuta, Clóvis, a</w:t>
      </w:r>
      <w:r w:rsidR="00DB32E2">
        <w:t xml:space="preserve"> </w:t>
      </w:r>
      <w:r>
        <w:t>que sempre me motivou e ainda cedeu o espaço de sua própria casa para que eu pudesse</w:t>
      </w:r>
      <w:r w:rsidR="00DB32E2">
        <w:t xml:space="preserve"> </w:t>
      </w:r>
      <w:r>
        <w:t>escrever este trabalho. A vocês, serei para sempre grato pela disponibilidade, mesmo em um</w:t>
      </w:r>
      <w:r w:rsidR="00DB32E2">
        <w:t xml:space="preserve"> </w:t>
      </w:r>
      <w:r>
        <w:t>momento de pandemia, tão difícil e desafiador. Levarei os ensinamentos que me passaram</w:t>
      </w:r>
      <w:r w:rsidR="00DB32E2">
        <w:t xml:space="preserve"> </w:t>
      </w:r>
      <w:r>
        <w:t>pelo resto da minha vida.</w:t>
      </w:r>
    </w:p>
    <w:p w14:paraId="54AAED3B" w14:textId="77777777" w:rsidR="003D2C02" w:rsidRPr="0066239A" w:rsidRDefault="003D2C02" w:rsidP="00DB32E2"/>
    <w:p w14:paraId="6A0EE527" w14:textId="3FA65B77" w:rsidR="00EC3783" w:rsidRPr="0066239A" w:rsidRDefault="00EC3783" w:rsidP="00DB32E2">
      <w:pPr>
        <w:rPr>
          <w:rFonts w:eastAsia="Calibri"/>
          <w:b/>
          <w:sz w:val="28"/>
          <w:szCs w:val="28"/>
        </w:rPr>
      </w:pPr>
      <w:r w:rsidRPr="0066239A">
        <w:t xml:space="preserve">E não menos importante, agradeço </w:t>
      </w:r>
      <w:r w:rsidR="003D2C02" w:rsidRPr="003D2C02">
        <w:t xml:space="preserve">à </w:t>
      </w:r>
      <w:r w:rsidRPr="0066239A">
        <w:t>Universidade Federal do Espírito Santo pelo ensino público, gratuito e de qualidade e a todos os professores e funcionários do Departamento de Engenharia Elétrica e de outros departamentos, por contribuírem na minha formação. Cada um de vocês tem, sem dúvida, participação no que me tornei pessoal e profissionalmente.</w:t>
      </w:r>
    </w:p>
    <w:p w14:paraId="5879EC72" w14:textId="77777777" w:rsidR="00EC3783" w:rsidRPr="0066239A" w:rsidRDefault="00EC3783" w:rsidP="00DB32E2">
      <w:pPr>
        <w:rPr>
          <w:rFonts w:eastAsia="Calibri"/>
        </w:rPr>
      </w:pPr>
    </w:p>
    <w:p w14:paraId="794661AA" w14:textId="7D616DD6" w:rsidR="00EC3783" w:rsidRPr="002644B0" w:rsidRDefault="00EC3783" w:rsidP="00DB32E2">
      <w:pPr>
        <w:rPr>
          <w:rFonts w:eastAsia="Calibri"/>
          <w:b/>
          <w:sz w:val="28"/>
          <w:szCs w:val="28"/>
        </w:rPr>
      </w:pPr>
      <w:r w:rsidRPr="0066239A">
        <w:t>Por fim, agradeço</w:t>
      </w:r>
      <w:r w:rsidR="00E608B1">
        <w:t xml:space="preserve"> </w:t>
      </w:r>
      <w:r w:rsidR="00062B97" w:rsidRPr="00062B97">
        <w:t>veementemente</w:t>
      </w:r>
      <w:r w:rsidR="00062B97">
        <w:t xml:space="preserve"> </w:t>
      </w:r>
      <w:r w:rsidRPr="0066239A">
        <w:t>a todos aqui citados, que são a razão de todo meu esforço e dedicação. Sem vocês teria sido impossível chegar até aqui.</w:t>
      </w:r>
    </w:p>
    <w:p w14:paraId="1C1DB431" w14:textId="77777777" w:rsidR="00EC3783" w:rsidRPr="00E21D73" w:rsidRDefault="00EC3783" w:rsidP="00EC3783">
      <w:pPr>
        <w:pStyle w:val="Heading"/>
      </w:pPr>
      <w:r w:rsidRPr="0066239A">
        <w:br w:type="page"/>
      </w:r>
      <w:r w:rsidRPr="00E21D73">
        <w:lastRenderedPageBreak/>
        <w:t>RESUMO</w:t>
      </w:r>
    </w:p>
    <w:p w14:paraId="46B835AB" w14:textId="113C5BC3" w:rsidR="00FE7789" w:rsidRDefault="00FE7789" w:rsidP="00EC3783">
      <w:r>
        <w:rPr>
          <w:color w:val="000000"/>
        </w:rPr>
        <w:t xml:space="preserve">Este trabalho propõe-se a realizar um estudo de caso acerca do efeito da sujidade no desempenho de módulos fotovoltaicos de uma usina fotovoltaica localizada no telhado de uma edificação da Universidade Federal do Espírito Santo (Ufes). </w:t>
      </w:r>
      <w:r w:rsidR="00F57362" w:rsidRPr="00F57362">
        <w:rPr>
          <w:color w:val="000000"/>
        </w:rPr>
        <w:t>Os módulos estudados neste trabalho foram comissionados em novembro de 2019. Até a realização deste trabalho, os módulos estudados nunca foram limpos.</w:t>
      </w:r>
      <w:r>
        <w:rPr>
          <w:color w:val="000000"/>
        </w:rPr>
        <w:t xml:space="preserve"> Para </w:t>
      </w:r>
      <w:r w:rsidR="00830FAE">
        <w:rPr>
          <w:color w:val="000000"/>
        </w:rPr>
        <w:t>o estudo</w:t>
      </w:r>
      <w:r>
        <w:rPr>
          <w:color w:val="000000"/>
        </w:rPr>
        <w:t xml:space="preserve">, foram coletados dados de cinco diferentes </w:t>
      </w:r>
      <w:r>
        <w:rPr>
          <w:i/>
          <w:iCs/>
          <w:color w:val="000000"/>
        </w:rPr>
        <w:t>strings</w:t>
      </w:r>
      <w:r>
        <w:rPr>
          <w:color w:val="000000"/>
        </w:rPr>
        <w:t xml:space="preserve"> em um sistema fotovoltaico localizado no prédio CT XII da universidade. Destas cinco </w:t>
      </w:r>
      <w:r>
        <w:rPr>
          <w:i/>
          <w:iCs/>
          <w:color w:val="000000"/>
        </w:rPr>
        <w:t>strings</w:t>
      </w:r>
      <w:r>
        <w:rPr>
          <w:color w:val="000000"/>
        </w:rPr>
        <w:t xml:space="preserve">, quatro foram limpas em quatro diferentes intervalos de tempo de limpeza, a saber, de 7, 14, 21 e 28 dias durante um mês. O período de observação e aquisição dos dados de geração foi de 5 semanas, sendo a primeira coleta realizada uma semana antes do início da limpeza. A última coleta deu-se uma semana após a última limpeza. Os dados coletados apresentam registros instantâneos da geração colhidos em intervalos de 2 minutos. Para a aquisição de dados foi usado o sistema eletrônico de gerenciamento de geração de energia da usina fotovoltaica da Ufes, o </w:t>
      </w:r>
      <w:proofErr w:type="spellStart"/>
      <w:r>
        <w:rPr>
          <w:i/>
          <w:iCs/>
          <w:color w:val="000000"/>
        </w:rPr>
        <w:t>Smart</w:t>
      </w:r>
      <w:proofErr w:type="spellEnd"/>
      <w:r>
        <w:rPr>
          <w:i/>
          <w:iCs/>
          <w:color w:val="000000"/>
        </w:rPr>
        <w:t xml:space="preserve"> Energy Management System</w:t>
      </w:r>
      <w:r>
        <w:rPr>
          <w:color w:val="000000"/>
        </w:rPr>
        <w:t xml:space="preserve"> da Goodwe (Sems Portal).. A partir disto, foram feitas análises dos impactos causados pela deposição de sujidade na geração de energia elétrica proporcionada pelo sistema fotovoltaico.</w:t>
      </w:r>
      <w:r w:rsidRPr="00E21D73">
        <w:t xml:space="preserve"> </w:t>
      </w:r>
    </w:p>
    <w:p w14:paraId="3CCD9918" w14:textId="77777777" w:rsidR="00FE7789" w:rsidRDefault="00FE7789" w:rsidP="00EC3783"/>
    <w:p w14:paraId="50F93AAF" w14:textId="7969DCE6" w:rsidR="00EC3783" w:rsidRPr="00DB32E2" w:rsidRDefault="00EC3783" w:rsidP="00EC3783">
      <w:pPr>
        <w:rPr>
          <w:lang w:val="en-US"/>
        </w:rPr>
      </w:pPr>
      <w:r w:rsidRPr="00FE7789">
        <w:t>Palavras-</w:t>
      </w:r>
      <w:r w:rsidR="002644B0" w:rsidRPr="00FE7789">
        <w:t xml:space="preserve">chave: </w:t>
      </w:r>
      <w:r w:rsidR="00DE1EE8">
        <w:t xml:space="preserve">Deposição. </w:t>
      </w:r>
      <w:r w:rsidRPr="00FE7789">
        <w:t xml:space="preserve">Efeito da sujidade. </w:t>
      </w:r>
      <w:r w:rsidR="002644B0" w:rsidRPr="00FE7789">
        <w:t xml:space="preserve">Energia solar. </w:t>
      </w:r>
      <w:r w:rsidRPr="00FE7789">
        <w:t xml:space="preserve">Limpeza de módulos fotovoltaicos. </w:t>
      </w:r>
      <w:proofErr w:type="spellStart"/>
      <w:r w:rsidRPr="00DB32E2">
        <w:rPr>
          <w:lang w:val="en-US"/>
        </w:rPr>
        <w:t>Manutenção</w:t>
      </w:r>
      <w:proofErr w:type="spellEnd"/>
      <w:r w:rsidRPr="00DB32E2">
        <w:rPr>
          <w:lang w:val="en-US"/>
        </w:rPr>
        <w:t xml:space="preserve"> </w:t>
      </w:r>
      <w:proofErr w:type="spellStart"/>
      <w:r w:rsidRPr="00DB32E2">
        <w:rPr>
          <w:lang w:val="en-US"/>
        </w:rPr>
        <w:t>fotovoltaica</w:t>
      </w:r>
      <w:proofErr w:type="spellEnd"/>
      <w:r w:rsidRPr="00DB32E2">
        <w:rPr>
          <w:lang w:val="en-US"/>
        </w:rPr>
        <w:t xml:space="preserve">. </w:t>
      </w:r>
      <w:proofErr w:type="spellStart"/>
      <w:r w:rsidR="002644B0" w:rsidRPr="00DB32E2">
        <w:rPr>
          <w:lang w:val="en-US"/>
        </w:rPr>
        <w:t>Sistemas</w:t>
      </w:r>
      <w:proofErr w:type="spellEnd"/>
      <w:r w:rsidR="002644B0" w:rsidRPr="00DB32E2">
        <w:rPr>
          <w:lang w:val="en-US"/>
        </w:rPr>
        <w:t xml:space="preserve"> </w:t>
      </w:r>
      <w:proofErr w:type="spellStart"/>
      <w:r w:rsidR="002644B0" w:rsidRPr="00DB32E2">
        <w:rPr>
          <w:lang w:val="en-US"/>
        </w:rPr>
        <w:t>fotovoltaicos</w:t>
      </w:r>
      <w:proofErr w:type="spellEnd"/>
      <w:r w:rsidR="002644B0" w:rsidRPr="00DB32E2">
        <w:rPr>
          <w:lang w:val="en-US"/>
        </w:rPr>
        <w:t>.</w:t>
      </w:r>
    </w:p>
    <w:p w14:paraId="044D274A" w14:textId="77777777" w:rsidR="00EC3783" w:rsidRPr="00DF7060" w:rsidRDefault="00EC3783" w:rsidP="00EC3783">
      <w:pPr>
        <w:rPr>
          <w:rFonts w:eastAsia="Calibri"/>
          <w:lang w:val="en-US"/>
        </w:rPr>
      </w:pPr>
    </w:p>
    <w:p w14:paraId="1EE901F3" w14:textId="108BDCEF" w:rsidR="00EC3783" w:rsidRPr="00E21D73" w:rsidRDefault="00EC3783" w:rsidP="00EC3783">
      <w:pPr>
        <w:pStyle w:val="Heading"/>
        <w:rPr>
          <w:lang w:val="en-US"/>
        </w:rPr>
      </w:pPr>
      <w:r w:rsidRPr="00C6105C">
        <w:rPr>
          <w:lang w:val="en-US"/>
        </w:rPr>
        <w:br w:type="page"/>
      </w:r>
      <w:commentRangeStart w:id="3"/>
      <w:r w:rsidRPr="00E21D73">
        <w:rPr>
          <w:lang w:val="en-US"/>
        </w:rPr>
        <w:lastRenderedPageBreak/>
        <w:t>ABSTRACT</w:t>
      </w:r>
      <w:commentRangeEnd w:id="3"/>
      <w:r w:rsidR="006C2BE8">
        <w:rPr>
          <w:rStyle w:val="CommentReference"/>
          <w:b w:val="0"/>
          <w:caps w:val="0"/>
          <w:lang w:eastAsia="en-US"/>
        </w:rPr>
        <w:commentReference w:id="3"/>
      </w:r>
    </w:p>
    <w:p w14:paraId="6BFC865D" w14:textId="78CD8BB0" w:rsidR="00EC3783" w:rsidRPr="00E21D73" w:rsidRDefault="00EC3783" w:rsidP="00EC3783">
      <w:pPr>
        <w:rPr>
          <w:rFonts w:eastAsia="Calibri"/>
          <w:lang w:val="en-US"/>
        </w:rPr>
      </w:pPr>
      <w:r w:rsidRPr="00E21D73">
        <w:rPr>
          <w:rFonts w:eastAsia="Calibri"/>
          <w:lang w:val="en-US"/>
        </w:rPr>
        <w:t xml:space="preserve">This work proposes a case study that analyzes the soiling effect on the performance of photovoltaic power plant modules at the Federal University of Espírito Santo (Ufes), which have never been cleaned since its installation in 2019. To this end, data will be collected from five different </w:t>
      </w:r>
      <w:r w:rsidR="00E421E3" w:rsidRPr="00E21D73">
        <w:rPr>
          <w:rFonts w:eastAsia="Calibri"/>
          <w:i/>
          <w:iCs/>
          <w:lang w:val="en-US"/>
        </w:rPr>
        <w:t>strings</w:t>
      </w:r>
      <w:r w:rsidRPr="00E21D73">
        <w:rPr>
          <w:rFonts w:eastAsia="Calibri"/>
          <w:lang w:val="en-US"/>
        </w:rPr>
        <w:t xml:space="preserve"> in a photovoltaic system located in the university's CT12 building. Of these five </w:t>
      </w:r>
      <w:r w:rsidR="00E421E3" w:rsidRPr="00E21D73">
        <w:rPr>
          <w:rFonts w:eastAsia="Calibri"/>
          <w:i/>
          <w:iCs/>
          <w:lang w:val="en-US"/>
        </w:rPr>
        <w:t>strings</w:t>
      </w:r>
      <w:r w:rsidRPr="00E21D73">
        <w:rPr>
          <w:rFonts w:eastAsia="Calibri"/>
          <w:lang w:val="en-US"/>
        </w:rPr>
        <w:t>, four will be cleaned at four different cleaning time intervals, namely 7, 14, 21 and 28 days during one month. The period of observation and acquisition of generation data is 5 weeks, been the first information gathering one week before the starting cleaning, followed at 2-minute intervals, until the end of the study, which occurs one week after the last cleaning. For data acquisition, an electronic energy generation management system of Ufes photovoltaic plant was used, the Smart Energy Management System by Goodwe (Sems Portal), supplied by the manufacturer of the photovoltaic modules. From this, impact analyzes caused by the dust deposition on the electricity generation in the photovoltaic power plant were made, and its results discussed.</w:t>
      </w:r>
    </w:p>
    <w:p w14:paraId="51BB9BBD" w14:textId="77777777" w:rsidR="00EC3783" w:rsidRPr="00E21D73" w:rsidRDefault="00EC3783" w:rsidP="00EC3783">
      <w:pPr>
        <w:rPr>
          <w:lang w:val="en-US"/>
        </w:rPr>
      </w:pPr>
    </w:p>
    <w:p w14:paraId="2552888A" w14:textId="77777777" w:rsidR="00EC3783" w:rsidRPr="00D526F7" w:rsidRDefault="00EC3783" w:rsidP="00EC3783">
      <w:r w:rsidRPr="00E21D73">
        <w:rPr>
          <w:lang w:val="en-US"/>
        </w:rPr>
        <w:t xml:space="preserve">Keywords: Solar energy. Photovoltaic system. Dust deposition. Soiling effect. Photovoltaic cleaning. </w:t>
      </w:r>
      <w:proofErr w:type="spellStart"/>
      <w:r w:rsidRPr="00C43EA1">
        <w:t>Photovoltaic</w:t>
      </w:r>
      <w:proofErr w:type="spellEnd"/>
      <w:r w:rsidRPr="00C43EA1">
        <w:t xml:space="preserve"> </w:t>
      </w:r>
      <w:proofErr w:type="spellStart"/>
      <w:r w:rsidRPr="00C43EA1">
        <w:t>maintenance</w:t>
      </w:r>
      <w:proofErr w:type="spellEnd"/>
      <w:r w:rsidRPr="00C43EA1">
        <w:t>.</w:t>
      </w:r>
      <w:r w:rsidRPr="00D526F7">
        <w:t xml:space="preserve"> </w:t>
      </w:r>
    </w:p>
    <w:p w14:paraId="6A4CD8AB" w14:textId="77777777" w:rsidR="00EC3783" w:rsidRPr="0066239A" w:rsidRDefault="00EC3783" w:rsidP="00EC3783"/>
    <w:p w14:paraId="2120FD5A" w14:textId="77777777" w:rsidR="00EC3783" w:rsidRPr="0066239A" w:rsidRDefault="00EC3783" w:rsidP="00EC3783"/>
    <w:p w14:paraId="09A42863" w14:textId="77777777" w:rsidR="00EC3783" w:rsidRPr="0066239A" w:rsidRDefault="00EC3783" w:rsidP="00EC3783">
      <w:r w:rsidRPr="0066239A">
        <w:br w:type="page"/>
      </w:r>
    </w:p>
    <w:p w14:paraId="79AE0466" w14:textId="77777777" w:rsidR="00EC3783" w:rsidRPr="00F3357D" w:rsidRDefault="00EC3783" w:rsidP="00EC3783">
      <w:pPr>
        <w:pStyle w:val="Heading"/>
      </w:pPr>
      <w:r w:rsidRPr="00720792">
        <w:lastRenderedPageBreak/>
        <w:t>LISTA DE FIGURAS</w:t>
      </w:r>
    </w:p>
    <w:p w14:paraId="70A0EA6D" w14:textId="190BFBC8" w:rsidR="00E00F80" w:rsidRPr="00E00F80" w:rsidRDefault="00EC3783">
      <w:pPr>
        <w:pStyle w:val="TableofFigures"/>
        <w:tabs>
          <w:tab w:val="right" w:leader="dot" w:pos="9060"/>
        </w:tabs>
        <w:rPr>
          <w:rFonts w:asciiTheme="minorHAnsi" w:eastAsiaTheme="minorEastAsia" w:hAnsiTheme="minorHAnsi" w:cstheme="minorBidi"/>
          <w:noProof/>
          <w:sz w:val="22"/>
          <w:szCs w:val="22"/>
          <w:lang w:eastAsia="de-DE"/>
        </w:rPr>
      </w:pPr>
      <w:r>
        <w:rPr>
          <w:b/>
          <w:sz w:val="28"/>
        </w:rPr>
        <w:fldChar w:fldCharType="begin"/>
      </w:r>
      <w:r>
        <w:rPr>
          <w:b/>
          <w:sz w:val="28"/>
        </w:rPr>
        <w:instrText xml:space="preserve"> TOC \c "Figura" </w:instrText>
      </w:r>
      <w:r>
        <w:rPr>
          <w:b/>
          <w:sz w:val="28"/>
        </w:rPr>
        <w:fldChar w:fldCharType="separate"/>
      </w:r>
      <w:r w:rsidR="00E00F80">
        <w:rPr>
          <w:noProof/>
        </w:rPr>
        <w:t>Figura 1 – Exemplo de sujidade em módulos fotovoltaicos sujos e após limpeza</w:t>
      </w:r>
      <w:r w:rsidR="00E00F80">
        <w:rPr>
          <w:noProof/>
        </w:rPr>
        <w:tab/>
      </w:r>
      <w:r w:rsidR="00E00F80">
        <w:rPr>
          <w:noProof/>
        </w:rPr>
        <w:fldChar w:fldCharType="begin"/>
      </w:r>
      <w:r w:rsidR="00E00F80">
        <w:rPr>
          <w:noProof/>
        </w:rPr>
        <w:instrText xml:space="preserve"> PAGEREF _Toc89728390 \h </w:instrText>
      </w:r>
      <w:r w:rsidR="00E00F80">
        <w:rPr>
          <w:noProof/>
        </w:rPr>
      </w:r>
      <w:r w:rsidR="00E00F80">
        <w:rPr>
          <w:noProof/>
        </w:rPr>
        <w:fldChar w:fldCharType="separate"/>
      </w:r>
      <w:r w:rsidR="009636C1">
        <w:rPr>
          <w:noProof/>
        </w:rPr>
        <w:t>24</w:t>
      </w:r>
      <w:r w:rsidR="00E00F80">
        <w:rPr>
          <w:noProof/>
        </w:rPr>
        <w:fldChar w:fldCharType="end"/>
      </w:r>
    </w:p>
    <w:p w14:paraId="684E5A92" w14:textId="19F09513" w:rsidR="00E00F80" w:rsidRPr="00E00F80" w:rsidRDefault="00E00F80">
      <w:pPr>
        <w:pStyle w:val="TableofFigures"/>
        <w:tabs>
          <w:tab w:val="right" w:leader="dot" w:pos="9060"/>
        </w:tabs>
        <w:rPr>
          <w:rFonts w:asciiTheme="minorHAnsi" w:eastAsiaTheme="minorEastAsia" w:hAnsiTheme="minorHAnsi" w:cstheme="minorBidi"/>
          <w:noProof/>
          <w:sz w:val="22"/>
          <w:szCs w:val="22"/>
          <w:lang w:eastAsia="de-DE"/>
        </w:rPr>
      </w:pPr>
      <w:r>
        <w:rPr>
          <w:noProof/>
        </w:rPr>
        <w:t>Figura 2 – Robô limpando um sistema fotovoltaico</w:t>
      </w:r>
      <w:r>
        <w:rPr>
          <w:noProof/>
        </w:rPr>
        <w:tab/>
      </w:r>
      <w:r>
        <w:rPr>
          <w:noProof/>
        </w:rPr>
        <w:fldChar w:fldCharType="begin"/>
      </w:r>
      <w:r>
        <w:rPr>
          <w:noProof/>
        </w:rPr>
        <w:instrText xml:space="preserve"> PAGEREF _Toc89728391 \h </w:instrText>
      </w:r>
      <w:r>
        <w:rPr>
          <w:noProof/>
        </w:rPr>
      </w:r>
      <w:r>
        <w:rPr>
          <w:noProof/>
        </w:rPr>
        <w:fldChar w:fldCharType="separate"/>
      </w:r>
      <w:r w:rsidR="009636C1">
        <w:rPr>
          <w:noProof/>
        </w:rPr>
        <w:t>25</w:t>
      </w:r>
      <w:r>
        <w:rPr>
          <w:noProof/>
        </w:rPr>
        <w:fldChar w:fldCharType="end"/>
      </w:r>
    </w:p>
    <w:p w14:paraId="20F5805D" w14:textId="66272BA2" w:rsidR="00E00F80" w:rsidRPr="00E00F80" w:rsidRDefault="00E00F80">
      <w:pPr>
        <w:pStyle w:val="TableofFigures"/>
        <w:tabs>
          <w:tab w:val="right" w:leader="dot" w:pos="9060"/>
        </w:tabs>
        <w:rPr>
          <w:rFonts w:asciiTheme="minorHAnsi" w:eastAsiaTheme="minorEastAsia" w:hAnsiTheme="minorHAnsi" w:cstheme="minorBidi"/>
          <w:noProof/>
          <w:sz w:val="22"/>
          <w:szCs w:val="22"/>
          <w:lang w:eastAsia="de-DE"/>
        </w:rPr>
      </w:pPr>
      <w:r>
        <w:rPr>
          <w:noProof/>
        </w:rPr>
        <w:t xml:space="preserve">Figura 3 – Representação de um </w:t>
      </w:r>
      <w:r w:rsidRPr="002229B3">
        <w:rPr>
          <w:i/>
          <w:iCs/>
          <w:noProof/>
        </w:rPr>
        <w:t>box plot</w:t>
      </w:r>
      <w:r>
        <w:rPr>
          <w:noProof/>
        </w:rPr>
        <w:tab/>
      </w:r>
      <w:r>
        <w:rPr>
          <w:noProof/>
        </w:rPr>
        <w:fldChar w:fldCharType="begin"/>
      </w:r>
      <w:r>
        <w:rPr>
          <w:noProof/>
        </w:rPr>
        <w:instrText xml:space="preserve"> PAGEREF _Toc89728392 \h </w:instrText>
      </w:r>
      <w:r>
        <w:rPr>
          <w:noProof/>
        </w:rPr>
      </w:r>
      <w:r>
        <w:rPr>
          <w:noProof/>
        </w:rPr>
        <w:fldChar w:fldCharType="separate"/>
      </w:r>
      <w:r w:rsidR="009636C1">
        <w:rPr>
          <w:noProof/>
        </w:rPr>
        <w:t>29</w:t>
      </w:r>
      <w:r>
        <w:rPr>
          <w:noProof/>
        </w:rPr>
        <w:fldChar w:fldCharType="end"/>
      </w:r>
    </w:p>
    <w:p w14:paraId="054A23CA" w14:textId="2F8A7379" w:rsidR="00E00F80" w:rsidRPr="00E00F80" w:rsidRDefault="00E00F80">
      <w:pPr>
        <w:pStyle w:val="TableofFigures"/>
        <w:tabs>
          <w:tab w:val="right" w:leader="dot" w:pos="9060"/>
        </w:tabs>
        <w:rPr>
          <w:rFonts w:asciiTheme="minorHAnsi" w:eastAsiaTheme="minorEastAsia" w:hAnsiTheme="minorHAnsi" w:cstheme="minorBidi"/>
          <w:noProof/>
          <w:sz w:val="22"/>
          <w:szCs w:val="22"/>
          <w:lang w:eastAsia="de-DE"/>
        </w:rPr>
      </w:pPr>
      <w:r>
        <w:rPr>
          <w:noProof/>
        </w:rPr>
        <w:t>Figura 4 – Vista aérea do sistema fotovoltaico utilizado no estudo</w:t>
      </w:r>
      <w:r>
        <w:rPr>
          <w:noProof/>
        </w:rPr>
        <w:tab/>
      </w:r>
      <w:r>
        <w:rPr>
          <w:noProof/>
        </w:rPr>
        <w:fldChar w:fldCharType="begin"/>
      </w:r>
      <w:r>
        <w:rPr>
          <w:noProof/>
        </w:rPr>
        <w:instrText xml:space="preserve"> PAGEREF _Toc89728393 \h </w:instrText>
      </w:r>
      <w:r>
        <w:rPr>
          <w:noProof/>
        </w:rPr>
      </w:r>
      <w:r>
        <w:rPr>
          <w:noProof/>
        </w:rPr>
        <w:fldChar w:fldCharType="separate"/>
      </w:r>
      <w:r w:rsidR="009636C1">
        <w:rPr>
          <w:noProof/>
        </w:rPr>
        <w:t>36</w:t>
      </w:r>
      <w:r>
        <w:rPr>
          <w:noProof/>
        </w:rPr>
        <w:fldChar w:fldCharType="end"/>
      </w:r>
    </w:p>
    <w:p w14:paraId="084BB21C" w14:textId="64E56DD1" w:rsidR="00E00F80" w:rsidRPr="00E00F80" w:rsidRDefault="00E00F80">
      <w:pPr>
        <w:pStyle w:val="TableofFigures"/>
        <w:tabs>
          <w:tab w:val="right" w:leader="dot" w:pos="9060"/>
        </w:tabs>
        <w:rPr>
          <w:rFonts w:asciiTheme="minorHAnsi" w:eastAsiaTheme="minorEastAsia" w:hAnsiTheme="minorHAnsi" w:cstheme="minorBidi"/>
          <w:noProof/>
          <w:sz w:val="22"/>
          <w:szCs w:val="22"/>
          <w:lang w:eastAsia="de-DE"/>
        </w:rPr>
      </w:pPr>
      <w:r>
        <w:rPr>
          <w:noProof/>
        </w:rPr>
        <w:t xml:space="preserve">Figura 5 – Corte da vista superior do edifício com as </w:t>
      </w:r>
      <w:r w:rsidRPr="002229B3">
        <w:rPr>
          <w:i/>
          <w:iCs/>
          <w:noProof/>
        </w:rPr>
        <w:t>strings</w:t>
      </w:r>
      <w:r>
        <w:rPr>
          <w:noProof/>
        </w:rPr>
        <w:t xml:space="preserve"> utilizadas no estudo realçadas</w:t>
      </w:r>
      <w:r>
        <w:rPr>
          <w:noProof/>
        </w:rPr>
        <w:tab/>
      </w:r>
      <w:r>
        <w:rPr>
          <w:noProof/>
        </w:rPr>
        <w:fldChar w:fldCharType="begin"/>
      </w:r>
      <w:r>
        <w:rPr>
          <w:noProof/>
        </w:rPr>
        <w:instrText xml:space="preserve"> PAGEREF _Toc89728394 \h </w:instrText>
      </w:r>
      <w:r>
        <w:rPr>
          <w:noProof/>
        </w:rPr>
      </w:r>
      <w:r>
        <w:rPr>
          <w:noProof/>
        </w:rPr>
        <w:fldChar w:fldCharType="separate"/>
      </w:r>
      <w:r w:rsidR="009636C1">
        <w:rPr>
          <w:noProof/>
        </w:rPr>
        <w:t>38</w:t>
      </w:r>
      <w:r>
        <w:rPr>
          <w:noProof/>
        </w:rPr>
        <w:fldChar w:fldCharType="end"/>
      </w:r>
    </w:p>
    <w:p w14:paraId="5AFC98B6" w14:textId="76FF502E" w:rsidR="00E00F80" w:rsidRPr="00E00F80" w:rsidRDefault="00E00F80">
      <w:pPr>
        <w:pStyle w:val="TableofFigures"/>
        <w:tabs>
          <w:tab w:val="right" w:leader="dot" w:pos="9060"/>
        </w:tabs>
        <w:rPr>
          <w:rFonts w:asciiTheme="minorHAnsi" w:eastAsiaTheme="minorEastAsia" w:hAnsiTheme="minorHAnsi" w:cstheme="minorBidi"/>
          <w:noProof/>
          <w:sz w:val="22"/>
          <w:szCs w:val="22"/>
          <w:lang w:eastAsia="de-DE"/>
        </w:rPr>
      </w:pPr>
      <w:r>
        <w:rPr>
          <w:noProof/>
        </w:rPr>
        <w:t>Figura 6 – Parapeito do edifício CTXII</w:t>
      </w:r>
      <w:r>
        <w:rPr>
          <w:noProof/>
        </w:rPr>
        <w:tab/>
      </w:r>
      <w:r>
        <w:rPr>
          <w:noProof/>
        </w:rPr>
        <w:fldChar w:fldCharType="begin"/>
      </w:r>
      <w:r>
        <w:rPr>
          <w:noProof/>
        </w:rPr>
        <w:instrText xml:space="preserve"> PAGEREF _Toc89728395 \h </w:instrText>
      </w:r>
      <w:r>
        <w:rPr>
          <w:noProof/>
        </w:rPr>
      </w:r>
      <w:r>
        <w:rPr>
          <w:noProof/>
        </w:rPr>
        <w:fldChar w:fldCharType="separate"/>
      </w:r>
      <w:r w:rsidR="009636C1">
        <w:rPr>
          <w:noProof/>
        </w:rPr>
        <w:t>39</w:t>
      </w:r>
      <w:r>
        <w:rPr>
          <w:noProof/>
        </w:rPr>
        <w:fldChar w:fldCharType="end"/>
      </w:r>
    </w:p>
    <w:p w14:paraId="277B7554" w14:textId="00A253F3" w:rsidR="00E00F80" w:rsidRPr="00E00F80" w:rsidRDefault="00E00F80">
      <w:pPr>
        <w:pStyle w:val="TableofFigures"/>
        <w:tabs>
          <w:tab w:val="right" w:leader="dot" w:pos="9060"/>
        </w:tabs>
        <w:rPr>
          <w:rFonts w:asciiTheme="minorHAnsi" w:eastAsiaTheme="minorEastAsia" w:hAnsiTheme="minorHAnsi" w:cstheme="minorBidi"/>
          <w:noProof/>
          <w:sz w:val="22"/>
          <w:szCs w:val="22"/>
          <w:lang w:eastAsia="de-DE"/>
        </w:rPr>
      </w:pPr>
      <w:r>
        <w:rPr>
          <w:noProof/>
        </w:rPr>
        <w:t>Figura 7 – Luvas isolantes classe 00 de 1 kVA</w:t>
      </w:r>
      <w:r>
        <w:rPr>
          <w:noProof/>
        </w:rPr>
        <w:tab/>
      </w:r>
      <w:r>
        <w:rPr>
          <w:noProof/>
        </w:rPr>
        <w:fldChar w:fldCharType="begin"/>
      </w:r>
      <w:r>
        <w:rPr>
          <w:noProof/>
        </w:rPr>
        <w:instrText xml:space="preserve"> PAGEREF _Toc89728396 \h </w:instrText>
      </w:r>
      <w:r>
        <w:rPr>
          <w:noProof/>
        </w:rPr>
      </w:r>
      <w:r>
        <w:rPr>
          <w:noProof/>
        </w:rPr>
        <w:fldChar w:fldCharType="separate"/>
      </w:r>
      <w:r w:rsidR="009636C1">
        <w:rPr>
          <w:noProof/>
        </w:rPr>
        <w:t>40</w:t>
      </w:r>
      <w:r>
        <w:rPr>
          <w:noProof/>
        </w:rPr>
        <w:fldChar w:fldCharType="end"/>
      </w:r>
    </w:p>
    <w:p w14:paraId="4650F0FB" w14:textId="0AC44962" w:rsidR="00E00F80" w:rsidRPr="00E00F80" w:rsidRDefault="00E00F80">
      <w:pPr>
        <w:pStyle w:val="TableofFigures"/>
        <w:tabs>
          <w:tab w:val="right" w:leader="dot" w:pos="9060"/>
        </w:tabs>
        <w:rPr>
          <w:rFonts w:asciiTheme="minorHAnsi" w:eastAsiaTheme="minorEastAsia" w:hAnsiTheme="minorHAnsi" w:cstheme="minorBidi"/>
          <w:noProof/>
          <w:sz w:val="22"/>
          <w:szCs w:val="22"/>
          <w:lang w:eastAsia="de-DE"/>
        </w:rPr>
      </w:pPr>
      <w:r>
        <w:rPr>
          <w:noProof/>
        </w:rPr>
        <w:t xml:space="preserve">Figura 8 – Ilustração do tipo de </w:t>
      </w:r>
      <w:r w:rsidRPr="002229B3">
        <w:rPr>
          <w:i/>
          <w:iCs/>
          <w:noProof/>
        </w:rPr>
        <w:t>Mop</w:t>
      </w:r>
      <w:r>
        <w:rPr>
          <w:noProof/>
        </w:rPr>
        <w:t xml:space="preserve"> com balde utilizado</w:t>
      </w:r>
      <w:r>
        <w:rPr>
          <w:noProof/>
        </w:rPr>
        <w:tab/>
      </w:r>
      <w:r>
        <w:rPr>
          <w:noProof/>
        </w:rPr>
        <w:fldChar w:fldCharType="begin"/>
      </w:r>
      <w:r>
        <w:rPr>
          <w:noProof/>
        </w:rPr>
        <w:instrText xml:space="preserve"> PAGEREF _Toc89728397 \h </w:instrText>
      </w:r>
      <w:r>
        <w:rPr>
          <w:noProof/>
        </w:rPr>
      </w:r>
      <w:r>
        <w:rPr>
          <w:noProof/>
        </w:rPr>
        <w:fldChar w:fldCharType="separate"/>
      </w:r>
      <w:r w:rsidR="009636C1">
        <w:rPr>
          <w:noProof/>
        </w:rPr>
        <w:t>41</w:t>
      </w:r>
      <w:r>
        <w:rPr>
          <w:noProof/>
        </w:rPr>
        <w:fldChar w:fldCharType="end"/>
      </w:r>
    </w:p>
    <w:p w14:paraId="2A39A261" w14:textId="5B7D4481" w:rsidR="00E00F80" w:rsidRPr="00E00F80" w:rsidRDefault="00E00F80">
      <w:pPr>
        <w:pStyle w:val="TableofFigures"/>
        <w:tabs>
          <w:tab w:val="right" w:leader="dot" w:pos="9060"/>
        </w:tabs>
        <w:rPr>
          <w:rFonts w:asciiTheme="minorHAnsi" w:eastAsiaTheme="minorEastAsia" w:hAnsiTheme="minorHAnsi" w:cstheme="minorBidi"/>
          <w:noProof/>
          <w:sz w:val="22"/>
          <w:szCs w:val="22"/>
          <w:lang w:eastAsia="de-DE"/>
        </w:rPr>
      </w:pPr>
      <w:r>
        <w:rPr>
          <w:noProof/>
        </w:rPr>
        <w:t>Figura 9 – Marcação de 6L no balde</w:t>
      </w:r>
      <w:r>
        <w:rPr>
          <w:noProof/>
        </w:rPr>
        <w:tab/>
      </w:r>
      <w:r>
        <w:rPr>
          <w:noProof/>
        </w:rPr>
        <w:fldChar w:fldCharType="begin"/>
      </w:r>
      <w:r>
        <w:rPr>
          <w:noProof/>
        </w:rPr>
        <w:instrText xml:space="preserve"> PAGEREF _Toc89728398 \h </w:instrText>
      </w:r>
      <w:r>
        <w:rPr>
          <w:noProof/>
        </w:rPr>
      </w:r>
      <w:r>
        <w:rPr>
          <w:noProof/>
        </w:rPr>
        <w:fldChar w:fldCharType="separate"/>
      </w:r>
      <w:r w:rsidR="009636C1">
        <w:rPr>
          <w:noProof/>
        </w:rPr>
        <w:t>42</w:t>
      </w:r>
      <w:r>
        <w:rPr>
          <w:noProof/>
        </w:rPr>
        <w:fldChar w:fldCharType="end"/>
      </w:r>
    </w:p>
    <w:p w14:paraId="00172AE0" w14:textId="4951E407" w:rsidR="00E00F80" w:rsidRPr="00E00F80" w:rsidRDefault="00E00F80">
      <w:pPr>
        <w:pStyle w:val="TableofFigures"/>
        <w:tabs>
          <w:tab w:val="right" w:leader="dot" w:pos="9060"/>
        </w:tabs>
        <w:rPr>
          <w:rFonts w:asciiTheme="minorHAnsi" w:eastAsiaTheme="minorEastAsia" w:hAnsiTheme="minorHAnsi" w:cstheme="minorBidi"/>
          <w:noProof/>
          <w:sz w:val="22"/>
          <w:szCs w:val="22"/>
          <w:lang w:eastAsia="de-DE"/>
        </w:rPr>
      </w:pPr>
      <w:r>
        <w:rPr>
          <w:noProof/>
        </w:rPr>
        <w:t>Figura 10 – Aspecto da água após limpeza em 4 módulos fotovoltaico</w:t>
      </w:r>
      <w:r>
        <w:rPr>
          <w:noProof/>
        </w:rPr>
        <w:tab/>
      </w:r>
      <w:r>
        <w:rPr>
          <w:noProof/>
        </w:rPr>
        <w:fldChar w:fldCharType="begin"/>
      </w:r>
      <w:r>
        <w:rPr>
          <w:noProof/>
        </w:rPr>
        <w:instrText xml:space="preserve"> PAGEREF _Toc89728399 \h </w:instrText>
      </w:r>
      <w:r>
        <w:rPr>
          <w:noProof/>
        </w:rPr>
      </w:r>
      <w:r>
        <w:rPr>
          <w:noProof/>
        </w:rPr>
        <w:fldChar w:fldCharType="separate"/>
      </w:r>
      <w:r w:rsidR="009636C1">
        <w:rPr>
          <w:noProof/>
        </w:rPr>
        <w:t>42</w:t>
      </w:r>
      <w:r>
        <w:rPr>
          <w:noProof/>
        </w:rPr>
        <w:fldChar w:fldCharType="end"/>
      </w:r>
    </w:p>
    <w:p w14:paraId="13D4795E" w14:textId="22AF8A7B" w:rsidR="00E00F80" w:rsidRPr="00E00F80" w:rsidRDefault="00E00F80">
      <w:pPr>
        <w:pStyle w:val="TableofFigures"/>
        <w:tabs>
          <w:tab w:val="right" w:leader="dot" w:pos="9060"/>
        </w:tabs>
        <w:rPr>
          <w:rFonts w:asciiTheme="minorHAnsi" w:eastAsiaTheme="minorEastAsia" w:hAnsiTheme="minorHAnsi" w:cstheme="minorBidi"/>
          <w:noProof/>
          <w:sz w:val="22"/>
          <w:szCs w:val="22"/>
          <w:lang w:eastAsia="de-DE"/>
        </w:rPr>
      </w:pPr>
      <w:r>
        <w:rPr>
          <w:noProof/>
        </w:rPr>
        <w:t>Figura 11 – Diferença visual após primeira limpeza da fileira inferior de módulos fotovoltaicos</w:t>
      </w:r>
      <w:r>
        <w:rPr>
          <w:noProof/>
        </w:rPr>
        <w:tab/>
      </w:r>
      <w:r>
        <w:rPr>
          <w:noProof/>
        </w:rPr>
        <w:fldChar w:fldCharType="begin"/>
      </w:r>
      <w:r>
        <w:rPr>
          <w:noProof/>
        </w:rPr>
        <w:instrText xml:space="preserve"> PAGEREF _Toc89728400 \h </w:instrText>
      </w:r>
      <w:r>
        <w:rPr>
          <w:noProof/>
        </w:rPr>
      </w:r>
      <w:r>
        <w:rPr>
          <w:noProof/>
        </w:rPr>
        <w:fldChar w:fldCharType="separate"/>
      </w:r>
      <w:r w:rsidR="009636C1">
        <w:rPr>
          <w:noProof/>
        </w:rPr>
        <w:t>43</w:t>
      </w:r>
      <w:r>
        <w:rPr>
          <w:noProof/>
        </w:rPr>
        <w:fldChar w:fldCharType="end"/>
      </w:r>
    </w:p>
    <w:p w14:paraId="5940C225" w14:textId="6311BD4D" w:rsidR="00E00F80" w:rsidRPr="00E00F80" w:rsidRDefault="00E00F80">
      <w:pPr>
        <w:pStyle w:val="TableofFigures"/>
        <w:tabs>
          <w:tab w:val="right" w:leader="dot" w:pos="9060"/>
        </w:tabs>
        <w:rPr>
          <w:rFonts w:asciiTheme="minorHAnsi" w:eastAsiaTheme="minorEastAsia" w:hAnsiTheme="minorHAnsi" w:cstheme="minorBidi"/>
          <w:noProof/>
          <w:sz w:val="22"/>
          <w:szCs w:val="22"/>
          <w:lang w:eastAsia="de-DE"/>
        </w:rPr>
      </w:pPr>
      <w:r>
        <w:rPr>
          <w:noProof/>
        </w:rPr>
        <w:t>Figura 12 – Portal eletrônico de geração de energia SEMS</w:t>
      </w:r>
      <w:r>
        <w:rPr>
          <w:noProof/>
        </w:rPr>
        <w:tab/>
      </w:r>
      <w:r>
        <w:rPr>
          <w:noProof/>
        </w:rPr>
        <w:fldChar w:fldCharType="begin"/>
      </w:r>
      <w:r>
        <w:rPr>
          <w:noProof/>
        </w:rPr>
        <w:instrText xml:space="preserve"> PAGEREF _Toc89728401 \h </w:instrText>
      </w:r>
      <w:r>
        <w:rPr>
          <w:noProof/>
        </w:rPr>
      </w:r>
      <w:r>
        <w:rPr>
          <w:noProof/>
        </w:rPr>
        <w:fldChar w:fldCharType="separate"/>
      </w:r>
      <w:r w:rsidR="009636C1">
        <w:rPr>
          <w:noProof/>
        </w:rPr>
        <w:t>47</w:t>
      </w:r>
      <w:r>
        <w:rPr>
          <w:noProof/>
        </w:rPr>
        <w:fldChar w:fldCharType="end"/>
      </w:r>
    </w:p>
    <w:p w14:paraId="2464F960" w14:textId="786F3F5E" w:rsidR="00E00F80" w:rsidRPr="00E00F80" w:rsidRDefault="00E00F80">
      <w:pPr>
        <w:pStyle w:val="TableofFigures"/>
        <w:tabs>
          <w:tab w:val="right" w:leader="dot" w:pos="9060"/>
        </w:tabs>
        <w:rPr>
          <w:rFonts w:asciiTheme="minorHAnsi" w:eastAsiaTheme="minorEastAsia" w:hAnsiTheme="minorHAnsi" w:cstheme="minorBidi"/>
          <w:noProof/>
          <w:sz w:val="22"/>
          <w:szCs w:val="22"/>
          <w:lang w:eastAsia="de-DE"/>
        </w:rPr>
      </w:pPr>
      <w:r>
        <w:rPr>
          <w:noProof/>
        </w:rPr>
        <w:t xml:space="preserve">Figura 13 – </w:t>
      </w:r>
      <w:r w:rsidRPr="002229B3">
        <w:rPr>
          <w:i/>
          <w:iCs/>
          <w:noProof/>
        </w:rPr>
        <w:t xml:space="preserve">Datalogger </w:t>
      </w:r>
      <w:r>
        <w:rPr>
          <w:noProof/>
        </w:rPr>
        <w:t>do inversor</w:t>
      </w:r>
      <w:r>
        <w:rPr>
          <w:noProof/>
        </w:rPr>
        <w:tab/>
      </w:r>
      <w:r>
        <w:rPr>
          <w:noProof/>
        </w:rPr>
        <w:fldChar w:fldCharType="begin"/>
      </w:r>
      <w:r>
        <w:rPr>
          <w:noProof/>
        </w:rPr>
        <w:instrText xml:space="preserve"> PAGEREF _Toc89728402 \h </w:instrText>
      </w:r>
      <w:r>
        <w:rPr>
          <w:noProof/>
        </w:rPr>
      </w:r>
      <w:r>
        <w:rPr>
          <w:noProof/>
        </w:rPr>
        <w:fldChar w:fldCharType="separate"/>
      </w:r>
      <w:r w:rsidR="009636C1">
        <w:rPr>
          <w:noProof/>
        </w:rPr>
        <w:t>47</w:t>
      </w:r>
      <w:r>
        <w:rPr>
          <w:noProof/>
        </w:rPr>
        <w:fldChar w:fldCharType="end"/>
      </w:r>
    </w:p>
    <w:p w14:paraId="50BFA9C5" w14:textId="2836A44B" w:rsidR="00E00F80" w:rsidRPr="00E00F80" w:rsidRDefault="00E00F80">
      <w:pPr>
        <w:pStyle w:val="TableofFigures"/>
        <w:tabs>
          <w:tab w:val="right" w:leader="dot" w:pos="9060"/>
        </w:tabs>
        <w:rPr>
          <w:rFonts w:asciiTheme="minorHAnsi" w:eastAsiaTheme="minorEastAsia" w:hAnsiTheme="minorHAnsi" w:cstheme="minorBidi"/>
          <w:noProof/>
          <w:sz w:val="22"/>
          <w:szCs w:val="22"/>
          <w:lang w:eastAsia="de-DE"/>
        </w:rPr>
      </w:pPr>
      <w:r>
        <w:rPr>
          <w:noProof/>
        </w:rPr>
        <w:t>Figura 14 – Exemplo de estação com piranômetro</w:t>
      </w:r>
      <w:r>
        <w:rPr>
          <w:noProof/>
        </w:rPr>
        <w:tab/>
      </w:r>
      <w:r>
        <w:rPr>
          <w:noProof/>
        </w:rPr>
        <w:fldChar w:fldCharType="begin"/>
      </w:r>
      <w:r>
        <w:rPr>
          <w:noProof/>
        </w:rPr>
        <w:instrText xml:space="preserve"> PAGEREF _Toc89728403 \h </w:instrText>
      </w:r>
      <w:r>
        <w:rPr>
          <w:noProof/>
        </w:rPr>
      </w:r>
      <w:r>
        <w:rPr>
          <w:noProof/>
        </w:rPr>
        <w:fldChar w:fldCharType="separate"/>
      </w:r>
      <w:r w:rsidR="009636C1">
        <w:rPr>
          <w:noProof/>
        </w:rPr>
        <w:t>48</w:t>
      </w:r>
      <w:r>
        <w:rPr>
          <w:noProof/>
        </w:rPr>
        <w:fldChar w:fldCharType="end"/>
      </w:r>
    </w:p>
    <w:p w14:paraId="63E0D8DC" w14:textId="491340BF" w:rsidR="00E00F80" w:rsidRPr="00E00F80" w:rsidRDefault="00E00F80">
      <w:pPr>
        <w:pStyle w:val="TableofFigures"/>
        <w:tabs>
          <w:tab w:val="right" w:leader="dot" w:pos="9060"/>
        </w:tabs>
        <w:rPr>
          <w:rFonts w:asciiTheme="minorHAnsi" w:eastAsiaTheme="minorEastAsia" w:hAnsiTheme="minorHAnsi" w:cstheme="minorBidi"/>
          <w:noProof/>
          <w:sz w:val="22"/>
          <w:szCs w:val="22"/>
          <w:lang w:eastAsia="de-DE"/>
        </w:rPr>
      </w:pPr>
      <w:r>
        <w:rPr>
          <w:noProof/>
        </w:rPr>
        <w:t>Figura 15 – Localização da estação meteorológica na Ufes</w:t>
      </w:r>
      <w:r>
        <w:rPr>
          <w:noProof/>
        </w:rPr>
        <w:tab/>
      </w:r>
      <w:r>
        <w:rPr>
          <w:noProof/>
        </w:rPr>
        <w:fldChar w:fldCharType="begin"/>
      </w:r>
      <w:r>
        <w:rPr>
          <w:noProof/>
        </w:rPr>
        <w:instrText xml:space="preserve"> PAGEREF _Toc89728404 \h </w:instrText>
      </w:r>
      <w:r>
        <w:rPr>
          <w:noProof/>
        </w:rPr>
      </w:r>
      <w:r>
        <w:rPr>
          <w:noProof/>
        </w:rPr>
        <w:fldChar w:fldCharType="separate"/>
      </w:r>
      <w:r w:rsidR="009636C1">
        <w:rPr>
          <w:noProof/>
        </w:rPr>
        <w:t>49</w:t>
      </w:r>
      <w:r>
        <w:rPr>
          <w:noProof/>
        </w:rPr>
        <w:fldChar w:fldCharType="end"/>
      </w:r>
    </w:p>
    <w:p w14:paraId="7DC2A0BE" w14:textId="43EC5826" w:rsidR="00EC3783" w:rsidRDefault="00EC3783" w:rsidP="00EC3783">
      <w:pPr>
        <w:spacing w:after="360"/>
        <w:jc w:val="center"/>
        <w:rPr>
          <w:b/>
          <w:sz w:val="28"/>
        </w:rPr>
      </w:pPr>
      <w:r>
        <w:rPr>
          <w:b/>
          <w:sz w:val="28"/>
        </w:rPr>
        <w:fldChar w:fldCharType="end"/>
      </w:r>
    </w:p>
    <w:p w14:paraId="2E9D9CE6" w14:textId="77777777" w:rsidR="00EC3783" w:rsidRDefault="00EC3783" w:rsidP="00EC3783">
      <w:pPr>
        <w:spacing w:after="360"/>
        <w:jc w:val="center"/>
        <w:rPr>
          <w:b/>
          <w:sz w:val="28"/>
        </w:rPr>
      </w:pPr>
    </w:p>
    <w:p w14:paraId="6F98F167" w14:textId="77777777" w:rsidR="00EC3783" w:rsidRDefault="00EC3783" w:rsidP="00EC3783">
      <w:pPr>
        <w:spacing w:line="240" w:lineRule="auto"/>
        <w:jc w:val="left"/>
        <w:rPr>
          <w:b/>
          <w:sz w:val="28"/>
        </w:rPr>
      </w:pPr>
      <w:r>
        <w:rPr>
          <w:b/>
          <w:sz w:val="28"/>
        </w:rPr>
        <w:br w:type="page"/>
      </w:r>
    </w:p>
    <w:p w14:paraId="5971F20E" w14:textId="77777777" w:rsidR="00EC3783" w:rsidRPr="00F3357D" w:rsidRDefault="00EC3783" w:rsidP="00EC3783">
      <w:pPr>
        <w:pStyle w:val="Heading"/>
      </w:pPr>
      <w:r w:rsidRPr="00720792">
        <w:lastRenderedPageBreak/>
        <w:t>LISTA DE GRÁFICOS</w:t>
      </w:r>
    </w:p>
    <w:p w14:paraId="71BC484F" w14:textId="773D5A74" w:rsidR="00950FBD" w:rsidRPr="00950FBD" w:rsidRDefault="00EC3783">
      <w:pPr>
        <w:pStyle w:val="TableofFigures"/>
        <w:tabs>
          <w:tab w:val="right" w:leader="dot" w:pos="9060"/>
        </w:tabs>
        <w:rPr>
          <w:rFonts w:asciiTheme="minorHAnsi" w:eastAsiaTheme="minorEastAsia" w:hAnsiTheme="minorHAnsi" w:cstheme="minorBidi"/>
          <w:noProof/>
          <w:sz w:val="22"/>
          <w:szCs w:val="22"/>
          <w:lang w:eastAsia="de-DE"/>
        </w:rPr>
      </w:pPr>
      <w:r>
        <w:rPr>
          <w:b/>
          <w:sz w:val="28"/>
        </w:rPr>
        <w:fldChar w:fldCharType="begin"/>
      </w:r>
      <w:r>
        <w:rPr>
          <w:b/>
          <w:sz w:val="28"/>
        </w:rPr>
        <w:instrText xml:space="preserve"> TOC \c "Gráfico" </w:instrText>
      </w:r>
      <w:r>
        <w:rPr>
          <w:b/>
          <w:sz w:val="28"/>
        </w:rPr>
        <w:fldChar w:fldCharType="separate"/>
      </w:r>
      <w:r w:rsidR="00950FBD">
        <w:rPr>
          <w:noProof/>
        </w:rPr>
        <w:t>Gráfico 1 – Deposição média mensal na RMGV (g/m²)</w:t>
      </w:r>
      <w:r w:rsidR="00950FBD">
        <w:rPr>
          <w:noProof/>
        </w:rPr>
        <w:tab/>
      </w:r>
      <w:r w:rsidR="00950FBD">
        <w:rPr>
          <w:noProof/>
        </w:rPr>
        <w:fldChar w:fldCharType="begin"/>
      </w:r>
      <w:r w:rsidR="00950FBD">
        <w:rPr>
          <w:noProof/>
        </w:rPr>
        <w:instrText xml:space="preserve"> PAGEREF _Toc88913104 \h </w:instrText>
      </w:r>
      <w:r w:rsidR="00950FBD">
        <w:rPr>
          <w:noProof/>
        </w:rPr>
      </w:r>
      <w:r w:rsidR="00950FBD">
        <w:rPr>
          <w:noProof/>
        </w:rPr>
        <w:fldChar w:fldCharType="separate"/>
      </w:r>
      <w:r w:rsidR="009636C1">
        <w:rPr>
          <w:noProof/>
        </w:rPr>
        <w:t>16</w:t>
      </w:r>
      <w:r w:rsidR="00950FBD">
        <w:rPr>
          <w:noProof/>
        </w:rPr>
        <w:fldChar w:fldCharType="end"/>
      </w:r>
    </w:p>
    <w:p w14:paraId="5F2EFD1A" w14:textId="09B4AC8E" w:rsidR="00950FBD" w:rsidRPr="00950FBD" w:rsidRDefault="00950FBD">
      <w:pPr>
        <w:pStyle w:val="TableofFigures"/>
        <w:tabs>
          <w:tab w:val="right" w:leader="dot" w:pos="9060"/>
        </w:tabs>
        <w:rPr>
          <w:rFonts w:asciiTheme="minorHAnsi" w:eastAsiaTheme="minorEastAsia" w:hAnsiTheme="minorHAnsi" w:cstheme="minorBidi"/>
          <w:noProof/>
          <w:sz w:val="22"/>
          <w:szCs w:val="22"/>
          <w:lang w:eastAsia="de-DE"/>
        </w:rPr>
      </w:pPr>
      <w:r>
        <w:rPr>
          <w:noProof/>
        </w:rPr>
        <w:t>Gráfico 2 – Eficiência de módulos FV considerando taxa de deposição</w:t>
      </w:r>
      <w:r>
        <w:rPr>
          <w:noProof/>
        </w:rPr>
        <w:tab/>
      </w:r>
      <w:r>
        <w:rPr>
          <w:noProof/>
        </w:rPr>
        <w:fldChar w:fldCharType="begin"/>
      </w:r>
      <w:r>
        <w:rPr>
          <w:noProof/>
        </w:rPr>
        <w:instrText xml:space="preserve"> PAGEREF _Toc88913105 \h </w:instrText>
      </w:r>
      <w:r>
        <w:rPr>
          <w:noProof/>
        </w:rPr>
      </w:r>
      <w:r>
        <w:rPr>
          <w:noProof/>
        </w:rPr>
        <w:fldChar w:fldCharType="separate"/>
      </w:r>
      <w:r w:rsidR="009636C1">
        <w:rPr>
          <w:noProof/>
        </w:rPr>
        <w:t>17</w:t>
      </w:r>
      <w:r>
        <w:rPr>
          <w:noProof/>
        </w:rPr>
        <w:fldChar w:fldCharType="end"/>
      </w:r>
    </w:p>
    <w:p w14:paraId="28B0B8C5" w14:textId="5A68F0FD" w:rsidR="00950FBD" w:rsidRPr="00950FBD" w:rsidRDefault="00950FBD">
      <w:pPr>
        <w:pStyle w:val="TableofFigures"/>
        <w:tabs>
          <w:tab w:val="right" w:leader="dot" w:pos="9060"/>
        </w:tabs>
        <w:rPr>
          <w:rFonts w:asciiTheme="minorHAnsi" w:eastAsiaTheme="minorEastAsia" w:hAnsiTheme="minorHAnsi" w:cstheme="minorBidi"/>
          <w:noProof/>
          <w:sz w:val="22"/>
          <w:szCs w:val="22"/>
          <w:lang w:eastAsia="de-DE"/>
        </w:rPr>
      </w:pPr>
      <w:r>
        <w:rPr>
          <w:noProof/>
        </w:rPr>
        <w:t>Gráfico 3 – Distribuição das adições líquidas anuais na geração elétrica total global</w:t>
      </w:r>
      <w:r>
        <w:rPr>
          <w:noProof/>
        </w:rPr>
        <w:tab/>
      </w:r>
      <w:r>
        <w:rPr>
          <w:noProof/>
        </w:rPr>
        <w:fldChar w:fldCharType="begin"/>
      </w:r>
      <w:r>
        <w:rPr>
          <w:noProof/>
        </w:rPr>
        <w:instrText xml:space="preserve"> PAGEREF _Toc88913106 \h </w:instrText>
      </w:r>
      <w:r>
        <w:rPr>
          <w:noProof/>
        </w:rPr>
      </w:r>
      <w:r>
        <w:rPr>
          <w:noProof/>
        </w:rPr>
        <w:fldChar w:fldCharType="separate"/>
      </w:r>
      <w:r w:rsidR="009636C1">
        <w:rPr>
          <w:noProof/>
        </w:rPr>
        <w:t>19</w:t>
      </w:r>
      <w:r>
        <w:rPr>
          <w:noProof/>
        </w:rPr>
        <w:fldChar w:fldCharType="end"/>
      </w:r>
    </w:p>
    <w:p w14:paraId="1EAD2DBE" w14:textId="0C18134E" w:rsidR="00950FBD" w:rsidRPr="00950FBD" w:rsidRDefault="00950FBD">
      <w:pPr>
        <w:pStyle w:val="TableofFigures"/>
        <w:tabs>
          <w:tab w:val="right" w:leader="dot" w:pos="9060"/>
        </w:tabs>
        <w:rPr>
          <w:rFonts w:asciiTheme="minorHAnsi" w:eastAsiaTheme="minorEastAsia" w:hAnsiTheme="minorHAnsi" w:cstheme="minorBidi"/>
          <w:noProof/>
          <w:sz w:val="22"/>
          <w:szCs w:val="22"/>
          <w:lang w:eastAsia="de-DE"/>
        </w:rPr>
      </w:pPr>
      <w:r>
        <w:rPr>
          <w:noProof/>
        </w:rPr>
        <w:t>Gráfico 4 – Adições anuais mundial por fonte renovável</w:t>
      </w:r>
      <w:r>
        <w:rPr>
          <w:noProof/>
        </w:rPr>
        <w:tab/>
      </w:r>
      <w:r>
        <w:rPr>
          <w:noProof/>
        </w:rPr>
        <w:fldChar w:fldCharType="begin"/>
      </w:r>
      <w:r>
        <w:rPr>
          <w:noProof/>
        </w:rPr>
        <w:instrText xml:space="preserve"> PAGEREF _Toc88913107 \h </w:instrText>
      </w:r>
      <w:r>
        <w:rPr>
          <w:noProof/>
        </w:rPr>
      </w:r>
      <w:r>
        <w:rPr>
          <w:noProof/>
        </w:rPr>
        <w:fldChar w:fldCharType="separate"/>
      </w:r>
      <w:r w:rsidR="009636C1">
        <w:rPr>
          <w:noProof/>
        </w:rPr>
        <w:t>20</w:t>
      </w:r>
      <w:r>
        <w:rPr>
          <w:noProof/>
        </w:rPr>
        <w:fldChar w:fldCharType="end"/>
      </w:r>
    </w:p>
    <w:p w14:paraId="74C09322" w14:textId="0237EFCB" w:rsidR="00950FBD" w:rsidRPr="00950FBD" w:rsidRDefault="00950FBD">
      <w:pPr>
        <w:pStyle w:val="TableofFigures"/>
        <w:tabs>
          <w:tab w:val="right" w:leader="dot" w:pos="9060"/>
        </w:tabs>
        <w:rPr>
          <w:rFonts w:asciiTheme="minorHAnsi" w:eastAsiaTheme="minorEastAsia" w:hAnsiTheme="minorHAnsi" w:cstheme="minorBidi"/>
          <w:noProof/>
          <w:sz w:val="22"/>
          <w:szCs w:val="22"/>
          <w:lang w:eastAsia="de-DE"/>
        </w:rPr>
      </w:pPr>
      <w:r>
        <w:rPr>
          <w:noProof/>
        </w:rPr>
        <w:t>Gráfico 5 – LCOE global de geração em larga escala recém comissionadas, 2010-2020</w:t>
      </w:r>
      <w:r>
        <w:rPr>
          <w:noProof/>
        </w:rPr>
        <w:tab/>
      </w:r>
      <w:r>
        <w:rPr>
          <w:noProof/>
        </w:rPr>
        <w:fldChar w:fldCharType="begin"/>
      </w:r>
      <w:r>
        <w:rPr>
          <w:noProof/>
        </w:rPr>
        <w:instrText xml:space="preserve"> PAGEREF _Toc88913108 \h </w:instrText>
      </w:r>
      <w:r>
        <w:rPr>
          <w:noProof/>
        </w:rPr>
      </w:r>
      <w:r>
        <w:rPr>
          <w:noProof/>
        </w:rPr>
        <w:fldChar w:fldCharType="separate"/>
      </w:r>
      <w:r w:rsidR="009636C1">
        <w:rPr>
          <w:noProof/>
        </w:rPr>
        <w:t>21</w:t>
      </w:r>
      <w:r>
        <w:rPr>
          <w:noProof/>
        </w:rPr>
        <w:fldChar w:fldCharType="end"/>
      </w:r>
    </w:p>
    <w:p w14:paraId="1AD979A3" w14:textId="393617B6" w:rsidR="00950FBD" w:rsidRPr="00950FBD" w:rsidRDefault="00950FBD">
      <w:pPr>
        <w:pStyle w:val="TableofFigures"/>
        <w:tabs>
          <w:tab w:val="right" w:leader="dot" w:pos="9060"/>
        </w:tabs>
        <w:rPr>
          <w:rFonts w:asciiTheme="minorHAnsi" w:eastAsiaTheme="minorEastAsia" w:hAnsiTheme="minorHAnsi" w:cstheme="minorBidi"/>
          <w:noProof/>
          <w:sz w:val="22"/>
          <w:szCs w:val="22"/>
          <w:lang w:eastAsia="de-DE"/>
        </w:rPr>
      </w:pPr>
      <w:r>
        <w:rPr>
          <w:noProof/>
        </w:rPr>
        <w:t>Gráfico 6 – Projeção STEPS da distribuição da matriz energética em economias desenvolvidas e emergentes até 2050</w:t>
      </w:r>
      <w:r>
        <w:rPr>
          <w:noProof/>
        </w:rPr>
        <w:tab/>
      </w:r>
      <w:r>
        <w:rPr>
          <w:noProof/>
        </w:rPr>
        <w:fldChar w:fldCharType="begin"/>
      </w:r>
      <w:r>
        <w:rPr>
          <w:noProof/>
        </w:rPr>
        <w:instrText xml:space="preserve"> PAGEREF _Toc88913109 \h </w:instrText>
      </w:r>
      <w:r>
        <w:rPr>
          <w:noProof/>
        </w:rPr>
      </w:r>
      <w:r>
        <w:rPr>
          <w:noProof/>
        </w:rPr>
        <w:fldChar w:fldCharType="separate"/>
      </w:r>
      <w:r w:rsidR="009636C1">
        <w:rPr>
          <w:noProof/>
        </w:rPr>
        <w:t>22</w:t>
      </w:r>
      <w:r>
        <w:rPr>
          <w:noProof/>
        </w:rPr>
        <w:fldChar w:fldCharType="end"/>
      </w:r>
    </w:p>
    <w:p w14:paraId="241C267A" w14:textId="70B7FBD6" w:rsidR="00950FBD" w:rsidRPr="00950FBD" w:rsidRDefault="00950FBD">
      <w:pPr>
        <w:pStyle w:val="TableofFigures"/>
        <w:tabs>
          <w:tab w:val="right" w:leader="dot" w:pos="9060"/>
        </w:tabs>
        <w:rPr>
          <w:rFonts w:asciiTheme="minorHAnsi" w:eastAsiaTheme="minorEastAsia" w:hAnsiTheme="minorHAnsi" w:cstheme="minorBidi"/>
          <w:noProof/>
          <w:sz w:val="22"/>
          <w:szCs w:val="22"/>
          <w:lang w:eastAsia="de-DE"/>
        </w:rPr>
      </w:pPr>
      <w:r>
        <w:rPr>
          <w:noProof/>
        </w:rPr>
        <w:t>Gráfico 7 – Maiores adições de geração fotovoltaica no mundo em 2020</w:t>
      </w:r>
      <w:r>
        <w:rPr>
          <w:noProof/>
        </w:rPr>
        <w:tab/>
      </w:r>
      <w:r>
        <w:rPr>
          <w:noProof/>
        </w:rPr>
        <w:fldChar w:fldCharType="begin"/>
      </w:r>
      <w:r>
        <w:rPr>
          <w:noProof/>
        </w:rPr>
        <w:instrText xml:space="preserve"> PAGEREF _Toc88913110 \h </w:instrText>
      </w:r>
      <w:r>
        <w:rPr>
          <w:noProof/>
        </w:rPr>
      </w:r>
      <w:r>
        <w:rPr>
          <w:noProof/>
        </w:rPr>
        <w:fldChar w:fldCharType="separate"/>
      </w:r>
      <w:r w:rsidR="009636C1">
        <w:rPr>
          <w:noProof/>
        </w:rPr>
        <w:t>22</w:t>
      </w:r>
      <w:r>
        <w:rPr>
          <w:noProof/>
        </w:rPr>
        <w:fldChar w:fldCharType="end"/>
      </w:r>
    </w:p>
    <w:p w14:paraId="66FCDC00" w14:textId="449A1882" w:rsidR="00950FBD" w:rsidRPr="00950FBD" w:rsidRDefault="00950FBD">
      <w:pPr>
        <w:pStyle w:val="TableofFigures"/>
        <w:tabs>
          <w:tab w:val="right" w:leader="dot" w:pos="9060"/>
        </w:tabs>
        <w:rPr>
          <w:rFonts w:asciiTheme="minorHAnsi" w:eastAsiaTheme="minorEastAsia" w:hAnsiTheme="minorHAnsi" w:cstheme="minorBidi"/>
          <w:noProof/>
          <w:sz w:val="22"/>
          <w:szCs w:val="22"/>
          <w:lang w:eastAsia="de-DE"/>
        </w:rPr>
      </w:pPr>
      <w:r>
        <w:rPr>
          <w:noProof/>
        </w:rPr>
        <w:t xml:space="preserve">Gráfico 9 – </w:t>
      </w:r>
      <w:r w:rsidRPr="005428AC">
        <w:rPr>
          <w:i/>
          <w:iCs/>
          <w:noProof/>
        </w:rPr>
        <w:t xml:space="preserve">Box plot </w:t>
      </w:r>
      <w:r>
        <w:rPr>
          <w:noProof/>
        </w:rPr>
        <w:t>de durações de limpezas por módulo fotovoltaico pela semana e data da operação</w:t>
      </w:r>
      <w:r>
        <w:rPr>
          <w:noProof/>
        </w:rPr>
        <w:tab/>
      </w:r>
      <w:r>
        <w:rPr>
          <w:noProof/>
        </w:rPr>
        <w:fldChar w:fldCharType="begin"/>
      </w:r>
      <w:r>
        <w:rPr>
          <w:noProof/>
        </w:rPr>
        <w:instrText xml:space="preserve"> PAGEREF _Toc88913111 \h </w:instrText>
      </w:r>
      <w:r>
        <w:rPr>
          <w:noProof/>
        </w:rPr>
      </w:r>
      <w:r>
        <w:rPr>
          <w:noProof/>
        </w:rPr>
        <w:fldChar w:fldCharType="separate"/>
      </w:r>
      <w:r w:rsidR="009636C1">
        <w:rPr>
          <w:noProof/>
        </w:rPr>
        <w:t>46</w:t>
      </w:r>
      <w:r>
        <w:rPr>
          <w:noProof/>
        </w:rPr>
        <w:fldChar w:fldCharType="end"/>
      </w:r>
    </w:p>
    <w:p w14:paraId="0D90E95C" w14:textId="487215C2" w:rsidR="00950FBD" w:rsidRPr="00950FBD" w:rsidRDefault="00950FBD">
      <w:pPr>
        <w:pStyle w:val="TableofFigures"/>
        <w:tabs>
          <w:tab w:val="right" w:leader="dot" w:pos="9060"/>
        </w:tabs>
        <w:rPr>
          <w:rFonts w:asciiTheme="minorHAnsi" w:eastAsiaTheme="minorEastAsia" w:hAnsiTheme="minorHAnsi" w:cstheme="minorBidi"/>
          <w:noProof/>
          <w:sz w:val="22"/>
          <w:szCs w:val="22"/>
          <w:lang w:eastAsia="de-DE"/>
        </w:rPr>
      </w:pPr>
      <w:r>
        <w:rPr>
          <w:noProof/>
        </w:rPr>
        <w:t>Gráfico 10 – Dados de irradiância captado pelo piranômetro da estação meteorológica</w:t>
      </w:r>
      <w:r>
        <w:rPr>
          <w:noProof/>
        </w:rPr>
        <w:tab/>
      </w:r>
      <w:r>
        <w:rPr>
          <w:noProof/>
        </w:rPr>
        <w:fldChar w:fldCharType="begin"/>
      </w:r>
      <w:r>
        <w:rPr>
          <w:noProof/>
        </w:rPr>
        <w:instrText xml:space="preserve"> PAGEREF _Toc88913112 \h </w:instrText>
      </w:r>
      <w:r>
        <w:rPr>
          <w:noProof/>
        </w:rPr>
      </w:r>
      <w:r>
        <w:rPr>
          <w:noProof/>
        </w:rPr>
        <w:fldChar w:fldCharType="separate"/>
      </w:r>
      <w:r w:rsidR="009636C1">
        <w:rPr>
          <w:noProof/>
        </w:rPr>
        <w:t>51</w:t>
      </w:r>
      <w:r>
        <w:rPr>
          <w:noProof/>
        </w:rPr>
        <w:fldChar w:fldCharType="end"/>
      </w:r>
    </w:p>
    <w:p w14:paraId="595509E5" w14:textId="0B551D7B" w:rsidR="00EC3783" w:rsidRDefault="00EC3783" w:rsidP="00EC3783">
      <w:pPr>
        <w:spacing w:after="360"/>
        <w:jc w:val="center"/>
        <w:rPr>
          <w:b/>
          <w:sz w:val="28"/>
        </w:rPr>
      </w:pPr>
      <w:r>
        <w:rPr>
          <w:b/>
          <w:sz w:val="28"/>
        </w:rPr>
        <w:fldChar w:fldCharType="end"/>
      </w:r>
    </w:p>
    <w:p w14:paraId="2E6986E3" w14:textId="77777777" w:rsidR="00EC3783" w:rsidRDefault="00EC3783" w:rsidP="00EC3783">
      <w:pPr>
        <w:spacing w:line="240" w:lineRule="auto"/>
        <w:jc w:val="left"/>
        <w:rPr>
          <w:b/>
          <w:sz w:val="28"/>
        </w:rPr>
      </w:pPr>
      <w:r>
        <w:rPr>
          <w:b/>
          <w:sz w:val="28"/>
        </w:rPr>
        <w:br w:type="page"/>
      </w:r>
    </w:p>
    <w:p w14:paraId="21686D23" w14:textId="77777777" w:rsidR="00EC3783" w:rsidRPr="00F3357D" w:rsidRDefault="00EC3783" w:rsidP="00EC3783">
      <w:pPr>
        <w:pStyle w:val="Heading"/>
        <w:rPr>
          <w:sz w:val="32"/>
        </w:rPr>
      </w:pPr>
      <w:r w:rsidRPr="00720792">
        <w:lastRenderedPageBreak/>
        <w:t>LISTA DE QUADROS</w:t>
      </w:r>
    </w:p>
    <w:p w14:paraId="30C70672" w14:textId="767DE478" w:rsidR="00984035" w:rsidRPr="00984035" w:rsidRDefault="00EC3783">
      <w:pPr>
        <w:pStyle w:val="TableofFigures"/>
        <w:tabs>
          <w:tab w:val="right" w:leader="dot" w:pos="9060"/>
        </w:tabs>
        <w:rPr>
          <w:rFonts w:asciiTheme="minorHAnsi" w:eastAsiaTheme="minorEastAsia" w:hAnsiTheme="minorHAnsi" w:cstheme="minorBidi"/>
          <w:noProof/>
          <w:sz w:val="22"/>
          <w:szCs w:val="22"/>
          <w:lang w:eastAsia="de-DE"/>
        </w:rPr>
      </w:pPr>
      <w:r>
        <w:rPr>
          <w:rFonts w:eastAsia="Calibri"/>
        </w:rPr>
        <w:fldChar w:fldCharType="begin"/>
      </w:r>
      <w:r>
        <w:rPr>
          <w:rFonts w:eastAsia="Calibri"/>
        </w:rPr>
        <w:instrText xml:space="preserve"> TOC \c "Quadro" </w:instrText>
      </w:r>
      <w:r>
        <w:rPr>
          <w:rFonts w:eastAsia="Calibri"/>
        </w:rPr>
        <w:fldChar w:fldCharType="separate"/>
      </w:r>
      <w:r w:rsidR="00984035">
        <w:rPr>
          <w:noProof/>
        </w:rPr>
        <w:t>Quadro 1 – Dados dos módulos fotovoltaicos</w:t>
      </w:r>
      <w:r w:rsidR="00984035">
        <w:rPr>
          <w:noProof/>
        </w:rPr>
        <w:tab/>
      </w:r>
      <w:r w:rsidR="00984035">
        <w:rPr>
          <w:noProof/>
        </w:rPr>
        <w:fldChar w:fldCharType="begin"/>
      </w:r>
      <w:r w:rsidR="00984035">
        <w:rPr>
          <w:noProof/>
        </w:rPr>
        <w:instrText xml:space="preserve"> PAGEREF _Toc89274948 \h </w:instrText>
      </w:r>
      <w:r w:rsidR="00984035">
        <w:rPr>
          <w:noProof/>
        </w:rPr>
      </w:r>
      <w:r w:rsidR="00984035">
        <w:rPr>
          <w:noProof/>
        </w:rPr>
        <w:fldChar w:fldCharType="separate"/>
      </w:r>
      <w:r w:rsidR="009636C1">
        <w:rPr>
          <w:noProof/>
        </w:rPr>
        <w:t>37</w:t>
      </w:r>
      <w:r w:rsidR="00984035">
        <w:rPr>
          <w:noProof/>
        </w:rPr>
        <w:fldChar w:fldCharType="end"/>
      </w:r>
    </w:p>
    <w:p w14:paraId="5E4F0CB1" w14:textId="2265131B" w:rsidR="00984035" w:rsidRPr="00984035" w:rsidRDefault="00984035">
      <w:pPr>
        <w:pStyle w:val="TableofFigures"/>
        <w:tabs>
          <w:tab w:val="right" w:leader="dot" w:pos="9060"/>
        </w:tabs>
        <w:rPr>
          <w:rFonts w:asciiTheme="minorHAnsi" w:eastAsiaTheme="minorEastAsia" w:hAnsiTheme="minorHAnsi" w:cstheme="minorBidi"/>
          <w:noProof/>
          <w:sz w:val="22"/>
          <w:szCs w:val="22"/>
          <w:lang w:eastAsia="de-DE"/>
        </w:rPr>
      </w:pPr>
      <w:r>
        <w:rPr>
          <w:noProof/>
        </w:rPr>
        <w:t xml:space="preserve">Quadro 2 – Organização de </w:t>
      </w:r>
      <w:r w:rsidRPr="004768C1">
        <w:rPr>
          <w:i/>
          <w:iCs/>
          <w:noProof/>
        </w:rPr>
        <w:t xml:space="preserve">strings e </w:t>
      </w:r>
      <w:r>
        <w:rPr>
          <w:noProof/>
        </w:rPr>
        <w:t xml:space="preserve">MPPTs no inversor </w:t>
      </w:r>
      <w:r>
        <w:rPr>
          <w:noProof/>
        </w:rPr>
        <w:tab/>
      </w:r>
      <w:r>
        <w:rPr>
          <w:noProof/>
        </w:rPr>
        <w:fldChar w:fldCharType="begin"/>
      </w:r>
      <w:r>
        <w:rPr>
          <w:noProof/>
        </w:rPr>
        <w:instrText xml:space="preserve"> PAGEREF _Toc89274949 \h </w:instrText>
      </w:r>
      <w:r>
        <w:rPr>
          <w:noProof/>
        </w:rPr>
      </w:r>
      <w:r>
        <w:rPr>
          <w:noProof/>
        </w:rPr>
        <w:fldChar w:fldCharType="separate"/>
      </w:r>
      <w:r w:rsidR="009636C1">
        <w:rPr>
          <w:noProof/>
        </w:rPr>
        <w:t>38</w:t>
      </w:r>
      <w:r>
        <w:rPr>
          <w:noProof/>
        </w:rPr>
        <w:fldChar w:fldCharType="end"/>
      </w:r>
    </w:p>
    <w:p w14:paraId="19A6D4DE" w14:textId="3CDE0E2E" w:rsidR="00984035" w:rsidRPr="003D47F5" w:rsidRDefault="00984035">
      <w:pPr>
        <w:pStyle w:val="TableofFigures"/>
        <w:tabs>
          <w:tab w:val="right" w:leader="dot" w:pos="9060"/>
        </w:tabs>
        <w:rPr>
          <w:rFonts w:asciiTheme="minorHAnsi" w:eastAsiaTheme="minorEastAsia" w:hAnsiTheme="minorHAnsi" w:cstheme="minorBidi"/>
          <w:noProof/>
          <w:sz w:val="22"/>
          <w:szCs w:val="22"/>
          <w:lang w:eastAsia="de-DE"/>
        </w:rPr>
      </w:pPr>
      <w:r>
        <w:rPr>
          <w:noProof/>
        </w:rPr>
        <w:t>Quadro 3 – Metodologia de limpeza</w:t>
      </w:r>
      <w:r>
        <w:rPr>
          <w:noProof/>
        </w:rPr>
        <w:tab/>
      </w:r>
      <w:r>
        <w:rPr>
          <w:noProof/>
        </w:rPr>
        <w:fldChar w:fldCharType="begin"/>
      </w:r>
      <w:r>
        <w:rPr>
          <w:noProof/>
        </w:rPr>
        <w:instrText xml:space="preserve"> PAGEREF _Toc89274950 \h </w:instrText>
      </w:r>
      <w:r>
        <w:rPr>
          <w:noProof/>
        </w:rPr>
      </w:r>
      <w:r>
        <w:rPr>
          <w:noProof/>
        </w:rPr>
        <w:fldChar w:fldCharType="separate"/>
      </w:r>
      <w:r w:rsidR="009636C1">
        <w:rPr>
          <w:noProof/>
        </w:rPr>
        <w:t>43</w:t>
      </w:r>
      <w:r>
        <w:rPr>
          <w:noProof/>
        </w:rPr>
        <w:fldChar w:fldCharType="end"/>
      </w:r>
    </w:p>
    <w:p w14:paraId="328442E0" w14:textId="30411813" w:rsidR="00EC3783" w:rsidRDefault="00EC3783" w:rsidP="00EC3783">
      <w:pPr>
        <w:spacing w:after="360"/>
        <w:rPr>
          <w:rFonts w:eastAsia="Calibri"/>
        </w:rPr>
      </w:pPr>
      <w:r>
        <w:rPr>
          <w:rFonts w:eastAsia="Calibri"/>
        </w:rPr>
        <w:fldChar w:fldCharType="end"/>
      </w:r>
    </w:p>
    <w:p w14:paraId="17066824" w14:textId="77777777" w:rsidR="00EC3783" w:rsidRDefault="00EC3783" w:rsidP="00EC3783">
      <w:pPr>
        <w:spacing w:line="240" w:lineRule="auto"/>
        <w:jc w:val="left"/>
        <w:rPr>
          <w:b/>
          <w:sz w:val="28"/>
        </w:rPr>
      </w:pPr>
    </w:p>
    <w:p w14:paraId="6BD5DB9B" w14:textId="77777777" w:rsidR="00EC3783" w:rsidRDefault="00EC3783" w:rsidP="00EC3783">
      <w:pPr>
        <w:pStyle w:val="Heading"/>
      </w:pPr>
      <w:r>
        <w:br w:type="page"/>
      </w:r>
      <w:r w:rsidRPr="00720792">
        <w:lastRenderedPageBreak/>
        <w:t>LISTA DE TABELAS</w:t>
      </w:r>
    </w:p>
    <w:p w14:paraId="44395132" w14:textId="0AACE85B" w:rsidR="00984035" w:rsidRPr="00984035" w:rsidRDefault="00EC3783">
      <w:pPr>
        <w:pStyle w:val="TableofFigures"/>
        <w:tabs>
          <w:tab w:val="right" w:leader="dot" w:pos="9060"/>
        </w:tabs>
        <w:rPr>
          <w:rFonts w:asciiTheme="minorHAnsi" w:eastAsiaTheme="minorEastAsia" w:hAnsiTheme="minorHAnsi" w:cstheme="minorBidi"/>
          <w:noProof/>
          <w:sz w:val="22"/>
          <w:szCs w:val="22"/>
          <w:lang w:eastAsia="de-DE"/>
        </w:rPr>
      </w:pPr>
      <w:r>
        <w:rPr>
          <w:b/>
          <w:sz w:val="28"/>
        </w:rPr>
        <w:fldChar w:fldCharType="begin"/>
      </w:r>
      <w:r>
        <w:rPr>
          <w:b/>
          <w:sz w:val="28"/>
        </w:rPr>
        <w:instrText xml:space="preserve"> TOC \c "Tabela" </w:instrText>
      </w:r>
      <w:r>
        <w:rPr>
          <w:b/>
          <w:sz w:val="28"/>
        </w:rPr>
        <w:fldChar w:fldCharType="separate"/>
      </w:r>
      <w:r w:rsidR="00984035">
        <w:rPr>
          <w:noProof/>
        </w:rPr>
        <w:t>Tabela 1 – Amostragem de semanas sem limpeza – semana a semana (desconsiderando 7 a 13 de abril)</w:t>
      </w:r>
      <w:r w:rsidR="00984035">
        <w:rPr>
          <w:noProof/>
        </w:rPr>
        <w:tab/>
      </w:r>
      <w:r w:rsidR="00984035">
        <w:rPr>
          <w:noProof/>
        </w:rPr>
        <w:fldChar w:fldCharType="begin"/>
      </w:r>
      <w:r w:rsidR="00984035">
        <w:rPr>
          <w:noProof/>
        </w:rPr>
        <w:instrText xml:space="preserve"> PAGEREF _Toc89274966 \h </w:instrText>
      </w:r>
      <w:r w:rsidR="00984035">
        <w:rPr>
          <w:noProof/>
        </w:rPr>
      </w:r>
      <w:r w:rsidR="00984035">
        <w:rPr>
          <w:noProof/>
        </w:rPr>
        <w:fldChar w:fldCharType="separate"/>
      </w:r>
      <w:r w:rsidR="009636C1">
        <w:rPr>
          <w:noProof/>
        </w:rPr>
        <w:t>44</w:t>
      </w:r>
      <w:r w:rsidR="00984035">
        <w:rPr>
          <w:noProof/>
        </w:rPr>
        <w:fldChar w:fldCharType="end"/>
      </w:r>
    </w:p>
    <w:p w14:paraId="65ECC78C" w14:textId="00523EFC" w:rsidR="00984035" w:rsidRPr="00984035" w:rsidRDefault="00984035">
      <w:pPr>
        <w:pStyle w:val="TableofFigures"/>
        <w:tabs>
          <w:tab w:val="right" w:leader="dot" w:pos="9060"/>
        </w:tabs>
        <w:rPr>
          <w:rFonts w:asciiTheme="minorHAnsi" w:eastAsiaTheme="minorEastAsia" w:hAnsiTheme="minorHAnsi" w:cstheme="minorBidi"/>
          <w:noProof/>
          <w:sz w:val="22"/>
          <w:szCs w:val="22"/>
          <w:lang w:eastAsia="de-DE"/>
        </w:rPr>
      </w:pPr>
      <w:r>
        <w:rPr>
          <w:noProof/>
        </w:rPr>
        <w:t xml:space="preserve">Tabela 2 – Quantidade de </w:t>
      </w:r>
      <w:r w:rsidRPr="00DF001D">
        <w:rPr>
          <w:i/>
          <w:iCs/>
          <w:noProof/>
        </w:rPr>
        <w:t>strings</w:t>
      </w:r>
      <w:r>
        <w:rPr>
          <w:noProof/>
        </w:rPr>
        <w:t xml:space="preserve"> em cada estado de sujidade a cada semana</w:t>
      </w:r>
      <w:r>
        <w:rPr>
          <w:noProof/>
        </w:rPr>
        <w:tab/>
      </w:r>
      <w:r>
        <w:rPr>
          <w:noProof/>
        </w:rPr>
        <w:fldChar w:fldCharType="begin"/>
      </w:r>
      <w:r>
        <w:rPr>
          <w:noProof/>
        </w:rPr>
        <w:instrText xml:space="preserve"> PAGEREF _Toc89274967 \h </w:instrText>
      </w:r>
      <w:r>
        <w:rPr>
          <w:noProof/>
        </w:rPr>
      </w:r>
      <w:r>
        <w:rPr>
          <w:noProof/>
        </w:rPr>
        <w:fldChar w:fldCharType="separate"/>
      </w:r>
      <w:r w:rsidR="009636C1">
        <w:rPr>
          <w:noProof/>
        </w:rPr>
        <w:t>45</w:t>
      </w:r>
      <w:r>
        <w:rPr>
          <w:noProof/>
        </w:rPr>
        <w:fldChar w:fldCharType="end"/>
      </w:r>
    </w:p>
    <w:p w14:paraId="47B044A3" w14:textId="348AFF2C" w:rsidR="00984035" w:rsidRPr="00984035" w:rsidRDefault="00984035">
      <w:pPr>
        <w:pStyle w:val="TableofFigures"/>
        <w:tabs>
          <w:tab w:val="right" w:leader="dot" w:pos="9060"/>
        </w:tabs>
        <w:rPr>
          <w:rFonts w:asciiTheme="minorHAnsi" w:eastAsiaTheme="minorEastAsia" w:hAnsiTheme="minorHAnsi" w:cstheme="minorBidi"/>
          <w:noProof/>
          <w:sz w:val="22"/>
          <w:szCs w:val="22"/>
          <w:lang w:eastAsia="de-DE"/>
        </w:rPr>
      </w:pPr>
      <w:r>
        <w:rPr>
          <w:noProof/>
        </w:rPr>
        <w:t>Tabela 3 – Média e desvio padrão do tempo em minutos de limpezas por módulo</w:t>
      </w:r>
      <w:r>
        <w:rPr>
          <w:noProof/>
        </w:rPr>
        <w:tab/>
      </w:r>
      <w:r>
        <w:rPr>
          <w:noProof/>
        </w:rPr>
        <w:fldChar w:fldCharType="begin"/>
      </w:r>
      <w:r>
        <w:rPr>
          <w:noProof/>
        </w:rPr>
        <w:instrText xml:space="preserve"> PAGEREF _Toc89274968 \h </w:instrText>
      </w:r>
      <w:r>
        <w:rPr>
          <w:noProof/>
        </w:rPr>
      </w:r>
      <w:r>
        <w:rPr>
          <w:noProof/>
        </w:rPr>
        <w:fldChar w:fldCharType="separate"/>
      </w:r>
      <w:r w:rsidR="009636C1">
        <w:rPr>
          <w:noProof/>
        </w:rPr>
        <w:t>45</w:t>
      </w:r>
      <w:r>
        <w:rPr>
          <w:noProof/>
        </w:rPr>
        <w:fldChar w:fldCharType="end"/>
      </w:r>
    </w:p>
    <w:p w14:paraId="504607F1" w14:textId="7439B664" w:rsidR="00984035" w:rsidRPr="00984035" w:rsidRDefault="00984035">
      <w:pPr>
        <w:pStyle w:val="TableofFigures"/>
        <w:tabs>
          <w:tab w:val="right" w:leader="dot" w:pos="9060"/>
        </w:tabs>
        <w:rPr>
          <w:rFonts w:asciiTheme="minorHAnsi" w:eastAsiaTheme="minorEastAsia" w:hAnsiTheme="minorHAnsi" w:cstheme="minorBidi"/>
          <w:noProof/>
          <w:sz w:val="22"/>
          <w:szCs w:val="22"/>
          <w:lang w:eastAsia="de-DE"/>
        </w:rPr>
      </w:pPr>
      <w:r>
        <w:rPr>
          <w:noProof/>
        </w:rPr>
        <w:t>Tabela 4 – Fator de desempenho das 5 strings na semana 0 às 14:00</w:t>
      </w:r>
      <w:r>
        <w:rPr>
          <w:noProof/>
        </w:rPr>
        <w:tab/>
      </w:r>
      <w:r>
        <w:rPr>
          <w:noProof/>
        </w:rPr>
        <w:fldChar w:fldCharType="begin"/>
      </w:r>
      <w:r>
        <w:rPr>
          <w:noProof/>
        </w:rPr>
        <w:instrText xml:space="preserve"> PAGEREF _Toc89274969 \h </w:instrText>
      </w:r>
      <w:r>
        <w:rPr>
          <w:noProof/>
        </w:rPr>
      </w:r>
      <w:r>
        <w:rPr>
          <w:noProof/>
        </w:rPr>
        <w:fldChar w:fldCharType="separate"/>
      </w:r>
      <w:r w:rsidR="009636C1">
        <w:rPr>
          <w:noProof/>
        </w:rPr>
        <w:t>50</w:t>
      </w:r>
      <w:r>
        <w:rPr>
          <w:noProof/>
        </w:rPr>
        <w:fldChar w:fldCharType="end"/>
      </w:r>
    </w:p>
    <w:p w14:paraId="3F203A77" w14:textId="29AB8384" w:rsidR="005F4A41" w:rsidRDefault="00EC3783" w:rsidP="005F4A41">
      <w:pPr>
        <w:spacing w:after="360"/>
        <w:jc w:val="center"/>
        <w:rPr>
          <w:b/>
          <w:sz w:val="28"/>
        </w:rPr>
      </w:pPr>
      <w:r>
        <w:rPr>
          <w:b/>
          <w:sz w:val="28"/>
        </w:rPr>
        <w:fldChar w:fldCharType="end"/>
      </w:r>
    </w:p>
    <w:p w14:paraId="476BE0B7" w14:textId="77777777" w:rsidR="00EC3783" w:rsidRDefault="00EC3783" w:rsidP="00EC3783">
      <w:pPr>
        <w:spacing w:after="360"/>
        <w:jc w:val="center"/>
        <w:rPr>
          <w:b/>
          <w:sz w:val="28"/>
        </w:rPr>
      </w:pPr>
      <w:r>
        <w:rPr>
          <w:b/>
          <w:sz w:val="28"/>
        </w:rPr>
        <w:t xml:space="preserve"> </w:t>
      </w:r>
    </w:p>
    <w:p w14:paraId="1098ABCB" w14:textId="77777777" w:rsidR="00EC3783" w:rsidRDefault="00EC3783" w:rsidP="00EC3783">
      <w:pPr>
        <w:spacing w:line="240" w:lineRule="auto"/>
        <w:jc w:val="left"/>
        <w:rPr>
          <w:b/>
          <w:sz w:val="28"/>
        </w:rPr>
      </w:pPr>
      <w:r>
        <w:rPr>
          <w:b/>
          <w:sz w:val="28"/>
        </w:rPr>
        <w:br w:type="page"/>
      </w:r>
    </w:p>
    <w:p w14:paraId="4C034005" w14:textId="77777777" w:rsidR="00EC3783" w:rsidRPr="00357CBF" w:rsidRDefault="00EC3783" w:rsidP="00EC3783">
      <w:pPr>
        <w:pStyle w:val="Heading"/>
        <w:rPr>
          <w:sz w:val="32"/>
        </w:rPr>
      </w:pPr>
      <w:r w:rsidRPr="00357CBF">
        <w:lastRenderedPageBreak/>
        <w:t>LISTA DE ABREVIATURAS E SIGLAS</w:t>
      </w:r>
    </w:p>
    <w:p w14:paraId="33BBDF47" w14:textId="77777777" w:rsidR="00EC3783" w:rsidRDefault="00EC3783" w:rsidP="00EC3783"/>
    <w:p w14:paraId="4AEAFE86" w14:textId="3BD53A32" w:rsidR="00DE23A5" w:rsidRDefault="00DE23A5" w:rsidP="00EC3783">
      <w:pPr>
        <w:tabs>
          <w:tab w:val="left" w:pos="1276"/>
        </w:tabs>
      </w:pPr>
      <w:r w:rsidRPr="00DE23A5">
        <w:t>CND</w:t>
      </w:r>
      <w:r w:rsidRPr="00DE23A5">
        <w:tab/>
        <w:t>Contribuição Nacionalmente Deter</w:t>
      </w:r>
      <w:r>
        <w:t>minada</w:t>
      </w:r>
    </w:p>
    <w:p w14:paraId="7197F102" w14:textId="38EAC450" w:rsidR="006C0994" w:rsidRPr="006C0994" w:rsidRDefault="006C0994" w:rsidP="00EC3783">
      <w:pPr>
        <w:tabs>
          <w:tab w:val="left" w:pos="1276"/>
        </w:tabs>
      </w:pPr>
      <w:r w:rsidRPr="006C0994">
        <w:t>DDD</w:t>
      </w:r>
      <w:r w:rsidRPr="006C0994">
        <w:tab/>
        <w:t>Diferença de d</w:t>
      </w:r>
      <w:r>
        <w:t>esempenho diária</w:t>
      </w:r>
    </w:p>
    <w:p w14:paraId="48725124" w14:textId="5BC780C0" w:rsidR="006C0994" w:rsidRPr="006C0994" w:rsidRDefault="006C0994" w:rsidP="00EC3783">
      <w:pPr>
        <w:tabs>
          <w:tab w:val="left" w:pos="1276"/>
        </w:tabs>
      </w:pPr>
      <w:r w:rsidRPr="006C0994">
        <w:t xml:space="preserve">DDH </w:t>
      </w:r>
      <w:r w:rsidRPr="006C0994">
        <w:tab/>
        <w:t>Diferença de d</w:t>
      </w:r>
      <w:r>
        <w:t>esempenho horária</w:t>
      </w:r>
    </w:p>
    <w:p w14:paraId="6EC61256" w14:textId="62E01DFB" w:rsidR="00715AD4" w:rsidRPr="006C0994" w:rsidRDefault="00715AD4" w:rsidP="00EC3783">
      <w:pPr>
        <w:tabs>
          <w:tab w:val="left" w:pos="1276"/>
        </w:tabs>
        <w:rPr>
          <w:i/>
          <w:iCs/>
        </w:rPr>
      </w:pPr>
      <w:r w:rsidRPr="006C0994">
        <w:t>EC</w:t>
      </w:r>
      <w:r w:rsidRPr="006C0994">
        <w:tab/>
      </w:r>
      <w:proofErr w:type="spellStart"/>
      <w:r w:rsidRPr="006C0994">
        <w:rPr>
          <w:i/>
          <w:iCs/>
        </w:rPr>
        <w:t>European</w:t>
      </w:r>
      <w:proofErr w:type="spellEnd"/>
      <w:r w:rsidRPr="006C0994">
        <w:rPr>
          <w:i/>
          <w:iCs/>
        </w:rPr>
        <w:t xml:space="preserve"> Commission</w:t>
      </w:r>
    </w:p>
    <w:p w14:paraId="2E8745FF" w14:textId="211C1357" w:rsidR="00E17496" w:rsidRPr="00E17496" w:rsidRDefault="00E17496" w:rsidP="00EC3783">
      <w:pPr>
        <w:tabs>
          <w:tab w:val="left" w:pos="1276"/>
        </w:tabs>
      </w:pPr>
      <w:r>
        <w:t>FD</w:t>
      </w:r>
      <w:r>
        <w:tab/>
        <w:t>Fator de desempenho</w:t>
      </w:r>
    </w:p>
    <w:p w14:paraId="49716A01" w14:textId="2295C3C4" w:rsidR="00EC3783" w:rsidRDefault="00EC3783" w:rsidP="00EC3783">
      <w:pPr>
        <w:tabs>
          <w:tab w:val="left" w:pos="1276"/>
        </w:tabs>
      </w:pPr>
      <w:r>
        <w:t>FV</w:t>
      </w:r>
      <w:r>
        <w:tab/>
        <w:t>F</w:t>
      </w:r>
      <w:r w:rsidRPr="00FB2F6D">
        <w:t>otovoltaico</w:t>
      </w:r>
    </w:p>
    <w:p w14:paraId="668406D3" w14:textId="0BE4CC00" w:rsidR="00CC7234" w:rsidRDefault="00CC7234" w:rsidP="00EC3783">
      <w:pPr>
        <w:tabs>
          <w:tab w:val="left" w:pos="1276"/>
        </w:tabs>
      </w:pPr>
      <w:r>
        <w:t>GEE</w:t>
      </w:r>
      <w:r>
        <w:tab/>
        <w:t>Gases do efeito estufa</w:t>
      </w:r>
    </w:p>
    <w:p w14:paraId="175735E9" w14:textId="716F0A90" w:rsidR="00D2297F" w:rsidRDefault="00D2297F" w:rsidP="00EC3783">
      <w:pPr>
        <w:tabs>
          <w:tab w:val="left" w:pos="1276"/>
        </w:tabs>
        <w:rPr>
          <w:i/>
          <w:iCs/>
        </w:rPr>
      </w:pPr>
      <w:r>
        <w:t>IEA</w:t>
      </w:r>
      <w:r>
        <w:tab/>
      </w:r>
      <w:proofErr w:type="spellStart"/>
      <w:r w:rsidRPr="00EF2E74">
        <w:rPr>
          <w:i/>
          <w:iCs/>
        </w:rPr>
        <w:t>International</w:t>
      </w:r>
      <w:proofErr w:type="spellEnd"/>
      <w:r w:rsidRPr="00EF2E74">
        <w:rPr>
          <w:i/>
          <w:iCs/>
        </w:rPr>
        <w:t xml:space="preserve"> Energy </w:t>
      </w:r>
      <w:proofErr w:type="spellStart"/>
      <w:r w:rsidRPr="00EF2E74">
        <w:rPr>
          <w:i/>
          <w:iCs/>
        </w:rPr>
        <w:t>Agency</w:t>
      </w:r>
      <w:proofErr w:type="spellEnd"/>
    </w:p>
    <w:p w14:paraId="4BF521D6" w14:textId="5D0208E8" w:rsidR="002D6844" w:rsidRPr="002D6844" w:rsidRDefault="002D6844" w:rsidP="00EC3783">
      <w:pPr>
        <w:tabs>
          <w:tab w:val="left" w:pos="1276"/>
        </w:tabs>
      </w:pPr>
      <w:r w:rsidRPr="002D6844">
        <w:t>I</w:t>
      </w:r>
      <w:r w:rsidR="0072131B">
        <w:t>NMET</w:t>
      </w:r>
      <w:r>
        <w:rPr>
          <w:i/>
          <w:iCs/>
        </w:rPr>
        <w:tab/>
      </w:r>
      <w:r>
        <w:t>Instituto Nacional de Meteorologia</w:t>
      </w:r>
    </w:p>
    <w:p w14:paraId="267F013A" w14:textId="213FED46" w:rsidR="007863F8" w:rsidRPr="007863F8" w:rsidRDefault="007863F8" w:rsidP="00EC3783">
      <w:pPr>
        <w:tabs>
          <w:tab w:val="left" w:pos="1276"/>
        </w:tabs>
      </w:pPr>
      <w:r>
        <w:t>LCOE</w:t>
      </w:r>
      <w:r>
        <w:tab/>
        <w:t>Custo nivelado da energia</w:t>
      </w:r>
    </w:p>
    <w:p w14:paraId="3E1BD5FE" w14:textId="77777777" w:rsidR="008C04D9" w:rsidRDefault="008C04D9" w:rsidP="008C04D9">
      <w:pPr>
        <w:tabs>
          <w:tab w:val="left" w:pos="1276"/>
        </w:tabs>
      </w:pPr>
      <w:r>
        <w:t>MFV</w:t>
      </w:r>
      <w:r>
        <w:tab/>
      </w:r>
      <w:r w:rsidRPr="00FB2F6D">
        <w:t xml:space="preserve">Módulo </w:t>
      </w:r>
      <w:r>
        <w:t>f</w:t>
      </w:r>
      <w:r w:rsidRPr="00FB2F6D">
        <w:t>otovoltaico</w:t>
      </w:r>
    </w:p>
    <w:p w14:paraId="4CED37A2" w14:textId="06562289" w:rsidR="008C04D9" w:rsidRDefault="008C04D9" w:rsidP="008C04D9">
      <w:pPr>
        <w:tabs>
          <w:tab w:val="left" w:pos="1276"/>
        </w:tabs>
      </w:pPr>
      <w:r>
        <w:t>MP</w:t>
      </w:r>
      <w:r>
        <w:tab/>
        <w:t>Material particulado</w:t>
      </w:r>
    </w:p>
    <w:p w14:paraId="31779C97" w14:textId="4AABE6ED" w:rsidR="00A8265D" w:rsidRDefault="00A8265D" w:rsidP="008C04D9">
      <w:pPr>
        <w:tabs>
          <w:tab w:val="left" w:pos="1276"/>
        </w:tabs>
      </w:pPr>
      <w:r>
        <w:t>MPPT</w:t>
      </w:r>
      <w:r>
        <w:tab/>
      </w:r>
      <w:r w:rsidRPr="00A8265D">
        <w:t>Rastreador de Máximo Ponto de Potência</w:t>
      </w:r>
    </w:p>
    <w:p w14:paraId="7F4460DC" w14:textId="071FC1A5" w:rsidR="002210ED" w:rsidRDefault="002210ED" w:rsidP="008C04D9">
      <w:pPr>
        <w:tabs>
          <w:tab w:val="left" w:pos="1276"/>
        </w:tabs>
        <w:rPr>
          <w:i/>
        </w:rPr>
      </w:pPr>
      <w:r>
        <w:t>ONU</w:t>
      </w:r>
      <w:r>
        <w:tab/>
        <w:t>Organização das Nações Unidas</w:t>
      </w:r>
    </w:p>
    <w:p w14:paraId="57B73B16" w14:textId="4A5017C8" w:rsidR="00EC3783" w:rsidRDefault="00EC3783" w:rsidP="00EC3783">
      <w:pPr>
        <w:tabs>
          <w:tab w:val="left" w:pos="1276"/>
        </w:tabs>
        <w:jc w:val="left"/>
        <w:rPr>
          <w:i/>
        </w:rPr>
      </w:pPr>
      <w:r>
        <w:t>R</w:t>
      </w:r>
      <w:r w:rsidR="00AE2A95">
        <w:t>M</w:t>
      </w:r>
      <w:r>
        <w:t>GV</w:t>
      </w:r>
      <w:r>
        <w:tab/>
      </w:r>
      <w:r w:rsidRPr="00FB2F6D">
        <w:t>Região</w:t>
      </w:r>
      <w:r w:rsidR="00AE2A95">
        <w:t xml:space="preserve"> Metropolitana</w:t>
      </w:r>
      <w:r w:rsidRPr="00FB2F6D">
        <w:t xml:space="preserve"> da Grande Vitória</w:t>
      </w:r>
    </w:p>
    <w:p w14:paraId="2B62B188" w14:textId="77777777" w:rsidR="00EC3783" w:rsidRPr="00EF2E74" w:rsidRDefault="00EC3783" w:rsidP="00EC3783">
      <w:pPr>
        <w:tabs>
          <w:tab w:val="left" w:pos="1276"/>
        </w:tabs>
        <w:jc w:val="left"/>
        <w:rPr>
          <w:i/>
        </w:rPr>
      </w:pPr>
      <w:r w:rsidRPr="008903F5">
        <w:t>S</w:t>
      </w:r>
      <w:r>
        <w:t>EMS</w:t>
      </w:r>
      <w:r w:rsidRPr="008903F5">
        <w:tab/>
      </w:r>
      <w:proofErr w:type="spellStart"/>
      <w:r w:rsidRPr="00EF2E74">
        <w:rPr>
          <w:i/>
        </w:rPr>
        <w:t>Smart</w:t>
      </w:r>
      <w:proofErr w:type="spellEnd"/>
      <w:r w:rsidRPr="00EF2E74">
        <w:rPr>
          <w:i/>
        </w:rPr>
        <w:t xml:space="preserve"> Energy Management System</w:t>
      </w:r>
    </w:p>
    <w:p w14:paraId="04416F86" w14:textId="77777777" w:rsidR="00EC3783" w:rsidRPr="00D265F3" w:rsidRDefault="00EC3783" w:rsidP="00EC3783">
      <w:pPr>
        <w:tabs>
          <w:tab w:val="left" w:pos="1276"/>
        </w:tabs>
        <w:rPr>
          <w:i/>
        </w:rPr>
      </w:pPr>
      <w:r w:rsidRPr="00D265F3">
        <w:t>SFV</w:t>
      </w:r>
      <w:r w:rsidRPr="00D265F3">
        <w:tab/>
      </w:r>
      <w:r w:rsidRPr="00FB2F6D">
        <w:t xml:space="preserve">Sistema </w:t>
      </w:r>
      <w:r>
        <w:t>f</w:t>
      </w:r>
      <w:r w:rsidRPr="00FB2F6D">
        <w:t>otovoltaico</w:t>
      </w:r>
    </w:p>
    <w:p w14:paraId="5D60153C" w14:textId="77777777" w:rsidR="00EC3783" w:rsidRDefault="00EC3783" w:rsidP="00EC3783">
      <w:pPr>
        <w:tabs>
          <w:tab w:val="left" w:pos="1276"/>
        </w:tabs>
        <w:rPr>
          <w:i/>
        </w:rPr>
      </w:pPr>
      <w:r>
        <w:t>SI/Ufes</w:t>
      </w:r>
      <w:r>
        <w:tab/>
      </w:r>
      <w:r w:rsidRPr="00FB2F6D">
        <w:t>Superintendência de Infraestrutura da Ufes</w:t>
      </w:r>
    </w:p>
    <w:p w14:paraId="1D73B9EC" w14:textId="77777777" w:rsidR="00EC3783" w:rsidRDefault="00EC3783" w:rsidP="00EC3783">
      <w:pPr>
        <w:tabs>
          <w:tab w:val="left" w:pos="1276"/>
        </w:tabs>
        <w:rPr>
          <w:i/>
        </w:rPr>
      </w:pPr>
      <w:r>
        <w:t>Ufes</w:t>
      </w:r>
      <w:r>
        <w:tab/>
      </w:r>
      <w:r w:rsidRPr="00CE738D">
        <w:t>Universidade Federal do Espírito Santo</w:t>
      </w:r>
    </w:p>
    <w:p w14:paraId="7BB0435C" w14:textId="68549641" w:rsidR="00EC3783" w:rsidRDefault="00EC3783" w:rsidP="00EC3783">
      <w:pPr>
        <w:tabs>
          <w:tab w:val="left" w:pos="1276"/>
        </w:tabs>
      </w:pPr>
      <w:r>
        <w:t>UFV</w:t>
      </w:r>
      <w:r>
        <w:tab/>
      </w:r>
      <w:r w:rsidRPr="00CE738D">
        <w:t xml:space="preserve">Usina </w:t>
      </w:r>
      <w:r>
        <w:t>f</w:t>
      </w:r>
      <w:r w:rsidRPr="00CE738D">
        <w:t>otovoltaica</w:t>
      </w:r>
    </w:p>
    <w:p w14:paraId="1015281D" w14:textId="7B1F446B" w:rsidR="002210ED" w:rsidRDefault="002210ED" w:rsidP="00EC3783">
      <w:pPr>
        <w:tabs>
          <w:tab w:val="left" w:pos="1276"/>
        </w:tabs>
      </w:pPr>
      <w:r>
        <w:t>UNFCCC</w:t>
      </w:r>
      <w:r>
        <w:tab/>
      </w:r>
      <w:r w:rsidRPr="002210ED">
        <w:t>Convenção-Quadro das Nações Unidas sobre a Mudança do Clima</w:t>
      </w:r>
    </w:p>
    <w:p w14:paraId="28E7D36E" w14:textId="2DCCDC33" w:rsidR="00EC3783" w:rsidRDefault="005F200B" w:rsidP="005F4A41">
      <w:pPr>
        <w:tabs>
          <w:tab w:val="left" w:pos="1276"/>
        </w:tabs>
      </w:pPr>
      <w:r>
        <w:t>USD</w:t>
      </w:r>
      <w:r>
        <w:tab/>
        <w:t>Dólares americanos</w:t>
      </w:r>
    </w:p>
    <w:p w14:paraId="360F3DA7" w14:textId="77777777" w:rsidR="00EC3783" w:rsidRPr="005F4A41" w:rsidRDefault="00EC3783" w:rsidP="00EC3783">
      <w:pPr>
        <w:spacing w:after="360"/>
        <w:jc w:val="center"/>
        <w:rPr>
          <w:b/>
          <w:sz w:val="28"/>
          <w:lang w:val="en-US"/>
        </w:rPr>
      </w:pPr>
    </w:p>
    <w:p w14:paraId="544D2BFC" w14:textId="77777777" w:rsidR="005F4A41" w:rsidRPr="005F4A41" w:rsidRDefault="005F4A41">
      <w:pPr>
        <w:spacing w:line="240" w:lineRule="auto"/>
        <w:jc w:val="left"/>
        <w:rPr>
          <w:b/>
          <w:caps/>
          <w:sz w:val="28"/>
          <w:lang w:val="en-US"/>
        </w:rPr>
      </w:pPr>
      <w:r w:rsidRPr="005F4A41">
        <w:rPr>
          <w:lang w:val="en-US"/>
        </w:rPr>
        <w:br w:type="page"/>
      </w:r>
    </w:p>
    <w:p w14:paraId="47D5E144" w14:textId="383B4184" w:rsidR="00713B9E" w:rsidRPr="005F4A41" w:rsidRDefault="00713B9E" w:rsidP="00016027">
      <w:pPr>
        <w:pStyle w:val="Heading"/>
        <w:rPr>
          <w:lang w:val="en-US"/>
        </w:rPr>
      </w:pPr>
      <w:commentRangeStart w:id="4"/>
      <w:r w:rsidRPr="005F4A41">
        <w:rPr>
          <w:lang w:val="en-US"/>
        </w:rPr>
        <w:lastRenderedPageBreak/>
        <w:t>SUMÁRIO</w:t>
      </w:r>
      <w:commentRangeEnd w:id="4"/>
      <w:r w:rsidR="00012827">
        <w:rPr>
          <w:rStyle w:val="CommentReference"/>
          <w:b w:val="0"/>
          <w:caps w:val="0"/>
          <w:lang w:eastAsia="en-US"/>
        </w:rPr>
        <w:commentReference w:id="4"/>
      </w:r>
    </w:p>
    <w:p w14:paraId="32969F56" w14:textId="40B2788D" w:rsidR="006C39CB" w:rsidRDefault="009A2D0E">
      <w:pPr>
        <w:pStyle w:val="TOC1"/>
        <w:rPr>
          <w:rFonts w:asciiTheme="minorHAnsi" w:eastAsiaTheme="minorEastAsia" w:hAnsiTheme="minorHAnsi" w:cstheme="minorBidi"/>
          <w:b w:val="0"/>
          <w:caps w:val="0"/>
          <w:sz w:val="22"/>
          <w:szCs w:val="22"/>
          <w:lang w:val="de-DE" w:eastAsia="de-DE"/>
        </w:rPr>
      </w:pPr>
      <w:r>
        <w:fldChar w:fldCharType="begin"/>
      </w:r>
      <w:r w:rsidR="00713B9E">
        <w:instrText xml:space="preserve"> TOC \o "1-5" \h \z </w:instrText>
      </w:r>
      <w:r>
        <w:fldChar w:fldCharType="separate"/>
      </w:r>
      <w:hyperlink w:anchor="_Toc89728352" w:history="1">
        <w:r w:rsidR="006C39CB" w:rsidRPr="00BB33E5">
          <w:rPr>
            <w:rStyle w:val="Hyperlink"/>
          </w:rPr>
          <w:t>1</w:t>
        </w:r>
        <w:r w:rsidR="006C39CB">
          <w:rPr>
            <w:rFonts w:asciiTheme="minorHAnsi" w:eastAsiaTheme="minorEastAsia" w:hAnsiTheme="minorHAnsi" w:cstheme="minorBidi"/>
            <w:b w:val="0"/>
            <w:caps w:val="0"/>
            <w:sz w:val="22"/>
            <w:szCs w:val="22"/>
            <w:lang w:val="de-DE" w:eastAsia="de-DE"/>
          </w:rPr>
          <w:tab/>
        </w:r>
        <w:r w:rsidR="006C39CB" w:rsidRPr="00BB33E5">
          <w:rPr>
            <w:rStyle w:val="Hyperlink"/>
          </w:rPr>
          <w:t>INTRODUÇÃO</w:t>
        </w:r>
        <w:r w:rsidR="006C39CB">
          <w:rPr>
            <w:webHidden/>
          </w:rPr>
          <w:tab/>
        </w:r>
        <w:r w:rsidR="006C39CB">
          <w:rPr>
            <w:webHidden/>
          </w:rPr>
          <w:fldChar w:fldCharType="begin"/>
        </w:r>
        <w:r w:rsidR="006C39CB">
          <w:rPr>
            <w:webHidden/>
          </w:rPr>
          <w:instrText xml:space="preserve"> PAGEREF _Toc89728352 \h </w:instrText>
        </w:r>
        <w:r w:rsidR="006C39CB">
          <w:rPr>
            <w:webHidden/>
          </w:rPr>
        </w:r>
        <w:r w:rsidR="006C39CB">
          <w:rPr>
            <w:webHidden/>
          </w:rPr>
          <w:fldChar w:fldCharType="separate"/>
        </w:r>
        <w:r w:rsidR="009636C1">
          <w:rPr>
            <w:webHidden/>
          </w:rPr>
          <w:t>14</w:t>
        </w:r>
        <w:r w:rsidR="006C39CB">
          <w:rPr>
            <w:webHidden/>
          </w:rPr>
          <w:fldChar w:fldCharType="end"/>
        </w:r>
      </w:hyperlink>
    </w:p>
    <w:p w14:paraId="576B8420" w14:textId="1A026BBC" w:rsidR="006C39CB" w:rsidRDefault="00F17D17">
      <w:pPr>
        <w:pStyle w:val="TOC2"/>
        <w:rPr>
          <w:rFonts w:asciiTheme="minorHAnsi" w:eastAsiaTheme="minorEastAsia" w:hAnsiTheme="minorHAnsi" w:cstheme="minorBidi"/>
          <w:b w:val="0"/>
          <w:bCs w:val="0"/>
          <w:sz w:val="22"/>
          <w:szCs w:val="22"/>
          <w:lang w:val="de-DE" w:eastAsia="de-DE"/>
        </w:rPr>
      </w:pPr>
      <w:hyperlink w:anchor="_Toc89728353" w:history="1">
        <w:r w:rsidR="006C39CB" w:rsidRPr="00BB33E5">
          <w:rPr>
            <w:rStyle w:val="Hyperlink"/>
          </w:rPr>
          <w:t>1.1</w:t>
        </w:r>
        <w:r w:rsidR="006C39CB">
          <w:rPr>
            <w:rFonts w:asciiTheme="minorHAnsi" w:eastAsiaTheme="minorEastAsia" w:hAnsiTheme="minorHAnsi" w:cstheme="minorBidi"/>
            <w:b w:val="0"/>
            <w:bCs w:val="0"/>
            <w:sz w:val="22"/>
            <w:szCs w:val="22"/>
            <w:lang w:val="de-DE" w:eastAsia="de-DE"/>
          </w:rPr>
          <w:tab/>
        </w:r>
        <w:r w:rsidR="006C39CB" w:rsidRPr="00BB33E5">
          <w:rPr>
            <w:rStyle w:val="Hyperlink"/>
          </w:rPr>
          <w:t>Justificativa</w:t>
        </w:r>
        <w:r w:rsidR="006C39CB">
          <w:rPr>
            <w:webHidden/>
          </w:rPr>
          <w:tab/>
        </w:r>
        <w:r w:rsidR="006C39CB">
          <w:rPr>
            <w:webHidden/>
          </w:rPr>
          <w:fldChar w:fldCharType="begin"/>
        </w:r>
        <w:r w:rsidR="006C39CB">
          <w:rPr>
            <w:webHidden/>
          </w:rPr>
          <w:instrText xml:space="preserve"> PAGEREF _Toc89728353 \h </w:instrText>
        </w:r>
        <w:r w:rsidR="006C39CB">
          <w:rPr>
            <w:webHidden/>
          </w:rPr>
        </w:r>
        <w:r w:rsidR="006C39CB">
          <w:rPr>
            <w:webHidden/>
          </w:rPr>
          <w:fldChar w:fldCharType="separate"/>
        </w:r>
        <w:r w:rsidR="009636C1">
          <w:rPr>
            <w:webHidden/>
          </w:rPr>
          <w:t>16</w:t>
        </w:r>
        <w:r w:rsidR="006C39CB">
          <w:rPr>
            <w:webHidden/>
          </w:rPr>
          <w:fldChar w:fldCharType="end"/>
        </w:r>
      </w:hyperlink>
    </w:p>
    <w:p w14:paraId="52B8B051" w14:textId="16610851" w:rsidR="006C39CB" w:rsidRDefault="00F17D17">
      <w:pPr>
        <w:pStyle w:val="TOC2"/>
        <w:rPr>
          <w:rFonts w:asciiTheme="minorHAnsi" w:eastAsiaTheme="minorEastAsia" w:hAnsiTheme="minorHAnsi" w:cstheme="minorBidi"/>
          <w:b w:val="0"/>
          <w:bCs w:val="0"/>
          <w:sz w:val="22"/>
          <w:szCs w:val="22"/>
          <w:lang w:val="de-DE" w:eastAsia="de-DE"/>
        </w:rPr>
      </w:pPr>
      <w:hyperlink w:anchor="_Toc89728354" w:history="1">
        <w:r w:rsidR="006C39CB" w:rsidRPr="00BB33E5">
          <w:rPr>
            <w:rStyle w:val="Hyperlink"/>
          </w:rPr>
          <w:t>1.2</w:t>
        </w:r>
        <w:r w:rsidR="006C39CB">
          <w:rPr>
            <w:rFonts w:asciiTheme="minorHAnsi" w:eastAsiaTheme="minorEastAsia" w:hAnsiTheme="minorHAnsi" w:cstheme="minorBidi"/>
            <w:b w:val="0"/>
            <w:bCs w:val="0"/>
            <w:sz w:val="22"/>
            <w:szCs w:val="22"/>
            <w:lang w:val="de-DE" w:eastAsia="de-DE"/>
          </w:rPr>
          <w:tab/>
        </w:r>
        <w:r w:rsidR="006C39CB" w:rsidRPr="00BB33E5">
          <w:rPr>
            <w:rStyle w:val="Hyperlink"/>
          </w:rPr>
          <w:t>Objetivos</w:t>
        </w:r>
        <w:r w:rsidR="006C39CB">
          <w:rPr>
            <w:webHidden/>
          </w:rPr>
          <w:tab/>
        </w:r>
        <w:r w:rsidR="006C39CB">
          <w:rPr>
            <w:webHidden/>
          </w:rPr>
          <w:fldChar w:fldCharType="begin"/>
        </w:r>
        <w:r w:rsidR="006C39CB">
          <w:rPr>
            <w:webHidden/>
          </w:rPr>
          <w:instrText xml:space="preserve"> PAGEREF _Toc89728354 \h </w:instrText>
        </w:r>
        <w:r w:rsidR="006C39CB">
          <w:rPr>
            <w:webHidden/>
          </w:rPr>
        </w:r>
        <w:r w:rsidR="006C39CB">
          <w:rPr>
            <w:webHidden/>
          </w:rPr>
          <w:fldChar w:fldCharType="separate"/>
        </w:r>
        <w:r w:rsidR="009636C1">
          <w:rPr>
            <w:webHidden/>
          </w:rPr>
          <w:t>17</w:t>
        </w:r>
        <w:r w:rsidR="006C39CB">
          <w:rPr>
            <w:webHidden/>
          </w:rPr>
          <w:fldChar w:fldCharType="end"/>
        </w:r>
      </w:hyperlink>
    </w:p>
    <w:p w14:paraId="1250F476" w14:textId="51EAC040" w:rsidR="006C39CB" w:rsidRDefault="00F17D17">
      <w:pPr>
        <w:pStyle w:val="TOC3"/>
        <w:rPr>
          <w:rFonts w:asciiTheme="minorHAnsi" w:eastAsiaTheme="minorEastAsia" w:hAnsiTheme="minorHAnsi" w:cstheme="minorBidi"/>
          <w:noProof/>
          <w:sz w:val="22"/>
          <w:szCs w:val="22"/>
          <w:lang w:val="de-DE" w:eastAsia="de-DE"/>
        </w:rPr>
      </w:pPr>
      <w:hyperlink w:anchor="_Toc89728355" w:history="1">
        <w:r w:rsidR="006C39CB" w:rsidRPr="00BB33E5">
          <w:rPr>
            <w:rStyle w:val="Hyperlink"/>
            <w:noProof/>
          </w:rPr>
          <w:t>1.2.1</w:t>
        </w:r>
        <w:r w:rsidR="006C39CB">
          <w:rPr>
            <w:rFonts w:asciiTheme="minorHAnsi" w:eastAsiaTheme="minorEastAsia" w:hAnsiTheme="minorHAnsi" w:cstheme="minorBidi"/>
            <w:noProof/>
            <w:sz w:val="22"/>
            <w:szCs w:val="22"/>
            <w:lang w:val="de-DE" w:eastAsia="de-DE"/>
          </w:rPr>
          <w:tab/>
        </w:r>
        <w:r w:rsidR="006C39CB" w:rsidRPr="00BB33E5">
          <w:rPr>
            <w:rStyle w:val="Hyperlink"/>
            <w:noProof/>
          </w:rPr>
          <w:t>Objetivo geral</w:t>
        </w:r>
        <w:r w:rsidR="006C39CB">
          <w:rPr>
            <w:noProof/>
            <w:webHidden/>
          </w:rPr>
          <w:tab/>
        </w:r>
        <w:r w:rsidR="006C39CB">
          <w:rPr>
            <w:noProof/>
            <w:webHidden/>
          </w:rPr>
          <w:fldChar w:fldCharType="begin"/>
        </w:r>
        <w:r w:rsidR="006C39CB">
          <w:rPr>
            <w:noProof/>
            <w:webHidden/>
          </w:rPr>
          <w:instrText xml:space="preserve"> PAGEREF _Toc89728355 \h </w:instrText>
        </w:r>
        <w:r w:rsidR="006C39CB">
          <w:rPr>
            <w:noProof/>
            <w:webHidden/>
          </w:rPr>
        </w:r>
        <w:r w:rsidR="006C39CB">
          <w:rPr>
            <w:noProof/>
            <w:webHidden/>
          </w:rPr>
          <w:fldChar w:fldCharType="separate"/>
        </w:r>
        <w:r w:rsidR="009636C1">
          <w:rPr>
            <w:noProof/>
            <w:webHidden/>
          </w:rPr>
          <w:t>17</w:t>
        </w:r>
        <w:r w:rsidR="006C39CB">
          <w:rPr>
            <w:noProof/>
            <w:webHidden/>
          </w:rPr>
          <w:fldChar w:fldCharType="end"/>
        </w:r>
      </w:hyperlink>
    </w:p>
    <w:p w14:paraId="46BF0EF6" w14:textId="29921F92" w:rsidR="006C39CB" w:rsidRDefault="00F17D17">
      <w:pPr>
        <w:pStyle w:val="TOC3"/>
        <w:rPr>
          <w:rFonts w:asciiTheme="minorHAnsi" w:eastAsiaTheme="minorEastAsia" w:hAnsiTheme="minorHAnsi" w:cstheme="minorBidi"/>
          <w:noProof/>
          <w:sz w:val="22"/>
          <w:szCs w:val="22"/>
          <w:lang w:val="de-DE" w:eastAsia="de-DE"/>
        </w:rPr>
      </w:pPr>
      <w:hyperlink w:anchor="_Toc89728356" w:history="1">
        <w:r w:rsidR="006C39CB" w:rsidRPr="00BB33E5">
          <w:rPr>
            <w:rStyle w:val="Hyperlink"/>
            <w:noProof/>
          </w:rPr>
          <w:t>1.2.2</w:t>
        </w:r>
        <w:r w:rsidR="006C39CB">
          <w:rPr>
            <w:rFonts w:asciiTheme="minorHAnsi" w:eastAsiaTheme="minorEastAsia" w:hAnsiTheme="minorHAnsi" w:cstheme="minorBidi"/>
            <w:noProof/>
            <w:sz w:val="22"/>
            <w:szCs w:val="22"/>
            <w:lang w:val="de-DE" w:eastAsia="de-DE"/>
          </w:rPr>
          <w:tab/>
        </w:r>
        <w:r w:rsidR="006C39CB" w:rsidRPr="00BB33E5">
          <w:rPr>
            <w:rStyle w:val="Hyperlink"/>
            <w:noProof/>
          </w:rPr>
          <w:t>Objetivos específicos</w:t>
        </w:r>
        <w:r w:rsidR="006C39CB">
          <w:rPr>
            <w:noProof/>
            <w:webHidden/>
          </w:rPr>
          <w:tab/>
        </w:r>
        <w:r w:rsidR="006C39CB">
          <w:rPr>
            <w:noProof/>
            <w:webHidden/>
          </w:rPr>
          <w:fldChar w:fldCharType="begin"/>
        </w:r>
        <w:r w:rsidR="006C39CB">
          <w:rPr>
            <w:noProof/>
            <w:webHidden/>
          </w:rPr>
          <w:instrText xml:space="preserve"> PAGEREF _Toc89728356 \h </w:instrText>
        </w:r>
        <w:r w:rsidR="006C39CB">
          <w:rPr>
            <w:noProof/>
            <w:webHidden/>
          </w:rPr>
        </w:r>
        <w:r w:rsidR="006C39CB">
          <w:rPr>
            <w:noProof/>
            <w:webHidden/>
          </w:rPr>
          <w:fldChar w:fldCharType="separate"/>
        </w:r>
        <w:r w:rsidR="009636C1">
          <w:rPr>
            <w:noProof/>
            <w:webHidden/>
          </w:rPr>
          <w:t>17</w:t>
        </w:r>
        <w:r w:rsidR="006C39CB">
          <w:rPr>
            <w:noProof/>
            <w:webHidden/>
          </w:rPr>
          <w:fldChar w:fldCharType="end"/>
        </w:r>
      </w:hyperlink>
    </w:p>
    <w:p w14:paraId="2AADC0C5" w14:textId="4111746C" w:rsidR="006C39CB" w:rsidRDefault="00F17D17">
      <w:pPr>
        <w:pStyle w:val="TOC2"/>
        <w:rPr>
          <w:rFonts w:asciiTheme="minorHAnsi" w:eastAsiaTheme="minorEastAsia" w:hAnsiTheme="minorHAnsi" w:cstheme="minorBidi"/>
          <w:b w:val="0"/>
          <w:bCs w:val="0"/>
          <w:sz w:val="22"/>
          <w:szCs w:val="22"/>
          <w:lang w:val="de-DE" w:eastAsia="de-DE"/>
        </w:rPr>
      </w:pPr>
      <w:hyperlink w:anchor="_Toc89728357" w:history="1">
        <w:r w:rsidR="006C39CB" w:rsidRPr="00BB33E5">
          <w:rPr>
            <w:rStyle w:val="Hyperlink"/>
          </w:rPr>
          <w:t>1.3</w:t>
        </w:r>
        <w:r w:rsidR="006C39CB">
          <w:rPr>
            <w:rFonts w:asciiTheme="minorHAnsi" w:eastAsiaTheme="minorEastAsia" w:hAnsiTheme="minorHAnsi" w:cstheme="minorBidi"/>
            <w:b w:val="0"/>
            <w:bCs w:val="0"/>
            <w:sz w:val="22"/>
            <w:szCs w:val="22"/>
            <w:lang w:val="de-DE" w:eastAsia="de-DE"/>
          </w:rPr>
          <w:tab/>
        </w:r>
        <w:r w:rsidR="006C39CB" w:rsidRPr="00BB33E5">
          <w:rPr>
            <w:rStyle w:val="Hyperlink"/>
          </w:rPr>
          <w:t>Organização do trabalho</w:t>
        </w:r>
        <w:r w:rsidR="006C39CB">
          <w:rPr>
            <w:webHidden/>
          </w:rPr>
          <w:tab/>
        </w:r>
        <w:r w:rsidR="006C39CB">
          <w:rPr>
            <w:webHidden/>
          </w:rPr>
          <w:fldChar w:fldCharType="begin"/>
        </w:r>
        <w:r w:rsidR="006C39CB">
          <w:rPr>
            <w:webHidden/>
          </w:rPr>
          <w:instrText xml:space="preserve"> PAGEREF _Toc89728357 \h </w:instrText>
        </w:r>
        <w:r w:rsidR="006C39CB">
          <w:rPr>
            <w:webHidden/>
          </w:rPr>
        </w:r>
        <w:r w:rsidR="006C39CB">
          <w:rPr>
            <w:webHidden/>
          </w:rPr>
          <w:fldChar w:fldCharType="separate"/>
        </w:r>
        <w:r w:rsidR="009636C1">
          <w:rPr>
            <w:webHidden/>
          </w:rPr>
          <w:t>18</w:t>
        </w:r>
        <w:r w:rsidR="006C39CB">
          <w:rPr>
            <w:webHidden/>
          </w:rPr>
          <w:fldChar w:fldCharType="end"/>
        </w:r>
      </w:hyperlink>
    </w:p>
    <w:p w14:paraId="66C91164" w14:textId="4AAB93AB" w:rsidR="006C39CB" w:rsidRDefault="00F17D17">
      <w:pPr>
        <w:pStyle w:val="TOC1"/>
        <w:rPr>
          <w:rFonts w:asciiTheme="minorHAnsi" w:eastAsiaTheme="minorEastAsia" w:hAnsiTheme="minorHAnsi" w:cstheme="minorBidi"/>
          <w:b w:val="0"/>
          <w:caps w:val="0"/>
          <w:sz w:val="22"/>
          <w:szCs w:val="22"/>
          <w:lang w:val="de-DE" w:eastAsia="de-DE"/>
        </w:rPr>
      </w:pPr>
      <w:hyperlink w:anchor="_Toc89728358" w:history="1">
        <w:r w:rsidR="006C39CB" w:rsidRPr="00BB33E5">
          <w:rPr>
            <w:rStyle w:val="Hyperlink"/>
          </w:rPr>
          <w:t>2</w:t>
        </w:r>
        <w:r w:rsidR="006C39CB">
          <w:rPr>
            <w:rFonts w:asciiTheme="minorHAnsi" w:eastAsiaTheme="minorEastAsia" w:hAnsiTheme="minorHAnsi" w:cstheme="minorBidi"/>
            <w:b w:val="0"/>
            <w:caps w:val="0"/>
            <w:sz w:val="22"/>
            <w:szCs w:val="22"/>
            <w:lang w:val="de-DE" w:eastAsia="de-DE"/>
          </w:rPr>
          <w:tab/>
        </w:r>
        <w:r w:rsidR="006C39CB" w:rsidRPr="00BB33E5">
          <w:rPr>
            <w:rStyle w:val="Hyperlink"/>
          </w:rPr>
          <w:t>REFERENCIAL TEÓRICO</w:t>
        </w:r>
        <w:r w:rsidR="006C39CB">
          <w:rPr>
            <w:webHidden/>
          </w:rPr>
          <w:tab/>
        </w:r>
        <w:r w:rsidR="006C39CB">
          <w:rPr>
            <w:webHidden/>
          </w:rPr>
          <w:fldChar w:fldCharType="begin"/>
        </w:r>
        <w:r w:rsidR="006C39CB">
          <w:rPr>
            <w:webHidden/>
          </w:rPr>
          <w:instrText xml:space="preserve"> PAGEREF _Toc89728358 \h </w:instrText>
        </w:r>
        <w:r w:rsidR="006C39CB">
          <w:rPr>
            <w:webHidden/>
          </w:rPr>
        </w:r>
        <w:r w:rsidR="006C39CB">
          <w:rPr>
            <w:webHidden/>
          </w:rPr>
          <w:fldChar w:fldCharType="separate"/>
        </w:r>
        <w:r w:rsidR="009636C1">
          <w:rPr>
            <w:webHidden/>
          </w:rPr>
          <w:t>19</w:t>
        </w:r>
        <w:r w:rsidR="006C39CB">
          <w:rPr>
            <w:webHidden/>
          </w:rPr>
          <w:fldChar w:fldCharType="end"/>
        </w:r>
      </w:hyperlink>
    </w:p>
    <w:p w14:paraId="4AAD22A3" w14:textId="26147DEA" w:rsidR="006C39CB" w:rsidRDefault="00F17D17">
      <w:pPr>
        <w:pStyle w:val="TOC2"/>
        <w:rPr>
          <w:rFonts w:asciiTheme="minorHAnsi" w:eastAsiaTheme="minorEastAsia" w:hAnsiTheme="minorHAnsi" w:cstheme="minorBidi"/>
          <w:b w:val="0"/>
          <w:bCs w:val="0"/>
          <w:sz w:val="22"/>
          <w:szCs w:val="22"/>
          <w:lang w:val="de-DE" w:eastAsia="de-DE"/>
        </w:rPr>
      </w:pPr>
      <w:hyperlink w:anchor="_Toc89728359" w:history="1">
        <w:r w:rsidR="006C39CB" w:rsidRPr="00BB33E5">
          <w:rPr>
            <w:rStyle w:val="Hyperlink"/>
          </w:rPr>
          <w:t>2.1</w:t>
        </w:r>
        <w:r w:rsidR="006C39CB">
          <w:rPr>
            <w:rFonts w:asciiTheme="minorHAnsi" w:eastAsiaTheme="minorEastAsia" w:hAnsiTheme="minorHAnsi" w:cstheme="minorBidi"/>
            <w:b w:val="0"/>
            <w:bCs w:val="0"/>
            <w:sz w:val="22"/>
            <w:szCs w:val="22"/>
            <w:lang w:val="de-DE" w:eastAsia="de-DE"/>
          </w:rPr>
          <w:tab/>
        </w:r>
        <w:r w:rsidR="006C39CB" w:rsidRPr="00BB33E5">
          <w:rPr>
            <w:rStyle w:val="Hyperlink"/>
          </w:rPr>
          <w:t>Importância da adoção de geração fotovoltaica</w:t>
        </w:r>
        <w:r w:rsidR="006C39CB">
          <w:rPr>
            <w:webHidden/>
          </w:rPr>
          <w:tab/>
        </w:r>
        <w:r w:rsidR="006C39CB">
          <w:rPr>
            <w:webHidden/>
          </w:rPr>
          <w:fldChar w:fldCharType="begin"/>
        </w:r>
        <w:r w:rsidR="006C39CB">
          <w:rPr>
            <w:webHidden/>
          </w:rPr>
          <w:instrText xml:space="preserve"> PAGEREF _Toc89728359 \h </w:instrText>
        </w:r>
        <w:r w:rsidR="006C39CB">
          <w:rPr>
            <w:webHidden/>
          </w:rPr>
        </w:r>
        <w:r w:rsidR="006C39CB">
          <w:rPr>
            <w:webHidden/>
          </w:rPr>
          <w:fldChar w:fldCharType="separate"/>
        </w:r>
        <w:r w:rsidR="009636C1">
          <w:rPr>
            <w:webHidden/>
          </w:rPr>
          <w:t>19</w:t>
        </w:r>
        <w:r w:rsidR="006C39CB">
          <w:rPr>
            <w:webHidden/>
          </w:rPr>
          <w:fldChar w:fldCharType="end"/>
        </w:r>
      </w:hyperlink>
    </w:p>
    <w:p w14:paraId="6F16A3F9" w14:textId="5DE7C916" w:rsidR="006C39CB" w:rsidRDefault="00F17D17">
      <w:pPr>
        <w:pStyle w:val="TOC2"/>
        <w:rPr>
          <w:rFonts w:asciiTheme="minorHAnsi" w:eastAsiaTheme="minorEastAsia" w:hAnsiTheme="minorHAnsi" w:cstheme="minorBidi"/>
          <w:b w:val="0"/>
          <w:bCs w:val="0"/>
          <w:sz w:val="22"/>
          <w:szCs w:val="22"/>
          <w:lang w:val="de-DE" w:eastAsia="de-DE"/>
        </w:rPr>
      </w:pPr>
      <w:hyperlink w:anchor="_Toc89728360" w:history="1">
        <w:r w:rsidR="006C39CB" w:rsidRPr="00BB33E5">
          <w:rPr>
            <w:rStyle w:val="Hyperlink"/>
          </w:rPr>
          <w:t>2.2</w:t>
        </w:r>
        <w:r w:rsidR="006C39CB">
          <w:rPr>
            <w:rFonts w:asciiTheme="minorHAnsi" w:eastAsiaTheme="minorEastAsia" w:hAnsiTheme="minorHAnsi" w:cstheme="minorBidi"/>
            <w:b w:val="0"/>
            <w:bCs w:val="0"/>
            <w:sz w:val="22"/>
            <w:szCs w:val="22"/>
            <w:lang w:val="de-DE" w:eastAsia="de-DE"/>
          </w:rPr>
          <w:tab/>
        </w:r>
        <w:r w:rsidR="006C39CB" w:rsidRPr="00BB33E5">
          <w:rPr>
            <w:rStyle w:val="Hyperlink"/>
          </w:rPr>
          <w:t>Deposição de material particulado</w:t>
        </w:r>
        <w:r w:rsidR="006C39CB">
          <w:rPr>
            <w:webHidden/>
          </w:rPr>
          <w:tab/>
        </w:r>
        <w:r w:rsidR="006C39CB">
          <w:rPr>
            <w:webHidden/>
          </w:rPr>
          <w:fldChar w:fldCharType="begin"/>
        </w:r>
        <w:r w:rsidR="006C39CB">
          <w:rPr>
            <w:webHidden/>
          </w:rPr>
          <w:instrText xml:space="preserve"> PAGEREF _Toc89728360 \h </w:instrText>
        </w:r>
        <w:r w:rsidR="006C39CB">
          <w:rPr>
            <w:webHidden/>
          </w:rPr>
        </w:r>
        <w:r w:rsidR="006C39CB">
          <w:rPr>
            <w:webHidden/>
          </w:rPr>
          <w:fldChar w:fldCharType="separate"/>
        </w:r>
        <w:r w:rsidR="009636C1">
          <w:rPr>
            <w:webHidden/>
          </w:rPr>
          <w:t>23</w:t>
        </w:r>
        <w:r w:rsidR="006C39CB">
          <w:rPr>
            <w:webHidden/>
          </w:rPr>
          <w:fldChar w:fldCharType="end"/>
        </w:r>
      </w:hyperlink>
    </w:p>
    <w:p w14:paraId="529D82B7" w14:textId="2803B261" w:rsidR="006C39CB" w:rsidRDefault="00F17D17">
      <w:pPr>
        <w:pStyle w:val="TOC2"/>
        <w:rPr>
          <w:rFonts w:asciiTheme="minorHAnsi" w:eastAsiaTheme="minorEastAsia" w:hAnsiTheme="minorHAnsi" w:cstheme="minorBidi"/>
          <w:b w:val="0"/>
          <w:bCs w:val="0"/>
          <w:sz w:val="22"/>
          <w:szCs w:val="22"/>
          <w:lang w:val="de-DE" w:eastAsia="de-DE"/>
        </w:rPr>
      </w:pPr>
      <w:hyperlink w:anchor="_Toc89728361" w:history="1">
        <w:r w:rsidR="006C39CB" w:rsidRPr="00BB33E5">
          <w:rPr>
            <w:rStyle w:val="Hyperlink"/>
          </w:rPr>
          <w:t>2.3</w:t>
        </w:r>
        <w:r w:rsidR="006C39CB">
          <w:rPr>
            <w:rFonts w:asciiTheme="minorHAnsi" w:eastAsiaTheme="minorEastAsia" w:hAnsiTheme="minorHAnsi" w:cstheme="minorBidi"/>
            <w:b w:val="0"/>
            <w:bCs w:val="0"/>
            <w:sz w:val="22"/>
            <w:szCs w:val="22"/>
            <w:lang w:val="de-DE" w:eastAsia="de-DE"/>
          </w:rPr>
          <w:tab/>
        </w:r>
        <w:r w:rsidR="006C39CB" w:rsidRPr="00BB33E5">
          <w:rPr>
            <w:rStyle w:val="Hyperlink"/>
          </w:rPr>
          <w:t>Limpeza em usinas fotovoltaicas</w:t>
        </w:r>
        <w:r w:rsidR="006C39CB">
          <w:rPr>
            <w:webHidden/>
          </w:rPr>
          <w:tab/>
        </w:r>
        <w:r w:rsidR="006C39CB">
          <w:rPr>
            <w:webHidden/>
          </w:rPr>
          <w:fldChar w:fldCharType="begin"/>
        </w:r>
        <w:r w:rsidR="006C39CB">
          <w:rPr>
            <w:webHidden/>
          </w:rPr>
          <w:instrText xml:space="preserve"> PAGEREF _Toc89728361 \h </w:instrText>
        </w:r>
        <w:r w:rsidR="006C39CB">
          <w:rPr>
            <w:webHidden/>
          </w:rPr>
        </w:r>
        <w:r w:rsidR="006C39CB">
          <w:rPr>
            <w:webHidden/>
          </w:rPr>
          <w:fldChar w:fldCharType="separate"/>
        </w:r>
        <w:r w:rsidR="009636C1">
          <w:rPr>
            <w:webHidden/>
          </w:rPr>
          <w:t>24</w:t>
        </w:r>
        <w:r w:rsidR="006C39CB">
          <w:rPr>
            <w:webHidden/>
          </w:rPr>
          <w:fldChar w:fldCharType="end"/>
        </w:r>
      </w:hyperlink>
    </w:p>
    <w:p w14:paraId="7FAC78AC" w14:textId="74EC2DA1" w:rsidR="006C39CB" w:rsidRDefault="00F17D17">
      <w:pPr>
        <w:pStyle w:val="TOC2"/>
        <w:rPr>
          <w:rFonts w:asciiTheme="minorHAnsi" w:eastAsiaTheme="minorEastAsia" w:hAnsiTheme="minorHAnsi" w:cstheme="minorBidi"/>
          <w:b w:val="0"/>
          <w:bCs w:val="0"/>
          <w:sz w:val="22"/>
          <w:szCs w:val="22"/>
          <w:lang w:val="de-DE" w:eastAsia="de-DE"/>
        </w:rPr>
      </w:pPr>
      <w:hyperlink w:anchor="_Toc89728362" w:history="1">
        <w:r w:rsidR="006C39CB" w:rsidRPr="00BB33E5">
          <w:rPr>
            <w:rStyle w:val="Hyperlink"/>
          </w:rPr>
          <w:t>2.4</w:t>
        </w:r>
        <w:r w:rsidR="006C39CB">
          <w:rPr>
            <w:rFonts w:asciiTheme="minorHAnsi" w:eastAsiaTheme="minorEastAsia" w:hAnsiTheme="minorHAnsi" w:cstheme="minorBidi"/>
            <w:b w:val="0"/>
            <w:bCs w:val="0"/>
            <w:sz w:val="22"/>
            <w:szCs w:val="22"/>
            <w:lang w:val="de-DE" w:eastAsia="de-DE"/>
          </w:rPr>
          <w:tab/>
        </w:r>
        <w:r w:rsidR="006C39CB" w:rsidRPr="00BB33E5">
          <w:rPr>
            <w:rStyle w:val="Hyperlink"/>
          </w:rPr>
          <w:t>Índices de desempenho</w:t>
        </w:r>
        <w:r w:rsidR="006C39CB">
          <w:rPr>
            <w:webHidden/>
          </w:rPr>
          <w:tab/>
        </w:r>
        <w:r w:rsidR="006C39CB">
          <w:rPr>
            <w:webHidden/>
          </w:rPr>
          <w:fldChar w:fldCharType="begin"/>
        </w:r>
        <w:r w:rsidR="006C39CB">
          <w:rPr>
            <w:webHidden/>
          </w:rPr>
          <w:instrText xml:space="preserve"> PAGEREF _Toc89728362 \h </w:instrText>
        </w:r>
        <w:r w:rsidR="006C39CB">
          <w:rPr>
            <w:webHidden/>
          </w:rPr>
        </w:r>
        <w:r w:rsidR="006C39CB">
          <w:rPr>
            <w:webHidden/>
          </w:rPr>
          <w:fldChar w:fldCharType="separate"/>
        </w:r>
        <w:r w:rsidR="009636C1">
          <w:rPr>
            <w:webHidden/>
          </w:rPr>
          <w:t>25</w:t>
        </w:r>
        <w:r w:rsidR="006C39CB">
          <w:rPr>
            <w:webHidden/>
          </w:rPr>
          <w:fldChar w:fldCharType="end"/>
        </w:r>
      </w:hyperlink>
    </w:p>
    <w:p w14:paraId="169E68A8" w14:textId="35F5A51A" w:rsidR="006C39CB" w:rsidRDefault="00F17D17">
      <w:pPr>
        <w:pStyle w:val="TOC3"/>
        <w:rPr>
          <w:rFonts w:asciiTheme="minorHAnsi" w:eastAsiaTheme="minorEastAsia" w:hAnsiTheme="minorHAnsi" w:cstheme="minorBidi"/>
          <w:noProof/>
          <w:sz w:val="22"/>
          <w:szCs w:val="22"/>
          <w:lang w:val="de-DE" w:eastAsia="de-DE"/>
        </w:rPr>
      </w:pPr>
      <w:hyperlink w:anchor="_Toc89728363" w:history="1">
        <w:r w:rsidR="006C39CB" w:rsidRPr="00BB33E5">
          <w:rPr>
            <w:rStyle w:val="Hyperlink"/>
            <w:noProof/>
          </w:rPr>
          <w:t>2.4.1</w:t>
        </w:r>
        <w:r w:rsidR="006C39CB">
          <w:rPr>
            <w:rFonts w:asciiTheme="minorHAnsi" w:eastAsiaTheme="minorEastAsia" w:hAnsiTheme="minorHAnsi" w:cstheme="minorBidi"/>
            <w:noProof/>
            <w:sz w:val="22"/>
            <w:szCs w:val="22"/>
            <w:lang w:val="de-DE" w:eastAsia="de-DE"/>
          </w:rPr>
          <w:tab/>
        </w:r>
        <w:r w:rsidR="006C39CB" w:rsidRPr="00BB33E5">
          <w:rPr>
            <w:rStyle w:val="Hyperlink"/>
            <w:noProof/>
          </w:rPr>
          <w:t>Fator de desempenho</w:t>
        </w:r>
        <w:r w:rsidR="006C39CB">
          <w:rPr>
            <w:noProof/>
            <w:webHidden/>
          </w:rPr>
          <w:tab/>
        </w:r>
        <w:r w:rsidR="006C39CB">
          <w:rPr>
            <w:noProof/>
            <w:webHidden/>
          </w:rPr>
          <w:fldChar w:fldCharType="begin"/>
        </w:r>
        <w:r w:rsidR="006C39CB">
          <w:rPr>
            <w:noProof/>
            <w:webHidden/>
          </w:rPr>
          <w:instrText xml:space="preserve"> PAGEREF _Toc89728363 \h </w:instrText>
        </w:r>
        <w:r w:rsidR="006C39CB">
          <w:rPr>
            <w:noProof/>
            <w:webHidden/>
          </w:rPr>
        </w:r>
        <w:r w:rsidR="006C39CB">
          <w:rPr>
            <w:noProof/>
            <w:webHidden/>
          </w:rPr>
          <w:fldChar w:fldCharType="separate"/>
        </w:r>
        <w:r w:rsidR="009636C1">
          <w:rPr>
            <w:noProof/>
            <w:webHidden/>
          </w:rPr>
          <w:t>26</w:t>
        </w:r>
        <w:r w:rsidR="006C39CB">
          <w:rPr>
            <w:noProof/>
            <w:webHidden/>
          </w:rPr>
          <w:fldChar w:fldCharType="end"/>
        </w:r>
      </w:hyperlink>
    </w:p>
    <w:p w14:paraId="5621A668" w14:textId="4114083C" w:rsidR="006C39CB" w:rsidRDefault="00F17D17">
      <w:pPr>
        <w:pStyle w:val="TOC3"/>
        <w:rPr>
          <w:rFonts w:asciiTheme="minorHAnsi" w:eastAsiaTheme="minorEastAsia" w:hAnsiTheme="minorHAnsi" w:cstheme="minorBidi"/>
          <w:noProof/>
          <w:sz w:val="22"/>
          <w:szCs w:val="22"/>
          <w:lang w:val="de-DE" w:eastAsia="de-DE"/>
        </w:rPr>
      </w:pPr>
      <w:hyperlink w:anchor="_Toc89728364" w:history="1">
        <w:r w:rsidR="006C39CB" w:rsidRPr="00BB33E5">
          <w:rPr>
            <w:rStyle w:val="Hyperlink"/>
            <w:noProof/>
          </w:rPr>
          <w:t>2.4.2</w:t>
        </w:r>
        <w:r w:rsidR="006C39CB">
          <w:rPr>
            <w:rFonts w:asciiTheme="minorHAnsi" w:eastAsiaTheme="minorEastAsia" w:hAnsiTheme="minorHAnsi" w:cstheme="minorBidi"/>
            <w:noProof/>
            <w:sz w:val="22"/>
            <w:szCs w:val="22"/>
            <w:lang w:val="de-DE" w:eastAsia="de-DE"/>
          </w:rPr>
          <w:tab/>
        </w:r>
        <w:r w:rsidR="006C39CB" w:rsidRPr="00BB33E5">
          <w:rPr>
            <w:rStyle w:val="Hyperlink"/>
            <w:noProof/>
          </w:rPr>
          <w:t>Diferença de desempenho</w:t>
        </w:r>
        <w:r w:rsidR="006C39CB">
          <w:rPr>
            <w:noProof/>
            <w:webHidden/>
          </w:rPr>
          <w:tab/>
        </w:r>
        <w:r w:rsidR="006C39CB">
          <w:rPr>
            <w:noProof/>
            <w:webHidden/>
          </w:rPr>
          <w:fldChar w:fldCharType="begin"/>
        </w:r>
        <w:r w:rsidR="006C39CB">
          <w:rPr>
            <w:noProof/>
            <w:webHidden/>
          </w:rPr>
          <w:instrText xml:space="preserve"> PAGEREF _Toc89728364 \h </w:instrText>
        </w:r>
        <w:r w:rsidR="006C39CB">
          <w:rPr>
            <w:noProof/>
            <w:webHidden/>
          </w:rPr>
        </w:r>
        <w:r w:rsidR="006C39CB">
          <w:rPr>
            <w:noProof/>
            <w:webHidden/>
          </w:rPr>
          <w:fldChar w:fldCharType="separate"/>
        </w:r>
        <w:r w:rsidR="009636C1">
          <w:rPr>
            <w:noProof/>
            <w:webHidden/>
          </w:rPr>
          <w:t>26</w:t>
        </w:r>
        <w:r w:rsidR="006C39CB">
          <w:rPr>
            <w:noProof/>
            <w:webHidden/>
          </w:rPr>
          <w:fldChar w:fldCharType="end"/>
        </w:r>
      </w:hyperlink>
    </w:p>
    <w:p w14:paraId="63F9D885" w14:textId="08FFD4A5" w:rsidR="006C39CB" w:rsidRDefault="00F17D17">
      <w:pPr>
        <w:pStyle w:val="TOC2"/>
        <w:rPr>
          <w:rFonts w:asciiTheme="minorHAnsi" w:eastAsiaTheme="minorEastAsia" w:hAnsiTheme="minorHAnsi" w:cstheme="minorBidi"/>
          <w:b w:val="0"/>
          <w:bCs w:val="0"/>
          <w:sz w:val="22"/>
          <w:szCs w:val="22"/>
          <w:lang w:val="de-DE" w:eastAsia="de-DE"/>
        </w:rPr>
      </w:pPr>
      <w:hyperlink w:anchor="_Toc89728365" w:history="1">
        <w:r w:rsidR="006C39CB" w:rsidRPr="00BB33E5">
          <w:rPr>
            <w:rStyle w:val="Hyperlink"/>
          </w:rPr>
          <w:t>2.5</w:t>
        </w:r>
        <w:r w:rsidR="006C39CB">
          <w:rPr>
            <w:rFonts w:asciiTheme="minorHAnsi" w:eastAsiaTheme="minorEastAsia" w:hAnsiTheme="minorHAnsi" w:cstheme="minorBidi"/>
            <w:b w:val="0"/>
            <w:bCs w:val="0"/>
            <w:sz w:val="22"/>
            <w:szCs w:val="22"/>
            <w:lang w:val="de-DE" w:eastAsia="de-DE"/>
          </w:rPr>
          <w:tab/>
        </w:r>
        <w:r w:rsidR="006C39CB" w:rsidRPr="00BB33E5">
          <w:rPr>
            <w:rStyle w:val="Hyperlink"/>
          </w:rPr>
          <w:t>Ferramentas estatísticas</w:t>
        </w:r>
        <w:r w:rsidR="006C39CB">
          <w:rPr>
            <w:webHidden/>
          </w:rPr>
          <w:tab/>
        </w:r>
        <w:r w:rsidR="006C39CB">
          <w:rPr>
            <w:webHidden/>
          </w:rPr>
          <w:fldChar w:fldCharType="begin"/>
        </w:r>
        <w:r w:rsidR="006C39CB">
          <w:rPr>
            <w:webHidden/>
          </w:rPr>
          <w:instrText xml:space="preserve"> PAGEREF _Toc89728365 \h </w:instrText>
        </w:r>
        <w:r w:rsidR="006C39CB">
          <w:rPr>
            <w:webHidden/>
          </w:rPr>
        </w:r>
        <w:r w:rsidR="006C39CB">
          <w:rPr>
            <w:webHidden/>
          </w:rPr>
          <w:fldChar w:fldCharType="separate"/>
        </w:r>
        <w:r w:rsidR="009636C1">
          <w:rPr>
            <w:webHidden/>
          </w:rPr>
          <w:t>27</w:t>
        </w:r>
        <w:r w:rsidR="006C39CB">
          <w:rPr>
            <w:webHidden/>
          </w:rPr>
          <w:fldChar w:fldCharType="end"/>
        </w:r>
      </w:hyperlink>
    </w:p>
    <w:p w14:paraId="02F44002" w14:textId="1FC3E463" w:rsidR="006C39CB" w:rsidRDefault="00F17D17">
      <w:pPr>
        <w:pStyle w:val="TOC3"/>
        <w:rPr>
          <w:rFonts w:asciiTheme="minorHAnsi" w:eastAsiaTheme="minorEastAsia" w:hAnsiTheme="minorHAnsi" w:cstheme="minorBidi"/>
          <w:noProof/>
          <w:sz w:val="22"/>
          <w:szCs w:val="22"/>
          <w:lang w:val="de-DE" w:eastAsia="de-DE"/>
        </w:rPr>
      </w:pPr>
      <w:hyperlink w:anchor="_Toc89728366" w:history="1">
        <w:r w:rsidR="006C39CB" w:rsidRPr="00BB33E5">
          <w:rPr>
            <w:rStyle w:val="Hyperlink"/>
            <w:noProof/>
          </w:rPr>
          <w:t>2.5.1</w:t>
        </w:r>
        <w:r w:rsidR="006C39CB">
          <w:rPr>
            <w:rFonts w:asciiTheme="minorHAnsi" w:eastAsiaTheme="minorEastAsia" w:hAnsiTheme="minorHAnsi" w:cstheme="minorBidi"/>
            <w:noProof/>
            <w:sz w:val="22"/>
            <w:szCs w:val="22"/>
            <w:lang w:val="de-DE" w:eastAsia="de-DE"/>
          </w:rPr>
          <w:tab/>
        </w:r>
        <w:r w:rsidR="006C39CB" w:rsidRPr="00BB33E5">
          <w:rPr>
            <w:rStyle w:val="Hyperlink"/>
            <w:noProof/>
          </w:rPr>
          <w:t xml:space="preserve">Filtro utilizando limites de </w:t>
        </w:r>
        <w:r w:rsidR="006C39CB" w:rsidRPr="00BB33E5">
          <w:rPr>
            <w:rStyle w:val="Hyperlink"/>
            <w:i/>
            <w:iCs/>
            <w:noProof/>
          </w:rPr>
          <w:t>box plot</w:t>
        </w:r>
        <w:r w:rsidR="006C39CB">
          <w:rPr>
            <w:noProof/>
            <w:webHidden/>
          </w:rPr>
          <w:tab/>
        </w:r>
        <w:r w:rsidR="006C39CB">
          <w:rPr>
            <w:noProof/>
            <w:webHidden/>
          </w:rPr>
          <w:fldChar w:fldCharType="begin"/>
        </w:r>
        <w:r w:rsidR="006C39CB">
          <w:rPr>
            <w:noProof/>
            <w:webHidden/>
          </w:rPr>
          <w:instrText xml:space="preserve"> PAGEREF _Toc89728366 \h </w:instrText>
        </w:r>
        <w:r w:rsidR="006C39CB">
          <w:rPr>
            <w:noProof/>
            <w:webHidden/>
          </w:rPr>
        </w:r>
        <w:r w:rsidR="006C39CB">
          <w:rPr>
            <w:noProof/>
            <w:webHidden/>
          </w:rPr>
          <w:fldChar w:fldCharType="separate"/>
        </w:r>
        <w:r w:rsidR="009636C1">
          <w:rPr>
            <w:noProof/>
            <w:webHidden/>
          </w:rPr>
          <w:t>27</w:t>
        </w:r>
        <w:r w:rsidR="006C39CB">
          <w:rPr>
            <w:noProof/>
            <w:webHidden/>
          </w:rPr>
          <w:fldChar w:fldCharType="end"/>
        </w:r>
      </w:hyperlink>
    </w:p>
    <w:p w14:paraId="6F485076" w14:textId="36432D79" w:rsidR="006C39CB" w:rsidRDefault="00F17D17">
      <w:pPr>
        <w:pStyle w:val="TOC3"/>
        <w:rPr>
          <w:rFonts w:asciiTheme="minorHAnsi" w:eastAsiaTheme="minorEastAsia" w:hAnsiTheme="minorHAnsi" w:cstheme="minorBidi"/>
          <w:noProof/>
          <w:sz w:val="22"/>
          <w:szCs w:val="22"/>
          <w:lang w:val="de-DE" w:eastAsia="de-DE"/>
        </w:rPr>
      </w:pPr>
      <w:hyperlink w:anchor="_Toc89728367" w:history="1">
        <w:r w:rsidR="006C39CB" w:rsidRPr="00BB33E5">
          <w:rPr>
            <w:rStyle w:val="Hyperlink"/>
            <w:noProof/>
          </w:rPr>
          <w:t>2.5.2</w:t>
        </w:r>
        <w:r w:rsidR="006C39CB">
          <w:rPr>
            <w:rFonts w:asciiTheme="minorHAnsi" w:eastAsiaTheme="minorEastAsia" w:hAnsiTheme="minorHAnsi" w:cstheme="minorBidi"/>
            <w:noProof/>
            <w:sz w:val="22"/>
            <w:szCs w:val="22"/>
            <w:lang w:val="de-DE" w:eastAsia="de-DE"/>
          </w:rPr>
          <w:tab/>
        </w:r>
        <w:r w:rsidR="006C39CB" w:rsidRPr="00BB33E5">
          <w:rPr>
            <w:rStyle w:val="Hyperlink"/>
            <w:noProof/>
          </w:rPr>
          <w:t>Significância estatística</w:t>
        </w:r>
        <w:r w:rsidR="006C39CB">
          <w:rPr>
            <w:noProof/>
            <w:webHidden/>
          </w:rPr>
          <w:tab/>
        </w:r>
        <w:r w:rsidR="006C39CB">
          <w:rPr>
            <w:noProof/>
            <w:webHidden/>
          </w:rPr>
          <w:fldChar w:fldCharType="begin"/>
        </w:r>
        <w:r w:rsidR="006C39CB">
          <w:rPr>
            <w:noProof/>
            <w:webHidden/>
          </w:rPr>
          <w:instrText xml:space="preserve"> PAGEREF _Toc89728367 \h </w:instrText>
        </w:r>
        <w:r w:rsidR="006C39CB">
          <w:rPr>
            <w:noProof/>
            <w:webHidden/>
          </w:rPr>
        </w:r>
        <w:r w:rsidR="006C39CB">
          <w:rPr>
            <w:noProof/>
            <w:webHidden/>
          </w:rPr>
          <w:fldChar w:fldCharType="separate"/>
        </w:r>
        <w:r w:rsidR="009636C1">
          <w:rPr>
            <w:noProof/>
            <w:webHidden/>
          </w:rPr>
          <w:t>29</w:t>
        </w:r>
        <w:r w:rsidR="006C39CB">
          <w:rPr>
            <w:noProof/>
            <w:webHidden/>
          </w:rPr>
          <w:fldChar w:fldCharType="end"/>
        </w:r>
      </w:hyperlink>
    </w:p>
    <w:p w14:paraId="4443A080" w14:textId="553E40ED" w:rsidR="006C39CB" w:rsidRDefault="00F17D17">
      <w:pPr>
        <w:pStyle w:val="TOC3"/>
        <w:rPr>
          <w:rFonts w:asciiTheme="minorHAnsi" w:eastAsiaTheme="minorEastAsia" w:hAnsiTheme="minorHAnsi" w:cstheme="minorBidi"/>
          <w:noProof/>
          <w:sz w:val="22"/>
          <w:szCs w:val="22"/>
          <w:lang w:val="de-DE" w:eastAsia="de-DE"/>
        </w:rPr>
      </w:pPr>
      <w:hyperlink w:anchor="_Toc89728368" w:history="1">
        <w:r w:rsidR="006C39CB" w:rsidRPr="00BB33E5">
          <w:rPr>
            <w:rStyle w:val="Hyperlink"/>
            <w:noProof/>
            <w:lang w:val="en-US"/>
          </w:rPr>
          <w:t>2.5.3</w:t>
        </w:r>
        <w:r w:rsidR="006C39CB">
          <w:rPr>
            <w:rFonts w:asciiTheme="minorHAnsi" w:eastAsiaTheme="minorEastAsia" w:hAnsiTheme="minorHAnsi" w:cstheme="minorBidi"/>
            <w:noProof/>
            <w:sz w:val="22"/>
            <w:szCs w:val="22"/>
            <w:lang w:val="de-DE" w:eastAsia="de-DE"/>
          </w:rPr>
          <w:tab/>
        </w:r>
        <w:r w:rsidR="006C39CB" w:rsidRPr="00BB33E5">
          <w:rPr>
            <w:rStyle w:val="Hyperlink"/>
            <w:noProof/>
            <w:lang w:val="en-US"/>
          </w:rPr>
          <w:t>Análise de variância (ANOVA)</w:t>
        </w:r>
        <w:r w:rsidR="006C39CB">
          <w:rPr>
            <w:noProof/>
            <w:webHidden/>
          </w:rPr>
          <w:tab/>
        </w:r>
        <w:r w:rsidR="006C39CB">
          <w:rPr>
            <w:noProof/>
            <w:webHidden/>
          </w:rPr>
          <w:fldChar w:fldCharType="begin"/>
        </w:r>
        <w:r w:rsidR="006C39CB">
          <w:rPr>
            <w:noProof/>
            <w:webHidden/>
          </w:rPr>
          <w:instrText xml:space="preserve"> PAGEREF _Toc89728368 \h </w:instrText>
        </w:r>
        <w:r w:rsidR="006C39CB">
          <w:rPr>
            <w:noProof/>
            <w:webHidden/>
          </w:rPr>
        </w:r>
        <w:r w:rsidR="006C39CB">
          <w:rPr>
            <w:noProof/>
            <w:webHidden/>
          </w:rPr>
          <w:fldChar w:fldCharType="separate"/>
        </w:r>
        <w:r w:rsidR="009636C1">
          <w:rPr>
            <w:noProof/>
            <w:webHidden/>
          </w:rPr>
          <w:t>35</w:t>
        </w:r>
        <w:r w:rsidR="006C39CB">
          <w:rPr>
            <w:noProof/>
            <w:webHidden/>
          </w:rPr>
          <w:fldChar w:fldCharType="end"/>
        </w:r>
      </w:hyperlink>
    </w:p>
    <w:p w14:paraId="717132FA" w14:textId="4E62DE55" w:rsidR="006C39CB" w:rsidRDefault="00F17D17">
      <w:pPr>
        <w:pStyle w:val="TOC3"/>
        <w:rPr>
          <w:rFonts w:asciiTheme="minorHAnsi" w:eastAsiaTheme="minorEastAsia" w:hAnsiTheme="minorHAnsi" w:cstheme="minorBidi"/>
          <w:noProof/>
          <w:sz w:val="22"/>
          <w:szCs w:val="22"/>
          <w:lang w:val="de-DE" w:eastAsia="de-DE"/>
        </w:rPr>
      </w:pPr>
      <w:hyperlink w:anchor="_Toc89728369" w:history="1">
        <w:r w:rsidR="006C39CB" w:rsidRPr="00BB33E5">
          <w:rPr>
            <w:rStyle w:val="Hyperlink"/>
            <w:noProof/>
            <w:lang w:val="en-US"/>
          </w:rPr>
          <w:t>2.5.4</w:t>
        </w:r>
        <w:r w:rsidR="006C39CB">
          <w:rPr>
            <w:rFonts w:asciiTheme="minorHAnsi" w:eastAsiaTheme="minorEastAsia" w:hAnsiTheme="minorHAnsi" w:cstheme="minorBidi"/>
            <w:noProof/>
            <w:sz w:val="22"/>
            <w:szCs w:val="22"/>
            <w:lang w:val="de-DE" w:eastAsia="de-DE"/>
          </w:rPr>
          <w:tab/>
        </w:r>
        <w:r w:rsidR="006C39CB" w:rsidRPr="00BB33E5">
          <w:rPr>
            <w:rStyle w:val="Hyperlink"/>
            <w:noProof/>
            <w:lang w:val="en-US"/>
          </w:rPr>
          <w:t>Teste de Student (teste-t)</w:t>
        </w:r>
        <w:r w:rsidR="006C39CB">
          <w:rPr>
            <w:noProof/>
            <w:webHidden/>
          </w:rPr>
          <w:tab/>
        </w:r>
        <w:r w:rsidR="006C39CB">
          <w:rPr>
            <w:noProof/>
            <w:webHidden/>
          </w:rPr>
          <w:fldChar w:fldCharType="begin"/>
        </w:r>
        <w:r w:rsidR="006C39CB">
          <w:rPr>
            <w:noProof/>
            <w:webHidden/>
          </w:rPr>
          <w:instrText xml:space="preserve"> PAGEREF _Toc89728369 \h </w:instrText>
        </w:r>
        <w:r w:rsidR="006C39CB">
          <w:rPr>
            <w:noProof/>
            <w:webHidden/>
          </w:rPr>
        </w:r>
        <w:r w:rsidR="006C39CB">
          <w:rPr>
            <w:noProof/>
            <w:webHidden/>
          </w:rPr>
          <w:fldChar w:fldCharType="separate"/>
        </w:r>
        <w:r w:rsidR="009636C1">
          <w:rPr>
            <w:noProof/>
            <w:webHidden/>
          </w:rPr>
          <w:t>32</w:t>
        </w:r>
        <w:r w:rsidR="006C39CB">
          <w:rPr>
            <w:noProof/>
            <w:webHidden/>
          </w:rPr>
          <w:fldChar w:fldCharType="end"/>
        </w:r>
      </w:hyperlink>
    </w:p>
    <w:p w14:paraId="1EBD90EA" w14:textId="69E81FE7" w:rsidR="006C39CB" w:rsidRDefault="00F17D17">
      <w:pPr>
        <w:pStyle w:val="TOC1"/>
        <w:rPr>
          <w:rFonts w:asciiTheme="minorHAnsi" w:eastAsiaTheme="minorEastAsia" w:hAnsiTheme="minorHAnsi" w:cstheme="minorBidi"/>
          <w:b w:val="0"/>
          <w:caps w:val="0"/>
          <w:sz w:val="22"/>
          <w:szCs w:val="22"/>
          <w:lang w:val="de-DE" w:eastAsia="de-DE"/>
        </w:rPr>
      </w:pPr>
      <w:hyperlink w:anchor="_Toc89728370" w:history="1">
        <w:r w:rsidR="006C39CB" w:rsidRPr="00BB33E5">
          <w:rPr>
            <w:rStyle w:val="Hyperlink"/>
          </w:rPr>
          <w:t>3</w:t>
        </w:r>
        <w:r w:rsidR="006C39CB">
          <w:rPr>
            <w:rFonts w:asciiTheme="minorHAnsi" w:eastAsiaTheme="minorEastAsia" w:hAnsiTheme="minorHAnsi" w:cstheme="minorBidi"/>
            <w:b w:val="0"/>
            <w:caps w:val="0"/>
            <w:sz w:val="22"/>
            <w:szCs w:val="22"/>
            <w:lang w:val="de-DE" w:eastAsia="de-DE"/>
          </w:rPr>
          <w:tab/>
        </w:r>
        <w:r w:rsidR="006C39CB" w:rsidRPr="00BB33E5">
          <w:rPr>
            <w:rStyle w:val="Hyperlink"/>
          </w:rPr>
          <w:t>METODOLOGIA E ETAPAS DE DESENVOLVIMENTO</w:t>
        </w:r>
        <w:r w:rsidR="006C39CB">
          <w:rPr>
            <w:webHidden/>
          </w:rPr>
          <w:tab/>
        </w:r>
        <w:r w:rsidR="006C39CB">
          <w:rPr>
            <w:webHidden/>
          </w:rPr>
          <w:fldChar w:fldCharType="begin"/>
        </w:r>
        <w:r w:rsidR="006C39CB">
          <w:rPr>
            <w:webHidden/>
          </w:rPr>
          <w:instrText xml:space="preserve"> PAGEREF _Toc89728370 \h </w:instrText>
        </w:r>
        <w:r w:rsidR="006C39CB">
          <w:rPr>
            <w:webHidden/>
          </w:rPr>
        </w:r>
        <w:r w:rsidR="006C39CB">
          <w:rPr>
            <w:webHidden/>
          </w:rPr>
          <w:fldChar w:fldCharType="separate"/>
        </w:r>
        <w:r w:rsidR="009636C1">
          <w:rPr>
            <w:webHidden/>
          </w:rPr>
          <w:t>35</w:t>
        </w:r>
        <w:r w:rsidR="006C39CB">
          <w:rPr>
            <w:webHidden/>
          </w:rPr>
          <w:fldChar w:fldCharType="end"/>
        </w:r>
      </w:hyperlink>
    </w:p>
    <w:p w14:paraId="696D30A8" w14:textId="32A4E311" w:rsidR="006C39CB" w:rsidRDefault="00F17D17">
      <w:pPr>
        <w:pStyle w:val="TOC2"/>
        <w:rPr>
          <w:rFonts w:asciiTheme="minorHAnsi" w:eastAsiaTheme="minorEastAsia" w:hAnsiTheme="minorHAnsi" w:cstheme="minorBidi"/>
          <w:b w:val="0"/>
          <w:bCs w:val="0"/>
          <w:sz w:val="22"/>
          <w:szCs w:val="22"/>
          <w:lang w:val="de-DE" w:eastAsia="de-DE"/>
        </w:rPr>
      </w:pPr>
      <w:hyperlink w:anchor="_Toc89728371" w:history="1">
        <w:r w:rsidR="006C39CB" w:rsidRPr="00BB33E5">
          <w:rPr>
            <w:rStyle w:val="Hyperlink"/>
          </w:rPr>
          <w:t>3.1</w:t>
        </w:r>
        <w:r w:rsidR="006C39CB">
          <w:rPr>
            <w:rFonts w:asciiTheme="minorHAnsi" w:eastAsiaTheme="minorEastAsia" w:hAnsiTheme="minorHAnsi" w:cstheme="minorBidi"/>
            <w:b w:val="0"/>
            <w:bCs w:val="0"/>
            <w:sz w:val="22"/>
            <w:szCs w:val="22"/>
            <w:lang w:val="de-DE" w:eastAsia="de-DE"/>
          </w:rPr>
          <w:tab/>
        </w:r>
        <w:r w:rsidR="006C39CB" w:rsidRPr="00BB33E5">
          <w:rPr>
            <w:rStyle w:val="Hyperlink"/>
          </w:rPr>
          <w:t>Definição do Sistema Fotovoltaico</w:t>
        </w:r>
        <w:r w:rsidR="006C39CB">
          <w:rPr>
            <w:webHidden/>
          </w:rPr>
          <w:tab/>
        </w:r>
        <w:r w:rsidR="006C39CB">
          <w:rPr>
            <w:webHidden/>
          </w:rPr>
          <w:fldChar w:fldCharType="begin"/>
        </w:r>
        <w:r w:rsidR="006C39CB">
          <w:rPr>
            <w:webHidden/>
          </w:rPr>
          <w:instrText xml:space="preserve"> PAGEREF _Toc89728371 \h </w:instrText>
        </w:r>
        <w:r w:rsidR="006C39CB">
          <w:rPr>
            <w:webHidden/>
          </w:rPr>
        </w:r>
        <w:r w:rsidR="006C39CB">
          <w:rPr>
            <w:webHidden/>
          </w:rPr>
          <w:fldChar w:fldCharType="separate"/>
        </w:r>
        <w:r w:rsidR="009636C1">
          <w:rPr>
            <w:webHidden/>
          </w:rPr>
          <w:t>36</w:t>
        </w:r>
        <w:r w:rsidR="006C39CB">
          <w:rPr>
            <w:webHidden/>
          </w:rPr>
          <w:fldChar w:fldCharType="end"/>
        </w:r>
      </w:hyperlink>
    </w:p>
    <w:p w14:paraId="1CF07A18" w14:textId="124A317C" w:rsidR="006C39CB" w:rsidRDefault="00F17D17">
      <w:pPr>
        <w:pStyle w:val="TOC2"/>
        <w:rPr>
          <w:rFonts w:asciiTheme="minorHAnsi" w:eastAsiaTheme="minorEastAsia" w:hAnsiTheme="minorHAnsi" w:cstheme="minorBidi"/>
          <w:b w:val="0"/>
          <w:bCs w:val="0"/>
          <w:sz w:val="22"/>
          <w:szCs w:val="22"/>
          <w:lang w:val="de-DE" w:eastAsia="de-DE"/>
        </w:rPr>
      </w:pPr>
      <w:hyperlink w:anchor="_Toc89728372" w:history="1">
        <w:r w:rsidR="006C39CB" w:rsidRPr="00BB33E5">
          <w:rPr>
            <w:rStyle w:val="Hyperlink"/>
          </w:rPr>
          <w:t>3.2</w:t>
        </w:r>
        <w:r w:rsidR="006C39CB">
          <w:rPr>
            <w:rFonts w:asciiTheme="minorHAnsi" w:eastAsiaTheme="minorEastAsia" w:hAnsiTheme="minorHAnsi" w:cstheme="minorBidi"/>
            <w:b w:val="0"/>
            <w:bCs w:val="0"/>
            <w:sz w:val="22"/>
            <w:szCs w:val="22"/>
            <w:lang w:val="de-DE" w:eastAsia="de-DE"/>
          </w:rPr>
          <w:tab/>
        </w:r>
        <w:r w:rsidR="006C39CB" w:rsidRPr="00BB33E5">
          <w:rPr>
            <w:rStyle w:val="Hyperlink"/>
          </w:rPr>
          <w:t>Trabalho em altura e risco de choque elétrico</w:t>
        </w:r>
        <w:r w:rsidR="006C39CB">
          <w:rPr>
            <w:webHidden/>
          </w:rPr>
          <w:tab/>
        </w:r>
        <w:r w:rsidR="006C39CB">
          <w:rPr>
            <w:webHidden/>
          </w:rPr>
          <w:fldChar w:fldCharType="begin"/>
        </w:r>
        <w:r w:rsidR="006C39CB">
          <w:rPr>
            <w:webHidden/>
          </w:rPr>
          <w:instrText xml:space="preserve"> PAGEREF _Toc89728372 \h </w:instrText>
        </w:r>
        <w:r w:rsidR="006C39CB">
          <w:rPr>
            <w:webHidden/>
          </w:rPr>
        </w:r>
        <w:r w:rsidR="006C39CB">
          <w:rPr>
            <w:webHidden/>
          </w:rPr>
          <w:fldChar w:fldCharType="separate"/>
        </w:r>
        <w:r w:rsidR="009636C1">
          <w:rPr>
            <w:webHidden/>
          </w:rPr>
          <w:t>38</w:t>
        </w:r>
        <w:r w:rsidR="006C39CB">
          <w:rPr>
            <w:webHidden/>
          </w:rPr>
          <w:fldChar w:fldCharType="end"/>
        </w:r>
      </w:hyperlink>
    </w:p>
    <w:p w14:paraId="5088B51F" w14:textId="4DC36E85" w:rsidR="006C39CB" w:rsidRDefault="00F17D17">
      <w:pPr>
        <w:pStyle w:val="TOC3"/>
        <w:rPr>
          <w:rFonts w:asciiTheme="minorHAnsi" w:eastAsiaTheme="minorEastAsia" w:hAnsiTheme="minorHAnsi" w:cstheme="minorBidi"/>
          <w:noProof/>
          <w:sz w:val="22"/>
          <w:szCs w:val="22"/>
          <w:lang w:val="de-DE" w:eastAsia="de-DE"/>
        </w:rPr>
      </w:pPr>
      <w:hyperlink w:anchor="_Toc89728373" w:history="1">
        <w:r w:rsidR="006C39CB" w:rsidRPr="00BB33E5">
          <w:rPr>
            <w:rStyle w:val="Hyperlink"/>
            <w:noProof/>
          </w:rPr>
          <w:t>3.2.1</w:t>
        </w:r>
        <w:r w:rsidR="006C39CB">
          <w:rPr>
            <w:rFonts w:asciiTheme="minorHAnsi" w:eastAsiaTheme="minorEastAsia" w:hAnsiTheme="minorHAnsi" w:cstheme="minorBidi"/>
            <w:noProof/>
            <w:sz w:val="22"/>
            <w:szCs w:val="22"/>
            <w:lang w:val="de-DE" w:eastAsia="de-DE"/>
          </w:rPr>
          <w:tab/>
        </w:r>
        <w:r w:rsidR="006C39CB" w:rsidRPr="00BB33E5">
          <w:rPr>
            <w:rStyle w:val="Hyperlink"/>
            <w:noProof/>
          </w:rPr>
          <w:t>Identificação do perigo</w:t>
        </w:r>
        <w:r w:rsidR="006C39CB">
          <w:rPr>
            <w:noProof/>
            <w:webHidden/>
          </w:rPr>
          <w:tab/>
        </w:r>
        <w:r w:rsidR="006C39CB">
          <w:rPr>
            <w:noProof/>
            <w:webHidden/>
          </w:rPr>
          <w:fldChar w:fldCharType="begin"/>
        </w:r>
        <w:r w:rsidR="006C39CB">
          <w:rPr>
            <w:noProof/>
            <w:webHidden/>
          </w:rPr>
          <w:instrText xml:space="preserve"> PAGEREF _Toc89728373 \h </w:instrText>
        </w:r>
        <w:r w:rsidR="006C39CB">
          <w:rPr>
            <w:noProof/>
            <w:webHidden/>
          </w:rPr>
        </w:r>
        <w:r w:rsidR="006C39CB">
          <w:rPr>
            <w:noProof/>
            <w:webHidden/>
          </w:rPr>
          <w:fldChar w:fldCharType="separate"/>
        </w:r>
        <w:r w:rsidR="009636C1">
          <w:rPr>
            <w:noProof/>
            <w:webHidden/>
          </w:rPr>
          <w:t>39</w:t>
        </w:r>
        <w:r w:rsidR="006C39CB">
          <w:rPr>
            <w:noProof/>
            <w:webHidden/>
          </w:rPr>
          <w:fldChar w:fldCharType="end"/>
        </w:r>
      </w:hyperlink>
    </w:p>
    <w:p w14:paraId="27994E44" w14:textId="3E697E26" w:rsidR="006C39CB" w:rsidRDefault="00F17D17">
      <w:pPr>
        <w:pStyle w:val="TOC3"/>
        <w:rPr>
          <w:rFonts w:asciiTheme="minorHAnsi" w:eastAsiaTheme="minorEastAsia" w:hAnsiTheme="minorHAnsi" w:cstheme="minorBidi"/>
          <w:noProof/>
          <w:sz w:val="22"/>
          <w:szCs w:val="22"/>
          <w:lang w:val="de-DE" w:eastAsia="de-DE"/>
        </w:rPr>
      </w:pPr>
      <w:hyperlink w:anchor="_Toc89728374" w:history="1">
        <w:r w:rsidR="006C39CB" w:rsidRPr="00BB33E5">
          <w:rPr>
            <w:rStyle w:val="Hyperlink"/>
            <w:noProof/>
          </w:rPr>
          <w:t>3.2.2</w:t>
        </w:r>
        <w:r w:rsidR="006C39CB">
          <w:rPr>
            <w:rFonts w:asciiTheme="minorHAnsi" w:eastAsiaTheme="minorEastAsia" w:hAnsiTheme="minorHAnsi" w:cstheme="minorBidi"/>
            <w:noProof/>
            <w:sz w:val="22"/>
            <w:szCs w:val="22"/>
            <w:lang w:val="de-DE" w:eastAsia="de-DE"/>
          </w:rPr>
          <w:tab/>
        </w:r>
        <w:r w:rsidR="006C39CB" w:rsidRPr="00BB33E5">
          <w:rPr>
            <w:rStyle w:val="Hyperlink"/>
            <w:noProof/>
          </w:rPr>
          <w:t>Análise de risco</w:t>
        </w:r>
        <w:r w:rsidR="006C39CB">
          <w:rPr>
            <w:noProof/>
            <w:webHidden/>
          </w:rPr>
          <w:tab/>
        </w:r>
        <w:r w:rsidR="006C39CB">
          <w:rPr>
            <w:noProof/>
            <w:webHidden/>
          </w:rPr>
          <w:fldChar w:fldCharType="begin"/>
        </w:r>
        <w:r w:rsidR="006C39CB">
          <w:rPr>
            <w:noProof/>
            <w:webHidden/>
          </w:rPr>
          <w:instrText xml:space="preserve"> PAGEREF _Toc89728374 \h </w:instrText>
        </w:r>
        <w:r w:rsidR="006C39CB">
          <w:rPr>
            <w:noProof/>
            <w:webHidden/>
          </w:rPr>
        </w:r>
        <w:r w:rsidR="006C39CB">
          <w:rPr>
            <w:noProof/>
            <w:webHidden/>
          </w:rPr>
          <w:fldChar w:fldCharType="separate"/>
        </w:r>
        <w:r w:rsidR="009636C1">
          <w:rPr>
            <w:noProof/>
            <w:webHidden/>
          </w:rPr>
          <w:t>39</w:t>
        </w:r>
        <w:r w:rsidR="006C39CB">
          <w:rPr>
            <w:noProof/>
            <w:webHidden/>
          </w:rPr>
          <w:fldChar w:fldCharType="end"/>
        </w:r>
      </w:hyperlink>
    </w:p>
    <w:p w14:paraId="3F5C3EAD" w14:textId="16697819" w:rsidR="006C39CB" w:rsidRDefault="00F17D17">
      <w:pPr>
        <w:pStyle w:val="TOC3"/>
        <w:rPr>
          <w:rFonts w:asciiTheme="minorHAnsi" w:eastAsiaTheme="minorEastAsia" w:hAnsiTheme="minorHAnsi" w:cstheme="minorBidi"/>
          <w:noProof/>
          <w:sz w:val="22"/>
          <w:szCs w:val="22"/>
          <w:lang w:val="de-DE" w:eastAsia="de-DE"/>
        </w:rPr>
      </w:pPr>
      <w:hyperlink w:anchor="_Toc89728375" w:history="1">
        <w:r w:rsidR="006C39CB" w:rsidRPr="00BB33E5">
          <w:rPr>
            <w:rStyle w:val="Hyperlink"/>
            <w:noProof/>
          </w:rPr>
          <w:t>3.2.3</w:t>
        </w:r>
        <w:r w:rsidR="006C39CB">
          <w:rPr>
            <w:rFonts w:asciiTheme="minorHAnsi" w:eastAsiaTheme="minorEastAsia" w:hAnsiTheme="minorHAnsi" w:cstheme="minorBidi"/>
            <w:noProof/>
            <w:sz w:val="22"/>
            <w:szCs w:val="22"/>
            <w:lang w:val="de-DE" w:eastAsia="de-DE"/>
          </w:rPr>
          <w:tab/>
        </w:r>
        <w:r w:rsidR="006C39CB" w:rsidRPr="00BB33E5">
          <w:rPr>
            <w:rStyle w:val="Hyperlink"/>
            <w:noProof/>
          </w:rPr>
          <w:t>Estabelecimento do procedimento de segurança</w:t>
        </w:r>
        <w:r w:rsidR="006C39CB">
          <w:rPr>
            <w:noProof/>
            <w:webHidden/>
          </w:rPr>
          <w:tab/>
        </w:r>
        <w:r w:rsidR="006C39CB">
          <w:rPr>
            <w:noProof/>
            <w:webHidden/>
          </w:rPr>
          <w:fldChar w:fldCharType="begin"/>
        </w:r>
        <w:r w:rsidR="006C39CB">
          <w:rPr>
            <w:noProof/>
            <w:webHidden/>
          </w:rPr>
          <w:instrText xml:space="preserve"> PAGEREF _Toc89728375 \h </w:instrText>
        </w:r>
        <w:r w:rsidR="006C39CB">
          <w:rPr>
            <w:noProof/>
            <w:webHidden/>
          </w:rPr>
        </w:r>
        <w:r w:rsidR="006C39CB">
          <w:rPr>
            <w:noProof/>
            <w:webHidden/>
          </w:rPr>
          <w:fldChar w:fldCharType="separate"/>
        </w:r>
        <w:r w:rsidR="009636C1">
          <w:rPr>
            <w:noProof/>
            <w:webHidden/>
          </w:rPr>
          <w:t>40</w:t>
        </w:r>
        <w:r w:rsidR="006C39CB">
          <w:rPr>
            <w:noProof/>
            <w:webHidden/>
          </w:rPr>
          <w:fldChar w:fldCharType="end"/>
        </w:r>
      </w:hyperlink>
    </w:p>
    <w:p w14:paraId="50DD409F" w14:textId="62AABC60" w:rsidR="006C39CB" w:rsidRDefault="00F17D17">
      <w:pPr>
        <w:pStyle w:val="TOC2"/>
        <w:rPr>
          <w:rFonts w:asciiTheme="minorHAnsi" w:eastAsiaTheme="minorEastAsia" w:hAnsiTheme="minorHAnsi" w:cstheme="minorBidi"/>
          <w:b w:val="0"/>
          <w:bCs w:val="0"/>
          <w:sz w:val="22"/>
          <w:szCs w:val="22"/>
          <w:lang w:val="de-DE" w:eastAsia="de-DE"/>
        </w:rPr>
      </w:pPr>
      <w:hyperlink w:anchor="_Toc89728376" w:history="1">
        <w:r w:rsidR="006C39CB" w:rsidRPr="00BB33E5">
          <w:rPr>
            <w:rStyle w:val="Hyperlink"/>
          </w:rPr>
          <w:t>3.3</w:t>
        </w:r>
        <w:r w:rsidR="006C39CB">
          <w:rPr>
            <w:rFonts w:asciiTheme="minorHAnsi" w:eastAsiaTheme="minorEastAsia" w:hAnsiTheme="minorHAnsi" w:cstheme="minorBidi"/>
            <w:b w:val="0"/>
            <w:bCs w:val="0"/>
            <w:sz w:val="22"/>
            <w:szCs w:val="22"/>
            <w:lang w:val="de-DE" w:eastAsia="de-DE"/>
          </w:rPr>
          <w:tab/>
        </w:r>
        <w:r w:rsidR="006C39CB" w:rsidRPr="00BB33E5">
          <w:rPr>
            <w:rStyle w:val="Hyperlink"/>
          </w:rPr>
          <w:t xml:space="preserve">Execução da limpeza de </w:t>
        </w:r>
        <w:r w:rsidR="006C39CB" w:rsidRPr="00BB33E5">
          <w:rPr>
            <w:rStyle w:val="Hyperlink"/>
            <w:i/>
            <w:iCs/>
          </w:rPr>
          <w:t>strings</w:t>
        </w:r>
        <w:r w:rsidR="006C39CB" w:rsidRPr="00BB33E5">
          <w:rPr>
            <w:rStyle w:val="Hyperlink"/>
          </w:rPr>
          <w:t xml:space="preserve"> do SFV</w:t>
        </w:r>
        <w:r w:rsidR="006C39CB">
          <w:rPr>
            <w:webHidden/>
          </w:rPr>
          <w:tab/>
        </w:r>
        <w:r w:rsidR="006C39CB">
          <w:rPr>
            <w:webHidden/>
          </w:rPr>
          <w:fldChar w:fldCharType="begin"/>
        </w:r>
        <w:r w:rsidR="006C39CB">
          <w:rPr>
            <w:webHidden/>
          </w:rPr>
          <w:instrText xml:space="preserve"> PAGEREF _Toc89728376 \h </w:instrText>
        </w:r>
        <w:r w:rsidR="006C39CB">
          <w:rPr>
            <w:webHidden/>
          </w:rPr>
        </w:r>
        <w:r w:rsidR="006C39CB">
          <w:rPr>
            <w:webHidden/>
          </w:rPr>
          <w:fldChar w:fldCharType="separate"/>
        </w:r>
        <w:r w:rsidR="009636C1">
          <w:rPr>
            <w:webHidden/>
          </w:rPr>
          <w:t>40</w:t>
        </w:r>
        <w:r w:rsidR="006C39CB">
          <w:rPr>
            <w:webHidden/>
          </w:rPr>
          <w:fldChar w:fldCharType="end"/>
        </w:r>
      </w:hyperlink>
    </w:p>
    <w:p w14:paraId="5305026E" w14:textId="481962CA" w:rsidR="006C39CB" w:rsidRDefault="00F17D17">
      <w:pPr>
        <w:pStyle w:val="TOC2"/>
        <w:rPr>
          <w:rFonts w:asciiTheme="minorHAnsi" w:eastAsiaTheme="minorEastAsia" w:hAnsiTheme="minorHAnsi" w:cstheme="minorBidi"/>
          <w:b w:val="0"/>
          <w:bCs w:val="0"/>
          <w:sz w:val="22"/>
          <w:szCs w:val="22"/>
          <w:lang w:val="de-DE" w:eastAsia="de-DE"/>
        </w:rPr>
      </w:pPr>
      <w:hyperlink w:anchor="_Toc89728377" w:history="1">
        <w:r w:rsidR="006C39CB" w:rsidRPr="00BB33E5">
          <w:rPr>
            <w:rStyle w:val="Hyperlink"/>
          </w:rPr>
          <w:t>3.4</w:t>
        </w:r>
        <w:r w:rsidR="006C39CB">
          <w:rPr>
            <w:rFonts w:asciiTheme="minorHAnsi" w:eastAsiaTheme="minorEastAsia" w:hAnsiTheme="minorHAnsi" w:cstheme="minorBidi"/>
            <w:b w:val="0"/>
            <w:bCs w:val="0"/>
            <w:sz w:val="22"/>
            <w:szCs w:val="22"/>
            <w:lang w:val="de-DE" w:eastAsia="de-DE"/>
          </w:rPr>
          <w:tab/>
        </w:r>
        <w:r w:rsidR="006C39CB" w:rsidRPr="00BB33E5">
          <w:rPr>
            <w:rStyle w:val="Hyperlink"/>
          </w:rPr>
          <w:t>Aquisição de dados de geração de energia do SFV e da estação meteorológica</w:t>
        </w:r>
        <w:r w:rsidR="006C39CB">
          <w:rPr>
            <w:webHidden/>
          </w:rPr>
          <w:tab/>
        </w:r>
        <w:r w:rsidR="006C39CB">
          <w:rPr>
            <w:webHidden/>
          </w:rPr>
          <w:fldChar w:fldCharType="begin"/>
        </w:r>
        <w:r w:rsidR="006C39CB">
          <w:rPr>
            <w:webHidden/>
          </w:rPr>
          <w:instrText xml:space="preserve"> PAGEREF _Toc89728377 \h </w:instrText>
        </w:r>
        <w:r w:rsidR="006C39CB">
          <w:rPr>
            <w:webHidden/>
          </w:rPr>
        </w:r>
        <w:r w:rsidR="006C39CB">
          <w:rPr>
            <w:webHidden/>
          </w:rPr>
          <w:fldChar w:fldCharType="separate"/>
        </w:r>
        <w:r w:rsidR="009636C1">
          <w:rPr>
            <w:webHidden/>
          </w:rPr>
          <w:t>46</w:t>
        </w:r>
        <w:r w:rsidR="006C39CB">
          <w:rPr>
            <w:webHidden/>
          </w:rPr>
          <w:fldChar w:fldCharType="end"/>
        </w:r>
      </w:hyperlink>
    </w:p>
    <w:p w14:paraId="023B1AAB" w14:textId="58C10472" w:rsidR="006C39CB" w:rsidRDefault="00F17D17">
      <w:pPr>
        <w:pStyle w:val="TOC2"/>
        <w:rPr>
          <w:rFonts w:asciiTheme="minorHAnsi" w:eastAsiaTheme="minorEastAsia" w:hAnsiTheme="minorHAnsi" w:cstheme="minorBidi"/>
          <w:b w:val="0"/>
          <w:bCs w:val="0"/>
          <w:sz w:val="22"/>
          <w:szCs w:val="22"/>
          <w:lang w:val="de-DE" w:eastAsia="de-DE"/>
        </w:rPr>
      </w:pPr>
      <w:hyperlink w:anchor="_Toc89728378" w:history="1">
        <w:r w:rsidR="006C39CB" w:rsidRPr="00BB33E5">
          <w:rPr>
            <w:rStyle w:val="Hyperlink"/>
          </w:rPr>
          <w:t>3.5</w:t>
        </w:r>
        <w:r w:rsidR="006C39CB">
          <w:rPr>
            <w:rFonts w:asciiTheme="minorHAnsi" w:eastAsiaTheme="minorEastAsia" w:hAnsiTheme="minorHAnsi" w:cstheme="minorBidi"/>
            <w:b w:val="0"/>
            <w:bCs w:val="0"/>
            <w:sz w:val="22"/>
            <w:szCs w:val="22"/>
            <w:lang w:val="de-DE" w:eastAsia="de-DE"/>
          </w:rPr>
          <w:tab/>
        </w:r>
        <w:r w:rsidR="006C39CB" w:rsidRPr="00BB33E5">
          <w:rPr>
            <w:rStyle w:val="Hyperlink"/>
          </w:rPr>
          <w:t xml:space="preserve">Método de estudo dos dados adquiridos </w:t>
        </w:r>
        <w:r w:rsidR="006C39CB">
          <w:rPr>
            <w:webHidden/>
          </w:rPr>
          <w:tab/>
        </w:r>
        <w:r w:rsidR="006C39CB">
          <w:rPr>
            <w:webHidden/>
          </w:rPr>
          <w:fldChar w:fldCharType="begin"/>
        </w:r>
        <w:r w:rsidR="006C39CB">
          <w:rPr>
            <w:webHidden/>
          </w:rPr>
          <w:instrText xml:space="preserve"> PAGEREF _Toc89728378 \h </w:instrText>
        </w:r>
        <w:r w:rsidR="006C39CB">
          <w:rPr>
            <w:webHidden/>
          </w:rPr>
        </w:r>
        <w:r w:rsidR="006C39CB">
          <w:rPr>
            <w:webHidden/>
          </w:rPr>
          <w:fldChar w:fldCharType="separate"/>
        </w:r>
        <w:r w:rsidR="009636C1">
          <w:rPr>
            <w:webHidden/>
          </w:rPr>
          <w:t>49</w:t>
        </w:r>
        <w:r w:rsidR="006C39CB">
          <w:rPr>
            <w:webHidden/>
          </w:rPr>
          <w:fldChar w:fldCharType="end"/>
        </w:r>
      </w:hyperlink>
    </w:p>
    <w:p w14:paraId="307ACA65" w14:textId="135AB5FE" w:rsidR="006C39CB" w:rsidRDefault="00F17D17">
      <w:pPr>
        <w:pStyle w:val="TOC3"/>
        <w:rPr>
          <w:rFonts w:asciiTheme="minorHAnsi" w:eastAsiaTheme="minorEastAsia" w:hAnsiTheme="minorHAnsi" w:cstheme="minorBidi"/>
          <w:noProof/>
          <w:sz w:val="22"/>
          <w:szCs w:val="22"/>
          <w:lang w:val="de-DE" w:eastAsia="de-DE"/>
        </w:rPr>
      </w:pPr>
      <w:hyperlink w:anchor="_Toc89728379" w:history="1">
        <w:r w:rsidR="006C39CB" w:rsidRPr="00BB33E5">
          <w:rPr>
            <w:rStyle w:val="Hyperlink"/>
            <w:noProof/>
          </w:rPr>
          <w:t>3.5.1</w:t>
        </w:r>
        <w:r w:rsidR="006C39CB">
          <w:rPr>
            <w:rFonts w:asciiTheme="minorHAnsi" w:eastAsiaTheme="minorEastAsia" w:hAnsiTheme="minorHAnsi" w:cstheme="minorBidi"/>
            <w:noProof/>
            <w:sz w:val="22"/>
            <w:szCs w:val="22"/>
            <w:lang w:val="de-DE" w:eastAsia="de-DE"/>
          </w:rPr>
          <w:tab/>
        </w:r>
        <w:r w:rsidR="006C39CB" w:rsidRPr="00BB33E5">
          <w:rPr>
            <w:rStyle w:val="Hyperlink"/>
            <w:noProof/>
          </w:rPr>
          <w:t>Índices de desempenho</w:t>
        </w:r>
        <w:r w:rsidR="006C39CB">
          <w:rPr>
            <w:noProof/>
            <w:webHidden/>
          </w:rPr>
          <w:tab/>
        </w:r>
        <w:r w:rsidR="006C39CB">
          <w:rPr>
            <w:noProof/>
            <w:webHidden/>
          </w:rPr>
          <w:fldChar w:fldCharType="begin"/>
        </w:r>
        <w:r w:rsidR="006C39CB">
          <w:rPr>
            <w:noProof/>
            <w:webHidden/>
          </w:rPr>
          <w:instrText xml:space="preserve"> PAGEREF _Toc89728379 \h </w:instrText>
        </w:r>
        <w:r w:rsidR="006C39CB">
          <w:rPr>
            <w:noProof/>
            <w:webHidden/>
          </w:rPr>
        </w:r>
        <w:r w:rsidR="006C39CB">
          <w:rPr>
            <w:noProof/>
            <w:webHidden/>
          </w:rPr>
          <w:fldChar w:fldCharType="separate"/>
        </w:r>
        <w:r w:rsidR="009636C1">
          <w:rPr>
            <w:noProof/>
            <w:webHidden/>
          </w:rPr>
          <w:t>49</w:t>
        </w:r>
        <w:r w:rsidR="006C39CB">
          <w:rPr>
            <w:noProof/>
            <w:webHidden/>
          </w:rPr>
          <w:fldChar w:fldCharType="end"/>
        </w:r>
      </w:hyperlink>
    </w:p>
    <w:p w14:paraId="71B347FA" w14:textId="3D006D6B" w:rsidR="006C39CB" w:rsidRDefault="00F17D17">
      <w:pPr>
        <w:pStyle w:val="TOC4"/>
        <w:rPr>
          <w:rFonts w:asciiTheme="minorHAnsi" w:eastAsiaTheme="minorEastAsia" w:hAnsiTheme="minorHAnsi" w:cstheme="minorBidi"/>
          <w:noProof/>
          <w:sz w:val="22"/>
          <w:szCs w:val="22"/>
          <w:lang w:val="de-DE" w:eastAsia="de-DE"/>
        </w:rPr>
      </w:pPr>
      <w:hyperlink w:anchor="_Toc89728380" w:history="1">
        <w:r w:rsidR="006C39CB" w:rsidRPr="00BB33E5">
          <w:rPr>
            <w:rStyle w:val="Hyperlink"/>
            <w:noProof/>
          </w:rPr>
          <w:t>3.5.1.1</w:t>
        </w:r>
        <w:r w:rsidR="006C39CB">
          <w:rPr>
            <w:rFonts w:asciiTheme="minorHAnsi" w:eastAsiaTheme="minorEastAsia" w:hAnsiTheme="minorHAnsi" w:cstheme="minorBidi"/>
            <w:noProof/>
            <w:sz w:val="22"/>
            <w:szCs w:val="22"/>
            <w:lang w:val="de-DE" w:eastAsia="de-DE"/>
          </w:rPr>
          <w:tab/>
        </w:r>
        <w:r w:rsidR="006C39CB" w:rsidRPr="00BB33E5">
          <w:rPr>
            <w:rStyle w:val="Hyperlink"/>
            <w:noProof/>
          </w:rPr>
          <w:t>Fator de desempenho</w:t>
        </w:r>
        <w:r w:rsidR="006C39CB">
          <w:rPr>
            <w:noProof/>
            <w:webHidden/>
          </w:rPr>
          <w:tab/>
        </w:r>
        <w:r w:rsidR="006C39CB">
          <w:rPr>
            <w:noProof/>
            <w:webHidden/>
          </w:rPr>
          <w:fldChar w:fldCharType="begin"/>
        </w:r>
        <w:r w:rsidR="006C39CB">
          <w:rPr>
            <w:noProof/>
            <w:webHidden/>
          </w:rPr>
          <w:instrText xml:space="preserve"> PAGEREF _Toc89728380 \h </w:instrText>
        </w:r>
        <w:r w:rsidR="006C39CB">
          <w:rPr>
            <w:noProof/>
            <w:webHidden/>
          </w:rPr>
        </w:r>
        <w:r w:rsidR="006C39CB">
          <w:rPr>
            <w:noProof/>
            <w:webHidden/>
          </w:rPr>
          <w:fldChar w:fldCharType="separate"/>
        </w:r>
        <w:r w:rsidR="009636C1">
          <w:rPr>
            <w:noProof/>
            <w:webHidden/>
          </w:rPr>
          <w:t>50</w:t>
        </w:r>
        <w:r w:rsidR="006C39CB">
          <w:rPr>
            <w:noProof/>
            <w:webHidden/>
          </w:rPr>
          <w:fldChar w:fldCharType="end"/>
        </w:r>
      </w:hyperlink>
    </w:p>
    <w:p w14:paraId="05DD3703" w14:textId="47628264" w:rsidR="006C39CB" w:rsidRDefault="00F17D17">
      <w:pPr>
        <w:pStyle w:val="TOC4"/>
        <w:rPr>
          <w:rFonts w:asciiTheme="minorHAnsi" w:eastAsiaTheme="minorEastAsia" w:hAnsiTheme="minorHAnsi" w:cstheme="minorBidi"/>
          <w:noProof/>
          <w:sz w:val="22"/>
          <w:szCs w:val="22"/>
          <w:lang w:val="de-DE" w:eastAsia="de-DE"/>
        </w:rPr>
      </w:pPr>
      <w:hyperlink w:anchor="_Toc89728381" w:history="1">
        <w:r w:rsidR="006C39CB" w:rsidRPr="00BB33E5">
          <w:rPr>
            <w:rStyle w:val="Hyperlink"/>
            <w:noProof/>
          </w:rPr>
          <w:t>3.5.1.2</w:t>
        </w:r>
        <w:r w:rsidR="006C39CB">
          <w:rPr>
            <w:rFonts w:asciiTheme="minorHAnsi" w:eastAsiaTheme="minorEastAsia" w:hAnsiTheme="minorHAnsi" w:cstheme="minorBidi"/>
            <w:noProof/>
            <w:sz w:val="22"/>
            <w:szCs w:val="22"/>
            <w:lang w:val="de-DE" w:eastAsia="de-DE"/>
          </w:rPr>
          <w:tab/>
        </w:r>
        <w:r w:rsidR="006C39CB" w:rsidRPr="00BB33E5">
          <w:rPr>
            <w:rStyle w:val="Hyperlink"/>
            <w:noProof/>
          </w:rPr>
          <w:t>Diferença de desempenho</w:t>
        </w:r>
        <w:r w:rsidR="006C39CB">
          <w:rPr>
            <w:noProof/>
            <w:webHidden/>
          </w:rPr>
          <w:tab/>
        </w:r>
        <w:r w:rsidR="006C39CB">
          <w:rPr>
            <w:noProof/>
            <w:webHidden/>
          </w:rPr>
          <w:fldChar w:fldCharType="begin"/>
        </w:r>
        <w:r w:rsidR="006C39CB">
          <w:rPr>
            <w:noProof/>
            <w:webHidden/>
          </w:rPr>
          <w:instrText xml:space="preserve"> PAGEREF _Toc89728381 \h </w:instrText>
        </w:r>
        <w:r w:rsidR="006C39CB">
          <w:rPr>
            <w:noProof/>
            <w:webHidden/>
          </w:rPr>
        </w:r>
        <w:r w:rsidR="006C39CB">
          <w:rPr>
            <w:noProof/>
            <w:webHidden/>
          </w:rPr>
          <w:fldChar w:fldCharType="separate"/>
        </w:r>
        <w:r w:rsidR="009636C1">
          <w:rPr>
            <w:noProof/>
            <w:webHidden/>
          </w:rPr>
          <w:t>51</w:t>
        </w:r>
        <w:r w:rsidR="006C39CB">
          <w:rPr>
            <w:noProof/>
            <w:webHidden/>
          </w:rPr>
          <w:fldChar w:fldCharType="end"/>
        </w:r>
      </w:hyperlink>
    </w:p>
    <w:p w14:paraId="129424DE" w14:textId="5C347D0C" w:rsidR="006C39CB" w:rsidRDefault="00F17D17">
      <w:pPr>
        <w:pStyle w:val="TOC3"/>
        <w:rPr>
          <w:rFonts w:asciiTheme="minorHAnsi" w:eastAsiaTheme="minorEastAsia" w:hAnsiTheme="minorHAnsi" w:cstheme="minorBidi"/>
          <w:noProof/>
          <w:sz w:val="22"/>
          <w:szCs w:val="22"/>
          <w:lang w:val="de-DE" w:eastAsia="de-DE"/>
        </w:rPr>
      </w:pPr>
      <w:hyperlink w:anchor="_Toc89728382" w:history="1">
        <w:r w:rsidR="006C39CB" w:rsidRPr="00BB33E5">
          <w:rPr>
            <w:rStyle w:val="Hyperlink"/>
            <w:noProof/>
          </w:rPr>
          <w:t>3.5.2</w:t>
        </w:r>
        <w:r w:rsidR="006C39CB">
          <w:rPr>
            <w:rFonts w:asciiTheme="minorHAnsi" w:eastAsiaTheme="minorEastAsia" w:hAnsiTheme="minorHAnsi" w:cstheme="minorBidi"/>
            <w:noProof/>
            <w:sz w:val="22"/>
            <w:szCs w:val="22"/>
            <w:lang w:val="de-DE" w:eastAsia="de-DE"/>
          </w:rPr>
          <w:tab/>
        </w:r>
        <w:r w:rsidR="006C39CB" w:rsidRPr="00BB33E5">
          <w:rPr>
            <w:rStyle w:val="Hyperlink"/>
            <w:noProof/>
          </w:rPr>
          <w:t>Análise estatística</w:t>
        </w:r>
        <w:r w:rsidR="006C39CB">
          <w:rPr>
            <w:noProof/>
            <w:webHidden/>
          </w:rPr>
          <w:tab/>
        </w:r>
        <w:r w:rsidR="006C39CB">
          <w:rPr>
            <w:noProof/>
            <w:webHidden/>
          </w:rPr>
          <w:fldChar w:fldCharType="begin"/>
        </w:r>
        <w:r w:rsidR="006C39CB">
          <w:rPr>
            <w:noProof/>
            <w:webHidden/>
          </w:rPr>
          <w:instrText xml:space="preserve"> PAGEREF _Toc89728382 \h </w:instrText>
        </w:r>
        <w:r w:rsidR="006C39CB">
          <w:rPr>
            <w:noProof/>
            <w:webHidden/>
          </w:rPr>
        </w:r>
        <w:r w:rsidR="006C39CB">
          <w:rPr>
            <w:noProof/>
            <w:webHidden/>
          </w:rPr>
          <w:fldChar w:fldCharType="separate"/>
        </w:r>
        <w:r w:rsidR="009636C1">
          <w:rPr>
            <w:noProof/>
            <w:webHidden/>
          </w:rPr>
          <w:t>54</w:t>
        </w:r>
        <w:r w:rsidR="006C39CB">
          <w:rPr>
            <w:noProof/>
            <w:webHidden/>
          </w:rPr>
          <w:fldChar w:fldCharType="end"/>
        </w:r>
      </w:hyperlink>
    </w:p>
    <w:p w14:paraId="585703A8" w14:textId="077B0752" w:rsidR="006C39CB" w:rsidRDefault="00F17D17">
      <w:pPr>
        <w:pStyle w:val="TOC4"/>
        <w:rPr>
          <w:rFonts w:asciiTheme="minorHAnsi" w:eastAsiaTheme="minorEastAsia" w:hAnsiTheme="minorHAnsi" w:cstheme="minorBidi"/>
          <w:noProof/>
          <w:sz w:val="22"/>
          <w:szCs w:val="22"/>
          <w:lang w:val="de-DE" w:eastAsia="de-DE"/>
        </w:rPr>
      </w:pPr>
      <w:hyperlink w:anchor="_Toc89728383" w:history="1">
        <w:r w:rsidR="006C39CB" w:rsidRPr="00BB33E5">
          <w:rPr>
            <w:rStyle w:val="Hyperlink"/>
            <w:noProof/>
          </w:rPr>
          <w:t>3.5.2.1</w:t>
        </w:r>
        <w:r w:rsidR="006C39CB">
          <w:rPr>
            <w:rFonts w:asciiTheme="minorHAnsi" w:eastAsiaTheme="minorEastAsia" w:hAnsiTheme="minorHAnsi" w:cstheme="minorBidi"/>
            <w:noProof/>
            <w:sz w:val="22"/>
            <w:szCs w:val="22"/>
            <w:lang w:val="de-DE" w:eastAsia="de-DE"/>
          </w:rPr>
          <w:tab/>
        </w:r>
        <w:r w:rsidR="006C39CB" w:rsidRPr="00BB33E5">
          <w:rPr>
            <w:rStyle w:val="Hyperlink"/>
            <w:noProof/>
          </w:rPr>
          <w:t>Teste de variância (ANOVA)</w:t>
        </w:r>
        <w:r w:rsidR="006C39CB">
          <w:rPr>
            <w:noProof/>
            <w:webHidden/>
          </w:rPr>
          <w:tab/>
        </w:r>
        <w:r w:rsidR="006C39CB">
          <w:rPr>
            <w:noProof/>
            <w:webHidden/>
          </w:rPr>
          <w:fldChar w:fldCharType="begin"/>
        </w:r>
        <w:r w:rsidR="006C39CB">
          <w:rPr>
            <w:noProof/>
            <w:webHidden/>
          </w:rPr>
          <w:instrText xml:space="preserve"> PAGEREF _Toc89728383 \h </w:instrText>
        </w:r>
        <w:r w:rsidR="006C39CB">
          <w:rPr>
            <w:noProof/>
            <w:webHidden/>
          </w:rPr>
        </w:r>
        <w:r w:rsidR="006C39CB">
          <w:rPr>
            <w:noProof/>
            <w:webHidden/>
          </w:rPr>
          <w:fldChar w:fldCharType="separate"/>
        </w:r>
        <w:r w:rsidR="009636C1">
          <w:rPr>
            <w:noProof/>
            <w:webHidden/>
          </w:rPr>
          <w:t>54</w:t>
        </w:r>
        <w:r w:rsidR="006C39CB">
          <w:rPr>
            <w:noProof/>
            <w:webHidden/>
          </w:rPr>
          <w:fldChar w:fldCharType="end"/>
        </w:r>
      </w:hyperlink>
    </w:p>
    <w:p w14:paraId="1D3427EA" w14:textId="149674B9" w:rsidR="006C39CB" w:rsidRDefault="00F17D17">
      <w:pPr>
        <w:pStyle w:val="TOC4"/>
        <w:rPr>
          <w:rFonts w:asciiTheme="minorHAnsi" w:eastAsiaTheme="minorEastAsia" w:hAnsiTheme="minorHAnsi" w:cstheme="minorBidi"/>
          <w:noProof/>
          <w:sz w:val="22"/>
          <w:szCs w:val="22"/>
          <w:lang w:val="de-DE" w:eastAsia="de-DE"/>
        </w:rPr>
      </w:pPr>
      <w:hyperlink w:anchor="_Toc89728384" w:history="1">
        <w:r w:rsidR="006C39CB" w:rsidRPr="00BB33E5">
          <w:rPr>
            <w:rStyle w:val="Hyperlink"/>
            <w:noProof/>
          </w:rPr>
          <w:t>3.5.2.2</w:t>
        </w:r>
        <w:r w:rsidR="006C39CB">
          <w:rPr>
            <w:rFonts w:asciiTheme="minorHAnsi" w:eastAsiaTheme="minorEastAsia" w:hAnsiTheme="minorHAnsi" w:cstheme="minorBidi"/>
            <w:noProof/>
            <w:sz w:val="22"/>
            <w:szCs w:val="22"/>
            <w:lang w:val="de-DE" w:eastAsia="de-DE"/>
          </w:rPr>
          <w:tab/>
        </w:r>
        <w:r w:rsidR="006C39CB" w:rsidRPr="00BB33E5">
          <w:rPr>
            <w:rStyle w:val="Hyperlink"/>
            <w:noProof/>
          </w:rPr>
          <w:t xml:space="preserve">Teste de </w:t>
        </w:r>
        <w:r w:rsidR="006C39CB" w:rsidRPr="00BB33E5">
          <w:rPr>
            <w:rStyle w:val="Hyperlink"/>
            <w:i/>
            <w:iCs/>
            <w:noProof/>
          </w:rPr>
          <w:t xml:space="preserve">student </w:t>
        </w:r>
        <w:r w:rsidR="006C39CB" w:rsidRPr="00BB33E5">
          <w:rPr>
            <w:rStyle w:val="Hyperlink"/>
            <w:noProof/>
          </w:rPr>
          <w:t>(teste-t)</w:t>
        </w:r>
        <w:r w:rsidR="006C39CB">
          <w:rPr>
            <w:noProof/>
            <w:webHidden/>
          </w:rPr>
          <w:tab/>
        </w:r>
        <w:r w:rsidR="006C39CB">
          <w:rPr>
            <w:noProof/>
            <w:webHidden/>
          </w:rPr>
          <w:fldChar w:fldCharType="begin"/>
        </w:r>
        <w:r w:rsidR="006C39CB">
          <w:rPr>
            <w:noProof/>
            <w:webHidden/>
          </w:rPr>
          <w:instrText xml:space="preserve"> PAGEREF _Toc89728384 \h </w:instrText>
        </w:r>
        <w:r w:rsidR="006C39CB">
          <w:rPr>
            <w:noProof/>
            <w:webHidden/>
          </w:rPr>
        </w:r>
        <w:r w:rsidR="006C39CB">
          <w:rPr>
            <w:noProof/>
            <w:webHidden/>
          </w:rPr>
          <w:fldChar w:fldCharType="separate"/>
        </w:r>
        <w:r w:rsidR="009636C1">
          <w:rPr>
            <w:noProof/>
            <w:webHidden/>
          </w:rPr>
          <w:t>54</w:t>
        </w:r>
        <w:r w:rsidR="006C39CB">
          <w:rPr>
            <w:noProof/>
            <w:webHidden/>
          </w:rPr>
          <w:fldChar w:fldCharType="end"/>
        </w:r>
      </w:hyperlink>
    </w:p>
    <w:p w14:paraId="74EBF45A" w14:textId="45FBF4B5" w:rsidR="006C39CB" w:rsidRDefault="00F17D17">
      <w:pPr>
        <w:pStyle w:val="TOC1"/>
        <w:rPr>
          <w:rFonts w:asciiTheme="minorHAnsi" w:eastAsiaTheme="minorEastAsia" w:hAnsiTheme="minorHAnsi" w:cstheme="minorBidi"/>
          <w:b w:val="0"/>
          <w:caps w:val="0"/>
          <w:sz w:val="22"/>
          <w:szCs w:val="22"/>
          <w:lang w:val="de-DE" w:eastAsia="de-DE"/>
        </w:rPr>
      </w:pPr>
      <w:hyperlink w:anchor="_Toc89728385" w:history="1">
        <w:r w:rsidR="006C39CB" w:rsidRPr="00BB33E5">
          <w:rPr>
            <w:rStyle w:val="Hyperlink"/>
          </w:rPr>
          <w:t>4</w:t>
        </w:r>
        <w:r w:rsidR="006C39CB">
          <w:rPr>
            <w:rFonts w:asciiTheme="minorHAnsi" w:eastAsiaTheme="minorEastAsia" w:hAnsiTheme="minorHAnsi" w:cstheme="minorBidi"/>
            <w:b w:val="0"/>
            <w:caps w:val="0"/>
            <w:sz w:val="22"/>
            <w:szCs w:val="22"/>
            <w:lang w:val="de-DE" w:eastAsia="de-DE"/>
          </w:rPr>
          <w:tab/>
        </w:r>
        <w:r w:rsidR="006C39CB" w:rsidRPr="00BB33E5">
          <w:rPr>
            <w:rStyle w:val="Hyperlink"/>
          </w:rPr>
          <w:t>RESULTADOS</w:t>
        </w:r>
        <w:r w:rsidR="006C39CB">
          <w:rPr>
            <w:webHidden/>
          </w:rPr>
          <w:tab/>
        </w:r>
        <w:r w:rsidR="006C39CB">
          <w:rPr>
            <w:webHidden/>
          </w:rPr>
          <w:fldChar w:fldCharType="begin"/>
        </w:r>
        <w:r w:rsidR="006C39CB">
          <w:rPr>
            <w:webHidden/>
          </w:rPr>
          <w:instrText xml:space="preserve"> PAGEREF _Toc89728385 \h </w:instrText>
        </w:r>
        <w:r w:rsidR="006C39CB">
          <w:rPr>
            <w:webHidden/>
          </w:rPr>
        </w:r>
        <w:r w:rsidR="006C39CB">
          <w:rPr>
            <w:webHidden/>
          </w:rPr>
          <w:fldChar w:fldCharType="separate"/>
        </w:r>
        <w:r w:rsidR="009636C1">
          <w:rPr>
            <w:webHidden/>
          </w:rPr>
          <w:t>56</w:t>
        </w:r>
        <w:r w:rsidR="006C39CB">
          <w:rPr>
            <w:webHidden/>
          </w:rPr>
          <w:fldChar w:fldCharType="end"/>
        </w:r>
      </w:hyperlink>
    </w:p>
    <w:p w14:paraId="1B0A1151" w14:textId="69732371" w:rsidR="006C39CB" w:rsidRDefault="00F17D17">
      <w:pPr>
        <w:pStyle w:val="TOC1"/>
        <w:rPr>
          <w:rFonts w:asciiTheme="minorHAnsi" w:eastAsiaTheme="minorEastAsia" w:hAnsiTheme="minorHAnsi" w:cstheme="minorBidi"/>
          <w:b w:val="0"/>
          <w:caps w:val="0"/>
          <w:sz w:val="22"/>
          <w:szCs w:val="22"/>
          <w:lang w:val="de-DE" w:eastAsia="de-DE"/>
        </w:rPr>
      </w:pPr>
      <w:hyperlink w:anchor="_Toc89728386" w:history="1">
        <w:r w:rsidR="006C39CB" w:rsidRPr="00BB33E5">
          <w:rPr>
            <w:rStyle w:val="Hyperlink"/>
          </w:rPr>
          <w:t>5</w:t>
        </w:r>
        <w:r w:rsidR="006C39CB">
          <w:rPr>
            <w:rFonts w:asciiTheme="minorHAnsi" w:eastAsiaTheme="minorEastAsia" w:hAnsiTheme="minorHAnsi" w:cstheme="minorBidi"/>
            <w:b w:val="0"/>
            <w:caps w:val="0"/>
            <w:sz w:val="22"/>
            <w:szCs w:val="22"/>
            <w:lang w:val="de-DE" w:eastAsia="de-DE"/>
          </w:rPr>
          <w:tab/>
        </w:r>
        <w:r w:rsidR="006C39CB" w:rsidRPr="00BB33E5">
          <w:rPr>
            <w:rStyle w:val="Hyperlink"/>
          </w:rPr>
          <w:t>CONCLUSÃO</w:t>
        </w:r>
        <w:r w:rsidR="006C39CB">
          <w:rPr>
            <w:webHidden/>
          </w:rPr>
          <w:tab/>
        </w:r>
        <w:r w:rsidR="006C39CB">
          <w:rPr>
            <w:webHidden/>
          </w:rPr>
          <w:fldChar w:fldCharType="begin"/>
        </w:r>
        <w:r w:rsidR="006C39CB">
          <w:rPr>
            <w:webHidden/>
          </w:rPr>
          <w:instrText xml:space="preserve"> PAGEREF _Toc89728386 \h </w:instrText>
        </w:r>
        <w:r w:rsidR="006C39CB">
          <w:rPr>
            <w:webHidden/>
          </w:rPr>
        </w:r>
        <w:r w:rsidR="006C39CB">
          <w:rPr>
            <w:webHidden/>
          </w:rPr>
          <w:fldChar w:fldCharType="separate"/>
        </w:r>
        <w:r w:rsidR="009636C1">
          <w:rPr>
            <w:webHidden/>
          </w:rPr>
          <w:t>57</w:t>
        </w:r>
        <w:r w:rsidR="006C39CB">
          <w:rPr>
            <w:webHidden/>
          </w:rPr>
          <w:fldChar w:fldCharType="end"/>
        </w:r>
      </w:hyperlink>
    </w:p>
    <w:p w14:paraId="6C470433" w14:textId="4B8C0CE0" w:rsidR="006C39CB" w:rsidRDefault="00F17D17">
      <w:pPr>
        <w:pStyle w:val="TOC1"/>
        <w:rPr>
          <w:rFonts w:asciiTheme="minorHAnsi" w:eastAsiaTheme="minorEastAsia" w:hAnsiTheme="minorHAnsi" w:cstheme="minorBidi"/>
          <w:b w:val="0"/>
          <w:caps w:val="0"/>
          <w:sz w:val="22"/>
          <w:szCs w:val="22"/>
          <w:lang w:val="de-DE" w:eastAsia="de-DE"/>
        </w:rPr>
      </w:pPr>
      <w:hyperlink w:anchor="_Toc89728387" w:history="1">
        <w:r w:rsidR="006C39CB" w:rsidRPr="00BB33E5">
          <w:rPr>
            <w:rStyle w:val="Hyperlink"/>
          </w:rPr>
          <w:t>REFERÊNCIAS BIBLIOGRÁFICAS</w:t>
        </w:r>
        <w:r w:rsidR="006C39CB">
          <w:rPr>
            <w:webHidden/>
          </w:rPr>
          <w:tab/>
        </w:r>
        <w:r w:rsidR="006C39CB">
          <w:rPr>
            <w:webHidden/>
          </w:rPr>
          <w:fldChar w:fldCharType="begin"/>
        </w:r>
        <w:r w:rsidR="006C39CB">
          <w:rPr>
            <w:webHidden/>
          </w:rPr>
          <w:instrText xml:space="preserve"> PAGEREF _Toc89728387 \h </w:instrText>
        </w:r>
        <w:r w:rsidR="006C39CB">
          <w:rPr>
            <w:webHidden/>
          </w:rPr>
        </w:r>
        <w:r w:rsidR="006C39CB">
          <w:rPr>
            <w:webHidden/>
          </w:rPr>
          <w:fldChar w:fldCharType="separate"/>
        </w:r>
        <w:r w:rsidR="009636C1">
          <w:rPr>
            <w:webHidden/>
          </w:rPr>
          <w:t>58</w:t>
        </w:r>
        <w:r w:rsidR="006C39CB">
          <w:rPr>
            <w:webHidden/>
          </w:rPr>
          <w:fldChar w:fldCharType="end"/>
        </w:r>
      </w:hyperlink>
    </w:p>
    <w:p w14:paraId="7B790612" w14:textId="0BA203B8" w:rsidR="006C39CB" w:rsidRDefault="00F17D17">
      <w:pPr>
        <w:pStyle w:val="TOC1"/>
        <w:rPr>
          <w:rFonts w:asciiTheme="minorHAnsi" w:eastAsiaTheme="minorEastAsia" w:hAnsiTheme="minorHAnsi" w:cstheme="minorBidi"/>
          <w:b w:val="0"/>
          <w:caps w:val="0"/>
          <w:sz w:val="22"/>
          <w:szCs w:val="22"/>
          <w:lang w:val="de-DE" w:eastAsia="de-DE"/>
        </w:rPr>
      </w:pPr>
      <w:hyperlink w:anchor="_Toc89728388" w:history="1">
        <w:r w:rsidR="006C39CB" w:rsidRPr="00BB33E5">
          <w:rPr>
            <w:rStyle w:val="Hyperlink"/>
          </w:rPr>
          <w:t>ANEXO A</w:t>
        </w:r>
        <w:r w:rsidR="006C39CB" w:rsidRPr="00BB33E5">
          <w:rPr>
            <w:rStyle w:val="Hyperlink"/>
            <w:i/>
            <w:iCs/>
          </w:rPr>
          <w:t xml:space="preserve"> – DATASHEET</w:t>
        </w:r>
        <w:r w:rsidR="006C39CB" w:rsidRPr="00BB33E5">
          <w:rPr>
            <w:rStyle w:val="Hyperlink"/>
          </w:rPr>
          <w:t xml:space="preserve"> DO INVERSOR GW35KLV-MT</w:t>
        </w:r>
        <w:r w:rsidR="006C39CB">
          <w:rPr>
            <w:webHidden/>
          </w:rPr>
          <w:tab/>
        </w:r>
        <w:r w:rsidR="006C39CB">
          <w:rPr>
            <w:webHidden/>
          </w:rPr>
          <w:fldChar w:fldCharType="begin"/>
        </w:r>
        <w:r w:rsidR="006C39CB">
          <w:rPr>
            <w:webHidden/>
          </w:rPr>
          <w:instrText xml:space="preserve"> PAGEREF _Toc89728388 \h </w:instrText>
        </w:r>
        <w:r w:rsidR="006C39CB">
          <w:rPr>
            <w:webHidden/>
          </w:rPr>
        </w:r>
        <w:r w:rsidR="006C39CB">
          <w:rPr>
            <w:webHidden/>
          </w:rPr>
          <w:fldChar w:fldCharType="separate"/>
        </w:r>
        <w:r w:rsidR="009636C1">
          <w:rPr>
            <w:webHidden/>
          </w:rPr>
          <w:t>62</w:t>
        </w:r>
        <w:r w:rsidR="006C39CB">
          <w:rPr>
            <w:webHidden/>
          </w:rPr>
          <w:fldChar w:fldCharType="end"/>
        </w:r>
      </w:hyperlink>
    </w:p>
    <w:p w14:paraId="6CEACFF4" w14:textId="6FB7B6E1" w:rsidR="006C39CB" w:rsidRDefault="00F17D17">
      <w:pPr>
        <w:pStyle w:val="TOC1"/>
        <w:rPr>
          <w:rFonts w:asciiTheme="minorHAnsi" w:eastAsiaTheme="minorEastAsia" w:hAnsiTheme="minorHAnsi" w:cstheme="minorBidi"/>
          <w:b w:val="0"/>
          <w:caps w:val="0"/>
          <w:sz w:val="22"/>
          <w:szCs w:val="22"/>
          <w:lang w:val="de-DE" w:eastAsia="de-DE"/>
        </w:rPr>
      </w:pPr>
      <w:hyperlink w:anchor="_Toc89728389" w:history="1">
        <w:r w:rsidR="006C39CB" w:rsidRPr="00BB33E5">
          <w:rPr>
            <w:rStyle w:val="Hyperlink"/>
          </w:rPr>
          <w:t>ANEXO B</w:t>
        </w:r>
        <w:r w:rsidR="006C39CB" w:rsidRPr="00BB33E5">
          <w:rPr>
            <w:rStyle w:val="Hyperlink"/>
            <w:i/>
            <w:iCs/>
          </w:rPr>
          <w:t xml:space="preserve"> – DATASHEET</w:t>
        </w:r>
        <w:r w:rsidR="006C39CB" w:rsidRPr="00BB33E5">
          <w:rPr>
            <w:rStyle w:val="Hyperlink"/>
          </w:rPr>
          <w:t xml:space="preserve"> DO MÓDULO JAM60S03 300-320/PR</w:t>
        </w:r>
        <w:r w:rsidR="006C39CB">
          <w:rPr>
            <w:webHidden/>
          </w:rPr>
          <w:tab/>
        </w:r>
        <w:r w:rsidR="006C39CB">
          <w:rPr>
            <w:webHidden/>
          </w:rPr>
          <w:fldChar w:fldCharType="begin"/>
        </w:r>
        <w:r w:rsidR="006C39CB">
          <w:rPr>
            <w:webHidden/>
          </w:rPr>
          <w:instrText xml:space="preserve"> PAGEREF _Toc89728389 \h </w:instrText>
        </w:r>
        <w:r w:rsidR="006C39CB">
          <w:rPr>
            <w:webHidden/>
          </w:rPr>
        </w:r>
        <w:r w:rsidR="006C39CB">
          <w:rPr>
            <w:webHidden/>
          </w:rPr>
          <w:fldChar w:fldCharType="separate"/>
        </w:r>
        <w:r w:rsidR="009636C1">
          <w:rPr>
            <w:webHidden/>
          </w:rPr>
          <w:t>64</w:t>
        </w:r>
        <w:r w:rsidR="006C39CB">
          <w:rPr>
            <w:webHidden/>
          </w:rPr>
          <w:fldChar w:fldCharType="end"/>
        </w:r>
      </w:hyperlink>
    </w:p>
    <w:p w14:paraId="2D1A7F2B" w14:textId="0738C7BE" w:rsidR="00713B9E" w:rsidRDefault="009A2D0E" w:rsidP="00B551A8">
      <w:pPr>
        <w:pStyle w:val="TOC4"/>
        <w:ind w:left="720" w:hanging="720"/>
      </w:pPr>
      <w:r>
        <w:fldChar w:fldCharType="end"/>
      </w:r>
      <w:bookmarkEnd w:id="0"/>
    </w:p>
    <w:p w14:paraId="02E5F55A" w14:textId="77777777" w:rsidR="00BA6B9A" w:rsidRDefault="00BA6B9A">
      <w:pPr>
        <w:spacing w:line="240" w:lineRule="auto"/>
        <w:jc w:val="left"/>
        <w:rPr>
          <w:b/>
          <w:caps/>
          <w:sz w:val="28"/>
        </w:rPr>
      </w:pPr>
      <w:bookmarkStart w:id="5" w:name="_Toc73001733"/>
      <w:bookmarkStart w:id="6" w:name="_Toc80372438"/>
      <w:bookmarkStart w:id="7" w:name="_Toc80375898"/>
      <w:bookmarkStart w:id="8" w:name="_Toc80376335"/>
      <w:r>
        <w:br w:type="page"/>
      </w:r>
    </w:p>
    <w:p w14:paraId="202D093B" w14:textId="41E17F85" w:rsidR="004C1E0B" w:rsidRPr="00580D51" w:rsidRDefault="004C1E0B" w:rsidP="00F96171">
      <w:pPr>
        <w:pStyle w:val="Heading1"/>
        <w:tabs>
          <w:tab w:val="clear" w:pos="851"/>
          <w:tab w:val="num" w:pos="567"/>
        </w:tabs>
      </w:pPr>
      <w:bookmarkStart w:id="9" w:name="_Ref88600965"/>
      <w:bookmarkStart w:id="10" w:name="_Toc89728352"/>
      <w:r w:rsidRPr="00580D51">
        <w:lastRenderedPageBreak/>
        <w:t>INTRODUÇÃO</w:t>
      </w:r>
      <w:bookmarkEnd w:id="5"/>
      <w:bookmarkEnd w:id="6"/>
      <w:bookmarkEnd w:id="7"/>
      <w:bookmarkEnd w:id="8"/>
      <w:bookmarkEnd w:id="9"/>
      <w:bookmarkEnd w:id="10"/>
    </w:p>
    <w:p w14:paraId="2C409700" w14:textId="76FC89BA" w:rsidR="00E92861" w:rsidRDefault="00F5592A" w:rsidP="00E92861">
      <w:pPr>
        <w:rPr>
          <w:rFonts w:eastAsia="Calibri"/>
        </w:rPr>
      </w:pPr>
      <w:r>
        <w:rPr>
          <w:color w:val="000000"/>
        </w:rPr>
        <w:t xml:space="preserve">O ano de 2020 foi marcado pela pandemia do coronavírus Sars-Cov-2 que ocasionou uma crise sanitária e humanitária mundial, impactando negativamente diversos setores produtivos. Apesar da crise advinda da disseminação do vírus, o setor de energias renováveis continuou em crescimento de ritmo acelerado. Foi um ano de novas normas no setor e também de fortalecimento nos planos de nações para alcançar a emissão zero de gases de efeito estufa (GEE), uma meta cada vez mais cobrada por cidadãos e por organizações da sociedade civil </w:t>
      </w:r>
      <w:sdt>
        <w:sdtPr>
          <w:rPr>
            <w:rFonts w:eastAsia="Calibri"/>
          </w:rPr>
          <w:id w:val="923067428"/>
          <w:citation/>
        </w:sdtPr>
        <w:sdtEndPr/>
        <w:sdtContent>
          <w:r w:rsidR="00C31E38" w:rsidRPr="00481E5F">
            <w:rPr>
              <w:rFonts w:eastAsia="Calibri"/>
            </w:rPr>
            <w:fldChar w:fldCharType="begin"/>
          </w:r>
          <w:r w:rsidR="00C31E38" w:rsidRPr="00481E5F">
            <w:rPr>
              <w:rFonts w:eastAsia="Calibri"/>
            </w:rPr>
            <w:instrText xml:space="preserve"> CITATION REN21 \l 1031 </w:instrText>
          </w:r>
          <w:r w:rsidR="00C31E38" w:rsidRPr="00481E5F">
            <w:rPr>
              <w:rFonts w:eastAsia="Calibri"/>
            </w:rPr>
            <w:fldChar w:fldCharType="separate"/>
          </w:r>
          <w:r w:rsidR="00607771" w:rsidRPr="00607771">
            <w:rPr>
              <w:rFonts w:eastAsia="Calibri"/>
              <w:noProof/>
            </w:rPr>
            <w:t>(R, 2021)</w:t>
          </w:r>
          <w:r w:rsidR="00C31E38" w:rsidRPr="00481E5F">
            <w:rPr>
              <w:rFonts w:eastAsia="Calibri"/>
            </w:rPr>
            <w:fldChar w:fldCharType="end"/>
          </w:r>
        </w:sdtContent>
      </w:sdt>
      <w:r w:rsidR="00481E5F">
        <w:rPr>
          <w:rFonts w:eastAsia="Calibri"/>
        </w:rPr>
        <w:t>.</w:t>
      </w:r>
    </w:p>
    <w:p w14:paraId="1FA226B3" w14:textId="77777777" w:rsidR="001E1B01" w:rsidRDefault="001E1B01" w:rsidP="00E92861">
      <w:pPr>
        <w:rPr>
          <w:rFonts w:eastAsia="Calibri"/>
        </w:rPr>
      </w:pPr>
    </w:p>
    <w:p w14:paraId="60DEC0B5" w14:textId="126DD055" w:rsidR="00E92861" w:rsidRDefault="000A7BD2" w:rsidP="00537B1F">
      <w:pPr>
        <w:rPr>
          <w:rFonts w:eastAsia="Calibri"/>
        </w:rPr>
      </w:pPr>
      <w:r>
        <w:rPr>
          <w:color w:val="000000"/>
        </w:rPr>
        <w:t xml:space="preserve">Uns dos responsáveis pela mudança climática, os combustíveis fósseis, contribuem fortemente para a poluição do planeta e para a perda de sua biodiversidade. A fim de reduzir os efeitos catastróficos do aquecimento global, é necessário que até 2050 sejam cumpridas políticas energéticas para evitar um aumento maior do que 1,5 °C na temperatura média global. A </w:t>
      </w:r>
      <w:proofErr w:type="spellStart"/>
      <w:r>
        <w:rPr>
          <w:i/>
          <w:iCs/>
          <w:color w:val="000000"/>
        </w:rPr>
        <w:t>International</w:t>
      </w:r>
      <w:proofErr w:type="spellEnd"/>
      <w:r>
        <w:rPr>
          <w:i/>
          <w:iCs/>
          <w:color w:val="000000"/>
        </w:rPr>
        <w:t xml:space="preserve"> Energy </w:t>
      </w:r>
      <w:proofErr w:type="spellStart"/>
      <w:r>
        <w:rPr>
          <w:i/>
          <w:iCs/>
          <w:color w:val="000000"/>
        </w:rPr>
        <w:t>Agency</w:t>
      </w:r>
      <w:proofErr w:type="spellEnd"/>
      <w:r>
        <w:rPr>
          <w:color w:val="000000"/>
        </w:rPr>
        <w:t xml:space="preserve"> (IEA) destaca que para que isso seja possível, pelo menos 70% de toda fonte de energia produzida deve ser de origem renovável, principalmente fotovoltaica e eólica, e que 90% do consumo total de energia venha da matriz elétrica</w:t>
      </w:r>
      <w:sdt>
        <w:sdtPr>
          <w:rPr>
            <w:rFonts w:eastAsia="Calibri"/>
          </w:rPr>
          <w:id w:val="651335322"/>
          <w:citation/>
        </w:sdtPr>
        <w:sdtEndPr/>
        <w:sdtContent>
          <w:r w:rsidR="00C31E38">
            <w:rPr>
              <w:rFonts w:eastAsia="Calibri"/>
            </w:rPr>
            <w:fldChar w:fldCharType="begin"/>
          </w:r>
          <w:r w:rsidR="00B06F4C">
            <w:rPr>
              <w:rFonts w:eastAsia="Calibri"/>
            </w:rPr>
            <w:instrText xml:space="preserve">CITATION IEA21 \t  \l 1031 </w:instrText>
          </w:r>
          <w:r w:rsidR="00C31E38">
            <w:rPr>
              <w:rFonts w:eastAsia="Calibri"/>
            </w:rPr>
            <w:fldChar w:fldCharType="separate"/>
          </w:r>
          <w:r w:rsidR="00607771">
            <w:rPr>
              <w:rFonts w:eastAsia="Calibri"/>
              <w:noProof/>
            </w:rPr>
            <w:t xml:space="preserve"> </w:t>
          </w:r>
          <w:r w:rsidR="00607771" w:rsidRPr="00607771">
            <w:rPr>
              <w:rFonts w:eastAsia="Calibri"/>
              <w:noProof/>
            </w:rPr>
            <w:t>(IEA, 2021)</w:t>
          </w:r>
          <w:r w:rsidR="00C31E38">
            <w:rPr>
              <w:rFonts w:eastAsia="Calibri"/>
            </w:rPr>
            <w:fldChar w:fldCharType="end"/>
          </w:r>
        </w:sdtContent>
      </w:sdt>
      <w:r w:rsidR="00C31E38">
        <w:rPr>
          <w:rFonts w:eastAsia="Calibri"/>
        </w:rPr>
        <w:t xml:space="preserve">.   </w:t>
      </w:r>
    </w:p>
    <w:p w14:paraId="3C928C7A" w14:textId="77777777" w:rsidR="001E1B01" w:rsidRDefault="001E1B01" w:rsidP="00537B1F">
      <w:pPr>
        <w:rPr>
          <w:rFonts w:eastAsia="Calibri"/>
        </w:rPr>
      </w:pPr>
    </w:p>
    <w:p w14:paraId="2771250E" w14:textId="6A2A98A8" w:rsidR="003A3CF6" w:rsidRDefault="000A7BD2" w:rsidP="004C1E0B">
      <w:pPr>
        <w:rPr>
          <w:rFonts w:eastAsia="Calibri"/>
        </w:rPr>
      </w:pPr>
      <w:r>
        <w:rPr>
          <w:color w:val="000000"/>
        </w:rPr>
        <w:t xml:space="preserve">Apesar da participação total da energia oriunda de fontes fósseis no montante de energia consumida em todo o mundo não ter mudado consideravelmente na última década (80,3% em 2010 frente a 80,2% hoje), a participação de fontes renováveis tem aumentado principalmente na matriz elétrica. No ano de 2020, a participação de fontes renováveis chegou a 83% do total de novas fontes de energia elétrica comissionadas, das quais a fonte solar fotovoltaica (FV) apresenta maioria absoluta: 54% do total anual e adição recorde de 139 GW </w:t>
      </w:r>
      <w:sdt>
        <w:sdtPr>
          <w:rPr>
            <w:rFonts w:eastAsia="Calibri"/>
          </w:rPr>
          <w:id w:val="-1828355613"/>
          <w:citation/>
        </w:sdtPr>
        <w:sdtEndPr/>
        <w:sdtContent>
          <w:r w:rsidR="00537B1F">
            <w:rPr>
              <w:rFonts w:eastAsia="Calibri"/>
            </w:rPr>
            <w:fldChar w:fldCharType="begin"/>
          </w:r>
          <w:r w:rsidR="00537B1F" w:rsidRPr="00537B1F">
            <w:rPr>
              <w:rFonts w:eastAsia="Calibri"/>
            </w:rPr>
            <w:instrText xml:space="preserve"> CITATION REN21 \l 1031 </w:instrText>
          </w:r>
          <w:r w:rsidR="00537B1F">
            <w:rPr>
              <w:rFonts w:eastAsia="Calibri"/>
            </w:rPr>
            <w:fldChar w:fldCharType="separate"/>
          </w:r>
          <w:r w:rsidR="00607771" w:rsidRPr="00607771">
            <w:rPr>
              <w:rFonts w:eastAsia="Calibri"/>
              <w:noProof/>
            </w:rPr>
            <w:t>(R, 2021)</w:t>
          </w:r>
          <w:r w:rsidR="00537B1F">
            <w:rPr>
              <w:rFonts w:eastAsia="Calibri"/>
            </w:rPr>
            <w:fldChar w:fldCharType="end"/>
          </w:r>
        </w:sdtContent>
      </w:sdt>
      <w:r w:rsidR="00537B1F">
        <w:rPr>
          <w:rFonts w:eastAsia="Calibri"/>
        </w:rPr>
        <w:t>.</w:t>
      </w:r>
    </w:p>
    <w:p w14:paraId="468CF714" w14:textId="77777777" w:rsidR="001E1B01" w:rsidRPr="001E1B01" w:rsidRDefault="001E1B01" w:rsidP="004C1E0B"/>
    <w:p w14:paraId="47FB894B" w14:textId="2D59E511" w:rsidR="00E815E1" w:rsidRDefault="00976F7D" w:rsidP="004C1E0B">
      <w:pPr>
        <w:rPr>
          <w:rFonts w:eastAsia="Calibri"/>
        </w:rPr>
      </w:pPr>
      <w:r>
        <w:rPr>
          <w:color w:val="000000"/>
        </w:rPr>
        <w:t>O custo de instalação de usinas fotovoltaicas (UFV) vem decrescendo de forma contínua na última década. Ao longo do ano de 2020, o custo para instalar uma UFV decresceu globalmente em 7%. Entre 2010 e 2020 o custo para instalações de larga escala diminuiu 85%, de maneira a tornar a geração FV competitiva em relação ao custo de geração de fontes fósseis. Cerca de 45,5 GW de projetos comissionados de geração solar FV no ano de 2020 foram mais baratos do que a fonte mais barata de geração por combustível fóssil. O Brasil registrou, no ano de 2019, com o Leilão de Nova Energia A-4, o terceiro menor custo comissionado de geração FV no mundo</w:t>
      </w:r>
      <w:sdt>
        <w:sdtPr>
          <w:rPr>
            <w:rFonts w:eastAsia="Calibri"/>
            <w:color w:val="FFFFFF" w:themeColor="background1"/>
          </w:rPr>
          <w:id w:val="1454594867"/>
          <w:citation/>
        </w:sdtPr>
        <w:sdtEndPr>
          <w:rPr>
            <w:color w:val="auto"/>
          </w:rPr>
        </w:sdtEndPr>
        <w:sdtContent>
          <w:r w:rsidR="00E815E1" w:rsidRPr="00E815E1">
            <w:rPr>
              <w:rFonts w:eastAsia="Calibri"/>
            </w:rPr>
            <w:fldChar w:fldCharType="begin"/>
          </w:r>
          <w:r w:rsidR="00E815E1" w:rsidRPr="00E815E1">
            <w:rPr>
              <w:rFonts w:eastAsia="Calibri"/>
            </w:rPr>
            <w:instrText xml:space="preserve"> CITATION IRE21 \l 1031 </w:instrText>
          </w:r>
          <w:r w:rsidR="00E815E1" w:rsidRPr="00E815E1">
            <w:rPr>
              <w:rFonts w:eastAsia="Calibri"/>
            </w:rPr>
            <w:fldChar w:fldCharType="separate"/>
          </w:r>
          <w:r w:rsidR="00607771">
            <w:rPr>
              <w:rFonts w:eastAsia="Calibri"/>
              <w:noProof/>
            </w:rPr>
            <w:t xml:space="preserve"> </w:t>
          </w:r>
          <w:r w:rsidR="00607771" w:rsidRPr="00607771">
            <w:rPr>
              <w:rFonts w:eastAsia="Calibri"/>
              <w:noProof/>
            </w:rPr>
            <w:t>(IRENA, 2021)</w:t>
          </w:r>
          <w:r w:rsidR="00E815E1" w:rsidRPr="00E815E1">
            <w:rPr>
              <w:rFonts w:eastAsia="Calibri"/>
            </w:rPr>
            <w:fldChar w:fldCharType="end"/>
          </w:r>
        </w:sdtContent>
      </w:sdt>
      <w:r w:rsidR="00E815E1" w:rsidRPr="00E815E1">
        <w:rPr>
          <w:rFonts w:eastAsia="Calibri"/>
        </w:rPr>
        <w:t>.</w:t>
      </w:r>
    </w:p>
    <w:p w14:paraId="5E6877A6" w14:textId="77777777" w:rsidR="00E815E1" w:rsidRDefault="00E815E1" w:rsidP="00E2359F">
      <w:pPr>
        <w:rPr>
          <w:rFonts w:eastAsia="Calibri"/>
        </w:rPr>
      </w:pPr>
    </w:p>
    <w:p w14:paraId="3C6367ED" w14:textId="06A04C8D" w:rsidR="00822947" w:rsidRDefault="00642ED6" w:rsidP="00BF6D0D">
      <w:pPr>
        <w:rPr>
          <w:rFonts w:eastAsia="Calibri"/>
          <w:color w:val="FFFFFF" w:themeColor="background1"/>
        </w:rPr>
      </w:pPr>
      <w:r>
        <w:rPr>
          <w:color w:val="000000"/>
        </w:rPr>
        <w:lastRenderedPageBreak/>
        <w:t xml:space="preserve">Políticas de governo são fundamentais para o avanço tecnológico e para a redução de custos de módulos fotovoltaicos (MFV). Segundo DOE (2021), está nos planos da atual administração Biden-Harris dos EUA, uma redução maior do que 50% no custo associado a fontes solares de energia até 2030 em relação aos preços atuais. Já segundo a </w:t>
      </w:r>
      <w:r w:rsidR="00241467">
        <w:rPr>
          <w:color w:val="000000"/>
        </w:rPr>
        <w:t xml:space="preserve">EC </w:t>
      </w:r>
      <w:r>
        <w:rPr>
          <w:color w:val="000000"/>
        </w:rPr>
        <w:t>(2014), países da União Europeia acordaram em objetivos para o Quadro Climático e de Energia 2030 que incluem consumo energético de pelo menos 32% de fontes renováveis, redução de 40% na emissão de gases de efeito estufa em relação a 1990 e melhoria na eficiência energética de pelo menos 32,5%. De acordo com a UNFCCC (2020), o Brasil reafirmou à ONU em 2020 a sua Contribuição Nacionalmente Determinada (CND) relativa ao Acordo de Paris, onde assumiu o compromisso de redução de 37% de GEE até 2025 em relação a 2005 e de 43% até 2030. Além do acordo original de 2015, o país também adicionou uma meta de neutralidade climática relativa a GEE até 2060</w:t>
      </w:r>
      <w:r w:rsidR="000738E2">
        <w:rPr>
          <w:rFonts w:eastAsia="Calibri"/>
        </w:rPr>
        <w:t>.</w:t>
      </w:r>
      <w:sdt>
        <w:sdtPr>
          <w:rPr>
            <w:rFonts w:eastAsia="Calibri"/>
            <w:color w:val="FFFFFF" w:themeColor="background1"/>
          </w:rPr>
          <w:id w:val="1702365886"/>
          <w:citation/>
        </w:sdtPr>
        <w:sdtEndPr/>
        <w:sdtContent>
          <w:r w:rsidR="00E2359F" w:rsidRPr="0058233F">
            <w:rPr>
              <w:rFonts w:eastAsia="Calibri"/>
              <w:color w:val="FFFFFF" w:themeColor="background1"/>
            </w:rPr>
            <w:fldChar w:fldCharType="begin"/>
          </w:r>
          <w:r w:rsidR="00310F63">
            <w:rPr>
              <w:rFonts w:eastAsia="Calibri"/>
              <w:color w:val="FFFFFF" w:themeColor="background1"/>
            </w:rPr>
            <w:instrText xml:space="preserve">CITATION Eur14 \n  \t  \l 1031 </w:instrText>
          </w:r>
          <w:r w:rsidR="00E2359F" w:rsidRPr="0058233F">
            <w:rPr>
              <w:rFonts w:eastAsia="Calibri"/>
              <w:color w:val="FFFFFF" w:themeColor="background1"/>
            </w:rPr>
            <w:fldChar w:fldCharType="separate"/>
          </w:r>
          <w:r w:rsidR="00607771">
            <w:rPr>
              <w:rFonts w:eastAsia="Calibri"/>
              <w:noProof/>
              <w:color w:val="FFFFFF" w:themeColor="background1"/>
            </w:rPr>
            <w:t xml:space="preserve"> </w:t>
          </w:r>
          <w:r w:rsidR="00607771" w:rsidRPr="00607771">
            <w:rPr>
              <w:rFonts w:eastAsia="Calibri"/>
              <w:noProof/>
              <w:color w:val="FFFFFF" w:themeColor="background1"/>
            </w:rPr>
            <w:t>(2014)</w:t>
          </w:r>
          <w:r w:rsidR="00E2359F" w:rsidRPr="0058233F">
            <w:rPr>
              <w:rFonts w:eastAsia="Calibri"/>
              <w:color w:val="FFFFFF" w:themeColor="background1"/>
            </w:rPr>
            <w:fldChar w:fldCharType="end"/>
          </w:r>
        </w:sdtContent>
      </w:sdt>
      <w:r w:rsidR="00E2359F" w:rsidRPr="00BB69CF">
        <w:rPr>
          <w:rFonts w:eastAsia="Calibri"/>
          <w:color w:val="FFFFFF" w:themeColor="background1"/>
        </w:rPr>
        <w:t>.</w:t>
      </w:r>
      <w:sdt>
        <w:sdtPr>
          <w:rPr>
            <w:rFonts w:eastAsia="Calibri"/>
            <w:color w:val="FFFFFF" w:themeColor="background1"/>
          </w:rPr>
          <w:id w:val="862330985"/>
          <w:citation/>
        </w:sdtPr>
        <w:sdtEndPr/>
        <w:sdtContent>
          <w:r w:rsidR="00BD2ACE">
            <w:rPr>
              <w:rFonts w:eastAsia="Calibri"/>
              <w:color w:val="FFFFFF" w:themeColor="background1"/>
            </w:rPr>
            <w:fldChar w:fldCharType="begin"/>
          </w:r>
          <w:r w:rsidR="00310F63" w:rsidRPr="00BB69CF">
            <w:rPr>
              <w:rFonts w:eastAsia="Calibri"/>
              <w:color w:val="FFFFFF" w:themeColor="background1"/>
            </w:rPr>
            <w:instrText xml:space="preserve">CITATION UNF20 \n  \t  \l 1031 </w:instrText>
          </w:r>
          <w:r w:rsidR="00BD2ACE">
            <w:rPr>
              <w:rFonts w:eastAsia="Calibri"/>
              <w:color w:val="FFFFFF" w:themeColor="background1"/>
            </w:rPr>
            <w:fldChar w:fldCharType="separate"/>
          </w:r>
          <w:r w:rsidR="00607771">
            <w:rPr>
              <w:rFonts w:eastAsia="Calibri"/>
              <w:noProof/>
              <w:color w:val="FFFFFF" w:themeColor="background1"/>
            </w:rPr>
            <w:t xml:space="preserve"> </w:t>
          </w:r>
          <w:r w:rsidR="00607771" w:rsidRPr="00607771">
            <w:rPr>
              <w:rFonts w:eastAsia="Calibri"/>
              <w:noProof/>
              <w:color w:val="FFFFFF" w:themeColor="background1"/>
            </w:rPr>
            <w:t>(2020)</w:t>
          </w:r>
          <w:r w:rsidR="00BD2ACE">
            <w:rPr>
              <w:rFonts w:eastAsia="Calibri"/>
              <w:color w:val="FFFFFF" w:themeColor="background1"/>
            </w:rPr>
            <w:fldChar w:fldCharType="end"/>
          </w:r>
        </w:sdtContent>
      </w:sdt>
      <w:sdt>
        <w:sdtPr>
          <w:rPr>
            <w:rFonts w:eastAsia="Calibri"/>
            <w:color w:val="FFFFFF" w:themeColor="background1"/>
          </w:rPr>
          <w:id w:val="-1809012259"/>
          <w:citation/>
        </w:sdtPr>
        <w:sdtEndPr/>
        <w:sdtContent>
          <w:r w:rsidR="00095E7E">
            <w:rPr>
              <w:rFonts w:eastAsia="Calibri"/>
              <w:color w:val="FFFFFF" w:themeColor="background1"/>
            </w:rPr>
            <w:fldChar w:fldCharType="begin"/>
          </w:r>
          <w:r w:rsidR="00310F63" w:rsidRPr="00BB69CF">
            <w:rPr>
              <w:rFonts w:eastAsia="Calibri"/>
              <w:color w:val="FFFFFF" w:themeColor="background1"/>
            </w:rPr>
            <w:instrText xml:space="preserve">CITATION USD21 \n  \t  \l 1031 </w:instrText>
          </w:r>
          <w:r w:rsidR="00095E7E">
            <w:rPr>
              <w:rFonts w:eastAsia="Calibri"/>
              <w:color w:val="FFFFFF" w:themeColor="background1"/>
            </w:rPr>
            <w:fldChar w:fldCharType="separate"/>
          </w:r>
          <w:r w:rsidR="00607771">
            <w:rPr>
              <w:rFonts w:eastAsia="Calibri"/>
              <w:noProof/>
              <w:color w:val="FFFFFF" w:themeColor="background1"/>
            </w:rPr>
            <w:t xml:space="preserve"> </w:t>
          </w:r>
          <w:r w:rsidR="00607771" w:rsidRPr="00607771">
            <w:rPr>
              <w:rFonts w:eastAsia="Calibri"/>
              <w:noProof/>
              <w:color w:val="FFFFFF" w:themeColor="background1"/>
            </w:rPr>
            <w:t>(2021)</w:t>
          </w:r>
          <w:r w:rsidR="00095E7E">
            <w:rPr>
              <w:rFonts w:eastAsia="Calibri"/>
              <w:color w:val="FFFFFF" w:themeColor="background1"/>
            </w:rPr>
            <w:fldChar w:fldCharType="end"/>
          </w:r>
        </w:sdtContent>
      </w:sdt>
    </w:p>
    <w:p w14:paraId="48214678" w14:textId="77777777" w:rsidR="00310F63" w:rsidRPr="00BB69CF" w:rsidRDefault="00310F63" w:rsidP="00BF6D0D">
      <w:pPr>
        <w:rPr>
          <w:rFonts w:eastAsia="Calibri"/>
          <w:color w:val="FFFFFF" w:themeColor="background1"/>
        </w:rPr>
      </w:pPr>
    </w:p>
    <w:p w14:paraId="4F8F25D7" w14:textId="12CF6926" w:rsidR="00952840" w:rsidRDefault="00B95701" w:rsidP="00BF6D0D">
      <w:r>
        <w:rPr>
          <w:color w:val="000000"/>
        </w:rPr>
        <w:t>Em âmbito nacional, mesmo com todas as dificuldades impostas pela pandemia como: diminuição da demanda energética global e atraso em investimentos e projetos, as instalações anuais de energia solar fotovoltaica no Brasil mantiveram seu crescimento</w:t>
      </w:r>
      <w:sdt>
        <w:sdtPr>
          <w:id w:val="-242811721"/>
          <w:citation/>
        </w:sdtPr>
        <w:sdtEndPr/>
        <w:sdtContent>
          <w:r w:rsidR="00747E97">
            <w:fldChar w:fldCharType="begin"/>
          </w:r>
          <w:r w:rsidR="00747E97" w:rsidRPr="00747E97">
            <w:instrText xml:space="preserve"> CITATION Giu21 \l 1031 </w:instrText>
          </w:r>
          <w:r w:rsidR="00747E97">
            <w:fldChar w:fldCharType="separate"/>
          </w:r>
          <w:r w:rsidR="00607771">
            <w:rPr>
              <w:noProof/>
            </w:rPr>
            <w:t xml:space="preserve"> (FONTES, 2021)</w:t>
          </w:r>
          <w:r w:rsidR="00747E97">
            <w:fldChar w:fldCharType="end"/>
          </w:r>
        </w:sdtContent>
      </w:sdt>
      <w:r w:rsidR="00747E97">
        <w:t>.</w:t>
      </w:r>
      <w:r w:rsidR="006C65F2">
        <w:t xml:space="preserve"> </w:t>
      </w:r>
      <w:r w:rsidR="002C7119">
        <w:rPr>
          <w:color w:val="000000"/>
        </w:rPr>
        <w:t xml:space="preserve">O país está entre os 10 países do mundo que mais adicionaram a geração solar fotovoltaica à sua matriz em 2020. Neste ano registraram-se 3,1 GW de adições, 68,6% a mais do que em 2019, das quais 74,4% são provenientes de geração distribuída residencial. Para efeito de comparação: a adição de capacidade hidrelétrica, a principal fonte de geração de energia elétrica do país com 62% da capacidade operacional total de energia, foi de apenas 177 MW em 2020. Pelo sétimo ano consecutivo, os investimentos em capacidade de energia renovável no Brasil cresceram, com aumento de 23% em 2020 </w:t>
      </w:r>
      <w:sdt>
        <w:sdtPr>
          <w:id w:val="1320611779"/>
          <w:citation/>
        </w:sdtPr>
        <w:sdtEndPr/>
        <w:sdtContent>
          <w:r w:rsidR="00952840">
            <w:fldChar w:fldCharType="begin"/>
          </w:r>
          <w:r w:rsidR="00952840" w:rsidRPr="00D32475">
            <w:instrText xml:space="preserve">CITATION REN \l 1031 </w:instrText>
          </w:r>
          <w:r w:rsidR="00952840">
            <w:fldChar w:fldCharType="separate"/>
          </w:r>
          <w:r w:rsidR="00607771">
            <w:rPr>
              <w:noProof/>
            </w:rPr>
            <w:t>(RB, 2021)</w:t>
          </w:r>
          <w:r w:rsidR="00952840">
            <w:fldChar w:fldCharType="end"/>
          </w:r>
        </w:sdtContent>
      </w:sdt>
      <w:r w:rsidR="00952840">
        <w:t>.</w:t>
      </w:r>
    </w:p>
    <w:p w14:paraId="6AA33CE7" w14:textId="77777777" w:rsidR="00952840" w:rsidRDefault="00952840" w:rsidP="00BF6D0D"/>
    <w:p w14:paraId="0CC325B0" w14:textId="09648390" w:rsidR="00D30E19" w:rsidRDefault="00DC4377" w:rsidP="004C1E0B">
      <w:r>
        <w:rPr>
          <w:color w:val="000000"/>
        </w:rPr>
        <w:t xml:space="preserve">Um dos desafios para manter a eficiência da geração FV é a deposição de material particulado sobre os módulos. Esta deposição prejudica o desempenho dos geradores e </w:t>
      </w:r>
      <w:commentRangeStart w:id="11"/>
      <w:r>
        <w:rPr>
          <w:color w:val="000000"/>
        </w:rPr>
        <w:t xml:space="preserve">muitas vezes não é levada em consideração no cálculo do Custo Nivelado de Energia (LCOE), </w:t>
      </w:r>
      <w:commentRangeEnd w:id="11"/>
      <w:r w:rsidR="00C0783B">
        <w:rPr>
          <w:rStyle w:val="CommentReference"/>
          <w:lang w:eastAsia="en-US"/>
        </w:rPr>
        <w:commentReference w:id="11"/>
      </w:r>
      <w:r>
        <w:rPr>
          <w:color w:val="000000"/>
        </w:rPr>
        <w:t xml:space="preserve">uma métrica utilizada para atestar a viabilidade de projetos de geração fotovoltaica. A sujidade reduz a transmissibilidade da luz para as células fotovoltaicas, reduzindo, assim, a sua eficiência. Esse fator de deposição é ocasionado tanto por causas naturais quanto é influenciado por atividades humanas. Por isso, a otimização da limpeza de sistemas fotovoltaicos é necessária e requer um equilíbrio entre os custos de manutenção, a frequência de limpeza e o ganho proporcionado na produção energética </w:t>
      </w:r>
      <w:sdt>
        <w:sdtPr>
          <w:rPr>
            <w:rFonts w:eastAsia="Calibri"/>
          </w:rPr>
          <w:id w:val="-1922564969"/>
          <w:citation/>
        </w:sdtPr>
        <w:sdtEndPr/>
        <w:sdtContent>
          <w:r w:rsidR="00050249">
            <w:rPr>
              <w:rFonts w:eastAsia="Calibri"/>
            </w:rPr>
            <w:fldChar w:fldCharType="begin"/>
          </w:r>
          <w:r w:rsidR="00050249" w:rsidRPr="00050249">
            <w:instrText xml:space="preserve"> CITATION AMI21 \l 1031 </w:instrText>
          </w:r>
          <w:r w:rsidR="00050249">
            <w:rPr>
              <w:rFonts w:eastAsia="Calibri"/>
            </w:rPr>
            <w:fldChar w:fldCharType="separate"/>
          </w:r>
          <w:r w:rsidR="00607771">
            <w:rPr>
              <w:noProof/>
            </w:rPr>
            <w:t xml:space="preserve">(AMIRI </w:t>
          </w:r>
          <w:r w:rsidR="00607771">
            <w:rPr>
              <w:i/>
              <w:iCs/>
              <w:noProof/>
            </w:rPr>
            <w:t>et al.</w:t>
          </w:r>
          <w:r w:rsidR="00607771">
            <w:rPr>
              <w:noProof/>
            </w:rPr>
            <w:t>, 2021)</w:t>
          </w:r>
          <w:r w:rsidR="00050249">
            <w:rPr>
              <w:rFonts w:eastAsia="Calibri"/>
            </w:rPr>
            <w:fldChar w:fldCharType="end"/>
          </w:r>
        </w:sdtContent>
      </w:sdt>
      <w:r w:rsidR="00050249">
        <w:rPr>
          <w:rFonts w:eastAsia="Calibri"/>
        </w:rPr>
        <w:t>.</w:t>
      </w:r>
    </w:p>
    <w:p w14:paraId="27A477B5" w14:textId="5CA9E683" w:rsidR="008C31CD" w:rsidRDefault="008C31CD" w:rsidP="004C1E0B"/>
    <w:p w14:paraId="7CFD1D82" w14:textId="2046FD94" w:rsidR="00860F2D" w:rsidRDefault="00860F2D" w:rsidP="004C1E0B">
      <w:r>
        <w:lastRenderedPageBreak/>
        <w:t>Perdas por deposição de material particulado (MP) dependem de condições meteorológicas locais, condições de instalação dos módulos FV (inclinação, orientação, vegetação), características locais (proximidade a autoestradas, efluentes industriais, área urbana</w:t>
      </w:r>
      <w:r w:rsidR="00FA7791">
        <w:t xml:space="preserve">, </w:t>
      </w:r>
      <w:r>
        <w:t>rural,</w:t>
      </w:r>
      <w:r w:rsidR="00FA7791">
        <w:t xml:space="preserve"> </w:t>
      </w:r>
      <w:r>
        <w:t xml:space="preserve">deserto) e o tipo de tecnologia empregada. Perdas anuais por acumulo de MP podem variar de 10 a 30% mesmo em condições moderadas de presença de poeira. </w:t>
      </w:r>
      <w:r w:rsidR="00FA7791">
        <w:t>Em regiões desérticas essa perda passa de 30%, apesar de serem as regiões com mais disponibilidade solar</w:t>
      </w:r>
      <w:sdt>
        <w:sdtPr>
          <w:id w:val="1408195017"/>
          <w:citation/>
        </w:sdtPr>
        <w:sdtEndPr/>
        <w:sdtContent>
          <w:r w:rsidR="00DF29C3">
            <w:fldChar w:fldCharType="begin"/>
          </w:r>
          <w:r w:rsidR="00DF29C3" w:rsidRPr="00DF29C3">
            <w:instrText xml:space="preserve"> CITATION Sue21 \l 1031 </w:instrText>
          </w:r>
          <w:r w:rsidR="00DF29C3">
            <w:fldChar w:fldCharType="separate"/>
          </w:r>
          <w:r w:rsidR="00607771">
            <w:rPr>
              <w:noProof/>
            </w:rPr>
            <w:t xml:space="preserve"> (COSTA; KAZMERSKI; DINIZ, 2021)</w:t>
          </w:r>
          <w:r w:rsidR="00DF29C3">
            <w:fldChar w:fldCharType="end"/>
          </w:r>
        </w:sdtContent>
      </w:sdt>
      <w:r w:rsidR="00DF29C3">
        <w:t>.</w:t>
      </w:r>
    </w:p>
    <w:p w14:paraId="4580F41E" w14:textId="77777777" w:rsidR="00FA7791" w:rsidRDefault="00FA7791" w:rsidP="004C1E0B">
      <w:pPr>
        <w:rPr>
          <w:highlight w:val="yellow"/>
        </w:rPr>
      </w:pPr>
    </w:p>
    <w:p w14:paraId="1EEFFB1E" w14:textId="496BEEB9" w:rsidR="004C1E0B" w:rsidRDefault="008C31CD" w:rsidP="004C1E0B">
      <w:r>
        <w:t xml:space="preserve">Dessa forma, a proposta deste trabalho é realizar um estudo que </w:t>
      </w:r>
      <w:r w:rsidR="00FA7791">
        <w:t>corrobore se o sistema fotovoltaico (SFV) da Ufes analisado tem perdas de desempenho por sujidade, e a partir disto propor um regime de limpeza, levando em consideração o ganho financeiro proporcionado.</w:t>
      </w:r>
    </w:p>
    <w:p w14:paraId="7781656B" w14:textId="776041C4" w:rsidR="004C1E0B" w:rsidRPr="002D5608" w:rsidRDefault="004C1E0B" w:rsidP="00F96171">
      <w:pPr>
        <w:pStyle w:val="Heading2"/>
      </w:pPr>
      <w:bookmarkStart w:id="12" w:name="_Toc73001734"/>
      <w:bookmarkStart w:id="13" w:name="_Toc80372439"/>
      <w:bookmarkStart w:id="14" w:name="_Toc80375899"/>
      <w:bookmarkStart w:id="15" w:name="_Toc80376336"/>
      <w:bookmarkStart w:id="16" w:name="_Toc89728353"/>
      <w:r w:rsidRPr="002D5608">
        <w:t>Justificativa</w:t>
      </w:r>
      <w:bookmarkEnd w:id="12"/>
      <w:bookmarkEnd w:id="13"/>
      <w:bookmarkEnd w:id="14"/>
      <w:bookmarkEnd w:id="15"/>
      <w:bookmarkEnd w:id="16"/>
    </w:p>
    <w:p w14:paraId="52503DA3" w14:textId="6FD00A66" w:rsidR="00323C29" w:rsidRDefault="00D07093" w:rsidP="004C1E0B">
      <w:r>
        <w:t xml:space="preserve">Segundo </w:t>
      </w:r>
      <w:r w:rsidR="00C90F1D">
        <w:rPr>
          <w:noProof/>
        </w:rPr>
        <w:t>Maghami e outros (</w:t>
      </w:r>
      <w:r w:rsidRPr="00D07093">
        <w:rPr>
          <w:noProof/>
        </w:rPr>
        <w:t>2016)</w:t>
      </w:r>
      <w:r w:rsidR="00C90F1D">
        <w:rPr>
          <w:noProof/>
        </w:rPr>
        <w:t xml:space="preserve">, </w:t>
      </w:r>
      <w:r w:rsidR="004C1E0B" w:rsidRPr="0066239A">
        <w:t>a sujidade</w:t>
      </w:r>
      <w:r w:rsidR="00D51CF1">
        <w:t xml:space="preserve"> </w:t>
      </w:r>
      <w:r w:rsidR="00582171">
        <w:t>ocasionada pela</w:t>
      </w:r>
      <w:r w:rsidR="00D51CF1">
        <w:t xml:space="preserve"> deposição </w:t>
      </w:r>
      <w:r w:rsidR="00A850B7">
        <w:t xml:space="preserve">de material particulado, das mais diversas origens, </w:t>
      </w:r>
      <w:r w:rsidR="007F6C1E">
        <w:t>sobre a superfície de módulos fotovoltaicos</w:t>
      </w:r>
      <w:r w:rsidR="00A0078C">
        <w:t>,</w:t>
      </w:r>
      <w:r w:rsidR="004C1E0B" w:rsidRPr="0066239A">
        <w:t xml:space="preserve"> altera o desempenho de sistemas fotovoltaicos</w:t>
      </w:r>
      <w:r w:rsidR="00513DFA">
        <w:t>. E</w:t>
      </w:r>
      <w:r w:rsidR="004C1E0B" w:rsidRPr="0066239A">
        <w:t xml:space="preserve">sse impacto deve ser considerado em uma </w:t>
      </w:r>
      <w:r w:rsidR="00C67BF2">
        <w:t>u</w:t>
      </w:r>
      <w:r w:rsidR="004C1E0B" w:rsidRPr="0066239A">
        <w:t xml:space="preserve">sina </w:t>
      </w:r>
      <w:r w:rsidR="00C67BF2">
        <w:t>f</w:t>
      </w:r>
      <w:r w:rsidR="004C1E0B" w:rsidRPr="0066239A">
        <w:t>otovoltaica de minigeração</w:t>
      </w:r>
      <w:r w:rsidR="00D2364E">
        <w:t>,</w:t>
      </w:r>
      <w:r w:rsidR="004C1E0B" w:rsidRPr="0066239A">
        <w:t xml:space="preserve"> como a</w:t>
      </w:r>
      <w:r w:rsidR="00D2364E">
        <w:t xml:space="preserve"> </w:t>
      </w:r>
      <w:r w:rsidR="004C1E0B" w:rsidRPr="0066239A">
        <w:t>da U</w:t>
      </w:r>
      <w:r w:rsidR="00C67BF2">
        <w:t>fes,</w:t>
      </w:r>
      <w:r w:rsidR="004C1E0B" w:rsidRPr="0066239A">
        <w:t xml:space="preserve"> de, aproximadamente, 5 MWp.  </w:t>
      </w:r>
    </w:p>
    <w:p w14:paraId="604C64D8" w14:textId="77777777" w:rsidR="00323C29" w:rsidRDefault="00323C29" w:rsidP="004C1E0B"/>
    <w:p w14:paraId="3A1CAA90" w14:textId="502A0253" w:rsidR="004C1E0B" w:rsidRDefault="005E4FF5" w:rsidP="004C1E0B">
      <w:r>
        <w:t>P</w:t>
      </w:r>
      <w:r w:rsidR="00897BF8">
        <w:t xml:space="preserve">elo </w:t>
      </w:r>
      <w:r w:rsidR="00897BF8">
        <w:fldChar w:fldCharType="begin"/>
      </w:r>
      <w:r w:rsidR="00897BF8">
        <w:instrText xml:space="preserve"> REF _Ref80885862 \h </w:instrText>
      </w:r>
      <w:r w:rsidR="00897BF8" w:rsidRPr="00D526F7">
        <w:rPr>
          <w:rFonts w:ascii="Verdana" w:hAnsi="Verdana"/>
          <w:color w:val="000000"/>
          <w:sz w:val="18"/>
          <w:szCs w:val="18"/>
          <w:shd w:val="clear" w:color="auto" w:fill="E7EEEE"/>
        </w:rPr>
        <w:instrText xml:space="preserve">\* lower </w:instrText>
      </w:r>
      <w:r w:rsidR="00897BF8">
        <w:fldChar w:fldCharType="separate"/>
      </w:r>
      <w:r w:rsidR="009636C1" w:rsidRPr="0066239A">
        <w:t xml:space="preserve">gráfico </w:t>
      </w:r>
      <w:r w:rsidR="009636C1">
        <w:rPr>
          <w:noProof/>
        </w:rPr>
        <w:t>1</w:t>
      </w:r>
      <w:r w:rsidR="00897BF8">
        <w:fldChar w:fldCharType="end"/>
      </w:r>
      <w:r>
        <w:t>,</w:t>
      </w:r>
      <w:r w:rsidR="00897BF8">
        <w:t xml:space="preserve"> </w:t>
      </w:r>
      <w:r>
        <w:t xml:space="preserve">pode-se obter </w:t>
      </w:r>
      <w:r w:rsidR="00897BF8">
        <w:t>a</w:t>
      </w:r>
      <w:r w:rsidR="004C1E0B" w:rsidRPr="0066239A">
        <w:t xml:space="preserve"> taxa de deposição média</w:t>
      </w:r>
      <w:r w:rsidR="00A078A6">
        <w:t xml:space="preserve"> de material particulado (MP)</w:t>
      </w:r>
      <w:r w:rsidR="004C1E0B" w:rsidRPr="0066239A">
        <w:t xml:space="preserve"> na</w:t>
      </w:r>
      <w:r w:rsidR="00A078A6">
        <w:t xml:space="preserve"> Região </w:t>
      </w:r>
      <w:r w:rsidR="00C168A5">
        <w:t xml:space="preserve">Metropolitana </w:t>
      </w:r>
      <w:r w:rsidR="00A078A6">
        <w:t>da Grande Vitória</w:t>
      </w:r>
      <w:r w:rsidR="004C1E0B" w:rsidRPr="0066239A">
        <w:t xml:space="preserve"> </w:t>
      </w:r>
      <w:r w:rsidR="00A078A6">
        <w:t>(</w:t>
      </w:r>
      <w:r w:rsidR="004C1E0B" w:rsidRPr="0066239A">
        <w:t>R</w:t>
      </w:r>
      <w:r w:rsidR="00C168A5">
        <w:t>M</w:t>
      </w:r>
      <w:r w:rsidR="004C1E0B" w:rsidRPr="0066239A">
        <w:t>GV</w:t>
      </w:r>
      <w:r w:rsidR="00A078A6">
        <w:t>)</w:t>
      </w:r>
      <w:r w:rsidR="00E15BDE">
        <w:t>. O</w:t>
      </w:r>
      <w:r w:rsidR="004C1E0B" w:rsidRPr="0066239A">
        <w:t xml:space="preserve"> período de trabalho</w:t>
      </w:r>
      <w:r w:rsidR="00E15BDE">
        <w:t xml:space="preserve"> foi</w:t>
      </w:r>
      <w:r w:rsidR="004C1E0B" w:rsidRPr="0066239A">
        <w:t xml:space="preserve"> </w:t>
      </w:r>
      <w:r w:rsidR="00E15BDE">
        <w:t>realizado</w:t>
      </w:r>
      <w:r w:rsidR="00897BF8">
        <w:t xml:space="preserve"> no </w:t>
      </w:r>
      <w:r w:rsidR="004C1E0B" w:rsidRPr="0066239A">
        <w:t xml:space="preserve">mês de </w:t>
      </w:r>
      <w:r w:rsidR="00B11386">
        <w:t>abril e maio</w:t>
      </w:r>
      <w:r w:rsidR="004C1E0B" w:rsidRPr="0066239A">
        <w:t xml:space="preserve">, </w:t>
      </w:r>
      <w:r w:rsidR="00E15BDE">
        <w:t xml:space="preserve">então é suposto por este estudo que há uma taxa de deposição </w:t>
      </w:r>
      <w:r w:rsidR="00CB0275">
        <w:t>entre</w:t>
      </w:r>
      <w:r w:rsidR="00C64DD5">
        <w:t xml:space="preserve"> </w:t>
      </w:r>
      <w:r w:rsidR="0099498C">
        <w:t>6</w:t>
      </w:r>
      <w:r w:rsidR="00C64DD5">
        <w:t xml:space="preserve"> e </w:t>
      </w:r>
      <w:r w:rsidR="0099498C">
        <w:t>8</w:t>
      </w:r>
      <w:r w:rsidR="004C1E0B" w:rsidRPr="0066239A">
        <w:t xml:space="preserve"> g/m²</w:t>
      </w:r>
      <w:r w:rsidR="00E15BDE">
        <w:t xml:space="preserve"> para o nosso estudo de caso</w:t>
      </w:r>
      <w:r w:rsidR="00897BF8">
        <w:t xml:space="preserve"> </w:t>
      </w:r>
      <w:sdt>
        <w:sdtPr>
          <w:id w:val="-1056934108"/>
          <w:citation/>
        </w:sdtPr>
        <w:sdtEndPr/>
        <w:sdtContent>
          <w:r w:rsidR="004C1E0B">
            <w:fldChar w:fldCharType="begin"/>
          </w:r>
          <w:r w:rsidR="00874A44">
            <w:instrText xml:space="preserve">CITATION San11 \l 1031 </w:instrText>
          </w:r>
          <w:r w:rsidR="004C1E0B">
            <w:fldChar w:fldCharType="separate"/>
          </w:r>
          <w:r w:rsidR="00607771">
            <w:rPr>
              <w:noProof/>
            </w:rPr>
            <w:t>(MÉRI SANTOS; REIS JÚNIOR, 2011)</w:t>
          </w:r>
          <w:r w:rsidR="004C1E0B">
            <w:fldChar w:fldCharType="end"/>
          </w:r>
        </w:sdtContent>
      </w:sdt>
      <w:r w:rsidR="004C1E0B">
        <w:t>.</w:t>
      </w:r>
    </w:p>
    <w:p w14:paraId="6CE4DA6F" w14:textId="77777777" w:rsidR="007E2BFF" w:rsidRPr="0066239A" w:rsidRDefault="007E2BFF" w:rsidP="004C1E0B"/>
    <w:p w14:paraId="78C83757" w14:textId="15C8B6C0" w:rsidR="004C1E0B" w:rsidRPr="0066239A" w:rsidRDefault="004C1E0B" w:rsidP="00C2110B">
      <w:pPr>
        <w:pStyle w:val="Caption"/>
        <w:keepNext/>
        <w:keepLines/>
        <w:ind w:left="742"/>
      </w:pPr>
      <w:bookmarkStart w:id="17" w:name="_Ref80885862"/>
      <w:bookmarkStart w:id="18" w:name="_Toc88913104"/>
      <w:r w:rsidRPr="0066239A">
        <w:t xml:space="preserve">Gráfico </w:t>
      </w:r>
      <w:r>
        <w:fldChar w:fldCharType="begin"/>
      </w:r>
      <w:r w:rsidRPr="0066239A">
        <w:rPr>
          <w:noProof/>
        </w:rPr>
        <w:instrText xml:space="preserve"> SEQ Gráfico \* ARABIC </w:instrText>
      </w:r>
      <w:r>
        <w:fldChar w:fldCharType="separate"/>
      </w:r>
      <w:r w:rsidR="009636C1">
        <w:rPr>
          <w:noProof/>
        </w:rPr>
        <w:t>1</w:t>
      </w:r>
      <w:r>
        <w:fldChar w:fldCharType="end"/>
      </w:r>
      <w:bookmarkEnd w:id="17"/>
      <w:r w:rsidRPr="0066239A">
        <w:t xml:space="preserve"> – Deposição média mensal na R</w:t>
      </w:r>
      <w:r w:rsidR="00C168A5">
        <w:t>M</w:t>
      </w:r>
      <w:r w:rsidRPr="0066239A">
        <w:t>GV (g/m²)</w:t>
      </w:r>
      <w:bookmarkEnd w:id="18"/>
    </w:p>
    <w:p w14:paraId="34000D6D" w14:textId="77777777" w:rsidR="004C1E0B" w:rsidRDefault="004C1E0B" w:rsidP="00C2110B">
      <w:pPr>
        <w:keepNext/>
        <w:keepLines/>
        <w:jc w:val="center"/>
      </w:pPr>
      <w:r>
        <w:rPr>
          <w:noProof/>
        </w:rPr>
        <w:drawing>
          <wp:inline distT="0" distB="0" distL="0" distR="0" wp14:anchorId="19A2925C" wp14:editId="0CD590E7">
            <wp:extent cx="4832350" cy="18923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l="191"/>
                    <a:stretch>
                      <a:fillRect/>
                    </a:stretch>
                  </pic:blipFill>
                  <pic:spPr bwMode="auto">
                    <a:xfrm>
                      <a:off x="0" y="0"/>
                      <a:ext cx="4832350" cy="1892300"/>
                    </a:xfrm>
                    <a:prstGeom prst="rect">
                      <a:avLst/>
                    </a:prstGeom>
                    <a:noFill/>
                    <a:ln>
                      <a:noFill/>
                    </a:ln>
                  </pic:spPr>
                </pic:pic>
              </a:graphicData>
            </a:graphic>
          </wp:inline>
        </w:drawing>
      </w:r>
    </w:p>
    <w:p w14:paraId="010FDC27" w14:textId="16EB039D" w:rsidR="004C1E0B" w:rsidRPr="00411AA4" w:rsidRDefault="004C1E0B" w:rsidP="00C2110B">
      <w:pPr>
        <w:pStyle w:val="NotadeIlustrao"/>
        <w:keepLines/>
        <w:ind w:left="742"/>
      </w:pPr>
      <w:r w:rsidRPr="005B3F10">
        <w:t>Fonte: Santos</w:t>
      </w:r>
      <w:r>
        <w:t xml:space="preserve"> e Reis Júnior</w:t>
      </w:r>
      <w:r w:rsidRPr="005B3F10">
        <w:t xml:space="preserve"> (2011).</w:t>
      </w:r>
      <w:sdt>
        <w:sdtPr>
          <w:rPr>
            <w:color w:val="FFFFFF" w:themeColor="background1"/>
          </w:rPr>
          <w:id w:val="956221443"/>
          <w:citation/>
        </w:sdtPr>
        <w:sdtEndPr/>
        <w:sdtContent>
          <w:r w:rsidRPr="00411AA4">
            <w:rPr>
              <w:color w:val="FFFFFF" w:themeColor="background1"/>
            </w:rPr>
            <w:fldChar w:fldCharType="begin"/>
          </w:r>
          <w:r w:rsidR="00874A44" w:rsidRPr="00411AA4">
            <w:rPr>
              <w:color w:val="FFFFFF" w:themeColor="background1"/>
            </w:rPr>
            <w:instrText xml:space="preserve">CITATION San11 \l 1031 </w:instrText>
          </w:r>
          <w:r w:rsidRPr="00411AA4">
            <w:rPr>
              <w:color w:val="FFFFFF" w:themeColor="background1"/>
            </w:rPr>
            <w:fldChar w:fldCharType="separate"/>
          </w:r>
          <w:r w:rsidR="00607771">
            <w:rPr>
              <w:noProof/>
              <w:color w:val="FFFFFF" w:themeColor="background1"/>
            </w:rPr>
            <w:t xml:space="preserve"> </w:t>
          </w:r>
          <w:r w:rsidR="00607771" w:rsidRPr="00607771">
            <w:rPr>
              <w:noProof/>
              <w:color w:val="FFFFFF" w:themeColor="background1"/>
            </w:rPr>
            <w:t>(MÉRI SANTOS; REIS JÚNIOR, 2011)</w:t>
          </w:r>
          <w:r w:rsidRPr="00411AA4">
            <w:rPr>
              <w:color w:val="FFFFFF" w:themeColor="background1"/>
            </w:rPr>
            <w:fldChar w:fldCharType="end"/>
          </w:r>
        </w:sdtContent>
      </w:sdt>
    </w:p>
    <w:p w14:paraId="587D7791" w14:textId="77777777" w:rsidR="004C1E0B" w:rsidRPr="00411AA4" w:rsidRDefault="004C1E0B" w:rsidP="004C1E0B">
      <w:pPr>
        <w:rPr>
          <w:color w:val="FFFFFF" w:themeColor="background1"/>
        </w:rPr>
      </w:pPr>
    </w:p>
    <w:p w14:paraId="6060E6BE" w14:textId="7DE52219" w:rsidR="004C1E0B" w:rsidRDefault="004C1E0B" w:rsidP="004C1E0B">
      <w:commentRangeStart w:id="19"/>
      <w:r w:rsidRPr="0066239A">
        <w:lastRenderedPageBreak/>
        <w:t xml:space="preserve">A eficiência do módulo fotovoltaico (MFV) é influenciada pela deposição total de material particulado (MP) e também pelo tamanho do particulado. Em estudos analisados por Zaihidee e outros (2016), foi-se observado no </w:t>
      </w:r>
      <w:r>
        <w:fldChar w:fldCharType="begin"/>
      </w:r>
      <w:r w:rsidRPr="0066239A">
        <w:instrText xml:space="preserve"> REF _Ref64578740 \h </w:instrText>
      </w:r>
      <w:r w:rsidR="00897BF8">
        <w:instrText xml:space="preserve"> </w:instrText>
      </w:r>
      <w:r w:rsidR="00897BF8" w:rsidRPr="00D526F7">
        <w:rPr>
          <w:rFonts w:ascii="Verdana" w:hAnsi="Verdana"/>
          <w:color w:val="000000"/>
          <w:sz w:val="18"/>
          <w:szCs w:val="18"/>
          <w:shd w:val="clear" w:color="auto" w:fill="E7EEEE"/>
        </w:rPr>
        <w:instrText xml:space="preserve">\* lower </w:instrText>
      </w:r>
      <w:r>
        <w:fldChar w:fldCharType="separate"/>
      </w:r>
      <w:r w:rsidR="009636C1" w:rsidRPr="0066239A">
        <w:t xml:space="preserve">gráfico </w:t>
      </w:r>
      <w:r w:rsidR="009636C1">
        <w:rPr>
          <w:noProof/>
        </w:rPr>
        <w:t>2</w:t>
      </w:r>
      <w:r>
        <w:fldChar w:fldCharType="end"/>
      </w:r>
      <w:r w:rsidRPr="0066239A">
        <w:t xml:space="preserve"> que essa densidade de deposição de MP pode reduzir a eficiência de </w:t>
      </w:r>
      <w:r w:rsidR="00F472F8">
        <w:t>M</w:t>
      </w:r>
      <w:r w:rsidRPr="0066239A">
        <w:t>FV entre 60 a 90% da eficiência nominal, a depender de características do material depositado.</w:t>
      </w:r>
      <w:commentRangeEnd w:id="19"/>
      <w:r>
        <w:rPr>
          <w:rStyle w:val="CommentReference"/>
        </w:rPr>
        <w:commentReference w:id="19"/>
      </w:r>
    </w:p>
    <w:p w14:paraId="218F8B3E" w14:textId="77777777" w:rsidR="0054094E" w:rsidRDefault="0054094E" w:rsidP="004C1E0B"/>
    <w:p w14:paraId="0080F001" w14:textId="2D42F7C9" w:rsidR="004C1E0B" w:rsidRPr="0066239A" w:rsidRDefault="004C1E0B" w:rsidP="009A03E9">
      <w:pPr>
        <w:pStyle w:val="Caption"/>
        <w:keepNext/>
        <w:keepLines/>
        <w:ind w:left="1806"/>
      </w:pPr>
      <w:bookmarkStart w:id="20" w:name="_Ref64578740"/>
      <w:bookmarkStart w:id="21" w:name="_Toc88913105"/>
      <w:r w:rsidRPr="0066239A">
        <w:t xml:space="preserve">Gráfico </w:t>
      </w:r>
      <w:r>
        <w:fldChar w:fldCharType="begin"/>
      </w:r>
      <w:r w:rsidRPr="0066239A">
        <w:rPr>
          <w:noProof/>
        </w:rPr>
        <w:instrText xml:space="preserve"> SEQ Gráfico \* ARABIC </w:instrText>
      </w:r>
      <w:r>
        <w:fldChar w:fldCharType="separate"/>
      </w:r>
      <w:r w:rsidR="009636C1">
        <w:rPr>
          <w:noProof/>
        </w:rPr>
        <w:t>2</w:t>
      </w:r>
      <w:r>
        <w:fldChar w:fldCharType="end"/>
      </w:r>
      <w:bookmarkEnd w:id="20"/>
      <w:r w:rsidR="008C3B8B">
        <w:t xml:space="preserve"> –</w:t>
      </w:r>
      <w:r w:rsidRPr="0066239A">
        <w:t xml:space="preserve"> </w:t>
      </w:r>
      <w:commentRangeStart w:id="22"/>
      <w:r w:rsidRPr="0066239A">
        <w:t xml:space="preserve">Eficiência </w:t>
      </w:r>
      <w:commentRangeEnd w:id="22"/>
      <w:r>
        <w:rPr>
          <w:rStyle w:val="CommentReference"/>
        </w:rPr>
        <w:commentReference w:id="22"/>
      </w:r>
      <w:r w:rsidRPr="0066239A">
        <w:t>de módulos FV considerando taxa de deposição</w:t>
      </w:r>
      <w:bookmarkEnd w:id="21"/>
    </w:p>
    <w:p w14:paraId="6D83F5D5" w14:textId="77777777" w:rsidR="004C1E0B" w:rsidRDefault="004C1E0B" w:rsidP="0054094E">
      <w:pPr>
        <w:keepNext/>
        <w:keepLines/>
        <w:jc w:val="center"/>
      </w:pPr>
      <w:r>
        <w:rPr>
          <w:noProof/>
        </w:rPr>
        <w:drawing>
          <wp:inline distT="0" distB="0" distL="0" distR="0" wp14:anchorId="7824B5F5" wp14:editId="33657DDD">
            <wp:extent cx="3530600" cy="23177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l="6081"/>
                    <a:stretch/>
                  </pic:blipFill>
                  <pic:spPr bwMode="auto">
                    <a:xfrm>
                      <a:off x="0" y="0"/>
                      <a:ext cx="3530600" cy="2317750"/>
                    </a:xfrm>
                    <a:prstGeom prst="rect">
                      <a:avLst/>
                    </a:prstGeom>
                    <a:noFill/>
                    <a:ln>
                      <a:noFill/>
                    </a:ln>
                    <a:extLst>
                      <a:ext uri="{53640926-AAD7-44D8-BBD7-CCE9431645EC}">
                        <a14:shadowObscured xmlns:a14="http://schemas.microsoft.com/office/drawing/2010/main"/>
                      </a:ext>
                    </a:extLst>
                  </pic:spPr>
                </pic:pic>
              </a:graphicData>
            </a:graphic>
          </wp:inline>
        </w:drawing>
      </w:r>
    </w:p>
    <w:p w14:paraId="33BB457B" w14:textId="132E3B13" w:rsidR="005E4BC5" w:rsidRDefault="004C1E0B" w:rsidP="00992933">
      <w:pPr>
        <w:pStyle w:val="NotadeIlustrao"/>
        <w:ind w:left="1806"/>
      </w:pPr>
      <w:r w:rsidRPr="005B3F10">
        <w:t xml:space="preserve">Fonte: </w:t>
      </w:r>
      <w:r w:rsidR="00992933">
        <w:t xml:space="preserve">Adaptado de </w:t>
      </w:r>
      <w:r w:rsidRPr="005B3F10">
        <w:t>Zaihidee e outros (2016)</w:t>
      </w:r>
    </w:p>
    <w:p w14:paraId="3A14DF6C" w14:textId="77777777" w:rsidR="005E4BC5" w:rsidRPr="005E4BC5" w:rsidRDefault="005E4BC5" w:rsidP="005E4BC5">
      <w:commentRangeStart w:id="23"/>
    </w:p>
    <w:p w14:paraId="02805472" w14:textId="5BC86CD1" w:rsidR="004C1E0B" w:rsidRDefault="004C1E0B" w:rsidP="00F96171">
      <w:pPr>
        <w:pStyle w:val="Heading2"/>
      </w:pPr>
      <w:bookmarkStart w:id="24" w:name="_Toc89728354"/>
      <w:commentRangeEnd w:id="23"/>
      <w:r>
        <w:rPr>
          <w:rStyle w:val="CommentReference"/>
        </w:rPr>
        <w:commentReference w:id="23"/>
      </w:r>
      <w:bookmarkStart w:id="25" w:name="_1fob9te"/>
      <w:bookmarkStart w:id="26" w:name="_Toc73001735"/>
      <w:bookmarkStart w:id="27" w:name="_Toc80372440"/>
      <w:bookmarkStart w:id="28" w:name="_Toc80375900"/>
      <w:bookmarkStart w:id="29" w:name="_Toc80376337"/>
      <w:bookmarkEnd w:id="25"/>
      <w:r>
        <w:t>Objetivos</w:t>
      </w:r>
      <w:bookmarkEnd w:id="24"/>
      <w:bookmarkEnd w:id="26"/>
      <w:bookmarkEnd w:id="27"/>
      <w:bookmarkEnd w:id="28"/>
      <w:bookmarkEnd w:id="29"/>
    </w:p>
    <w:p w14:paraId="10344B78" w14:textId="6C1DBB25" w:rsidR="004C1E0B" w:rsidRDefault="004C1E0B" w:rsidP="00F96171">
      <w:pPr>
        <w:pStyle w:val="Heading3"/>
      </w:pPr>
      <w:bookmarkStart w:id="30" w:name="_3znysh7"/>
      <w:bookmarkStart w:id="31" w:name="_Toc73001736"/>
      <w:bookmarkStart w:id="32" w:name="_Toc80372441"/>
      <w:bookmarkStart w:id="33" w:name="_Toc80375901"/>
      <w:bookmarkStart w:id="34" w:name="_Toc80376338"/>
      <w:bookmarkStart w:id="35" w:name="_Toc89728355"/>
      <w:bookmarkEnd w:id="30"/>
      <w:r>
        <w:t>Objetivo gera</w:t>
      </w:r>
      <w:bookmarkEnd w:id="31"/>
      <w:r>
        <w:t>l</w:t>
      </w:r>
      <w:bookmarkEnd w:id="32"/>
      <w:bookmarkEnd w:id="33"/>
      <w:bookmarkEnd w:id="34"/>
      <w:bookmarkEnd w:id="35"/>
    </w:p>
    <w:p w14:paraId="419456C7" w14:textId="59F43609" w:rsidR="007154CA" w:rsidRPr="0066239A" w:rsidRDefault="004C1E0B" w:rsidP="004C1E0B">
      <w:r w:rsidRPr="0066239A">
        <w:t>O objetivo desse estudo é averiguar se a sujidade</w:t>
      </w:r>
      <w:r w:rsidR="003B4B7B">
        <w:t xml:space="preserve">, isto é, </w:t>
      </w:r>
      <w:r w:rsidRPr="0066239A">
        <w:t>deposição de material particulado</w:t>
      </w:r>
      <w:r w:rsidR="003B4B7B">
        <w:t xml:space="preserve"> sobre a superfície das células,</w:t>
      </w:r>
      <w:r w:rsidRPr="0066239A">
        <w:t xml:space="preserve"> afeta o desempenho dos MFV instalados na Ufes</w:t>
      </w:r>
      <w:r w:rsidR="00D104E5">
        <w:t xml:space="preserve">, e assim propor um regime de limpeza de </w:t>
      </w:r>
      <w:commentRangeStart w:id="36"/>
      <w:r w:rsidR="00D104E5">
        <w:t>intervalo ótimo</w:t>
      </w:r>
      <w:commentRangeEnd w:id="36"/>
      <w:r w:rsidR="006E2031">
        <w:rPr>
          <w:rStyle w:val="CommentReference"/>
          <w:lang w:eastAsia="en-US"/>
        </w:rPr>
        <w:commentReference w:id="36"/>
      </w:r>
      <w:r w:rsidR="00D104E5">
        <w:t>.</w:t>
      </w:r>
      <w:r w:rsidRPr="0066239A">
        <w:t xml:space="preserve"> </w:t>
      </w:r>
    </w:p>
    <w:p w14:paraId="14F7D144" w14:textId="3CD1513A" w:rsidR="004C1E0B" w:rsidRPr="00136ED8" w:rsidRDefault="004C1E0B" w:rsidP="004C1E0B">
      <w:pPr>
        <w:pStyle w:val="Heading3"/>
      </w:pPr>
      <w:bookmarkStart w:id="37" w:name="_2et92p0"/>
      <w:bookmarkStart w:id="38" w:name="_Toc73001737"/>
      <w:bookmarkStart w:id="39" w:name="_Toc80372442"/>
      <w:bookmarkStart w:id="40" w:name="_Toc80375902"/>
      <w:bookmarkStart w:id="41" w:name="_Toc80376339"/>
      <w:bookmarkStart w:id="42" w:name="_Toc89728356"/>
      <w:bookmarkEnd w:id="37"/>
      <w:r>
        <w:t>Objetivos específico</w:t>
      </w:r>
      <w:bookmarkEnd w:id="38"/>
      <w:r>
        <w:t>s</w:t>
      </w:r>
      <w:bookmarkEnd w:id="39"/>
      <w:bookmarkEnd w:id="40"/>
      <w:bookmarkEnd w:id="41"/>
      <w:bookmarkEnd w:id="42"/>
    </w:p>
    <w:p w14:paraId="0223CB1D" w14:textId="4525E0FB" w:rsidR="004C1E0B" w:rsidRDefault="004C1E0B" w:rsidP="004C1E0B">
      <w:pPr>
        <w:rPr>
          <w:rFonts w:eastAsia="Calibri"/>
        </w:rPr>
      </w:pPr>
      <w:r w:rsidRPr="0066239A">
        <w:rPr>
          <w:rFonts w:eastAsia="Calibri"/>
        </w:rPr>
        <w:t>Para que o objetivo principal seja atingido, alguns objetivos específicos são requeridos:</w:t>
      </w:r>
    </w:p>
    <w:p w14:paraId="5934DEE4" w14:textId="09838D33" w:rsidR="00F472F8" w:rsidRDefault="00F472F8" w:rsidP="00F472F8">
      <w:pPr>
        <w:pStyle w:val="ListParagraph"/>
        <w:numPr>
          <w:ilvl w:val="0"/>
          <w:numId w:val="39"/>
        </w:numPr>
        <w:rPr>
          <w:rFonts w:eastAsia="Calibri"/>
        </w:rPr>
      </w:pPr>
      <w:r>
        <w:rPr>
          <w:rFonts w:eastAsia="Calibri"/>
        </w:rPr>
        <w:t>Realizar a limpeza manual dos módulos fotovoltaicos segundo o regime proposto pelo estudo;</w:t>
      </w:r>
    </w:p>
    <w:p w14:paraId="5C3BEFD3" w14:textId="59690636" w:rsidR="00F472F8" w:rsidRDefault="00F472F8" w:rsidP="00F472F8">
      <w:pPr>
        <w:pStyle w:val="ListParagraph"/>
        <w:numPr>
          <w:ilvl w:val="0"/>
          <w:numId w:val="39"/>
        </w:numPr>
        <w:rPr>
          <w:rFonts w:eastAsia="Calibri"/>
        </w:rPr>
      </w:pPr>
      <w:r>
        <w:rPr>
          <w:rFonts w:eastAsia="Calibri"/>
        </w:rPr>
        <w:t xml:space="preserve">Obter dados de geração da usina fotovoltaica de acordo com </w:t>
      </w:r>
      <w:r w:rsidR="00221CB1">
        <w:rPr>
          <w:rFonts w:eastAsia="Calibri"/>
        </w:rPr>
        <w:t xml:space="preserve">o período de aquisição determinado pelo estudo; </w:t>
      </w:r>
    </w:p>
    <w:p w14:paraId="11D8749E" w14:textId="436C684C" w:rsidR="00D104E5" w:rsidRDefault="00221CB1" w:rsidP="00F472F8">
      <w:pPr>
        <w:pStyle w:val="ListParagraph"/>
        <w:numPr>
          <w:ilvl w:val="0"/>
          <w:numId w:val="39"/>
        </w:numPr>
        <w:rPr>
          <w:rFonts w:eastAsia="Calibri"/>
        </w:rPr>
      </w:pPr>
      <w:r>
        <w:rPr>
          <w:rFonts w:eastAsia="Calibri"/>
        </w:rPr>
        <w:t xml:space="preserve">Fazer uma análise dos dados </w:t>
      </w:r>
      <w:r w:rsidR="00D104E5">
        <w:rPr>
          <w:rFonts w:eastAsia="Calibri"/>
        </w:rPr>
        <w:t>obtidos no intervalo de tempo proposto; e</w:t>
      </w:r>
    </w:p>
    <w:p w14:paraId="5771B2F7" w14:textId="1E2D4F73" w:rsidR="00221CB1" w:rsidRPr="00F472F8" w:rsidRDefault="00D104E5" w:rsidP="00F472F8">
      <w:pPr>
        <w:pStyle w:val="ListParagraph"/>
        <w:numPr>
          <w:ilvl w:val="0"/>
          <w:numId w:val="39"/>
        </w:numPr>
        <w:rPr>
          <w:rFonts w:eastAsia="Calibri"/>
        </w:rPr>
      </w:pPr>
      <w:r>
        <w:rPr>
          <w:rFonts w:eastAsia="Calibri"/>
        </w:rPr>
        <w:t>P</w:t>
      </w:r>
      <w:r w:rsidR="00221CB1">
        <w:rPr>
          <w:rFonts w:eastAsia="Calibri"/>
        </w:rPr>
        <w:t>ropor um regime de limpeza ótimo de acordo com o estudo abordado.</w:t>
      </w:r>
    </w:p>
    <w:p w14:paraId="6210F813" w14:textId="77777777" w:rsidR="004C1E0B" w:rsidRPr="0066239A" w:rsidRDefault="004C1E0B" w:rsidP="004C1E0B"/>
    <w:p w14:paraId="45B0046D" w14:textId="77777777" w:rsidR="009B1CA6" w:rsidRPr="009B1CA6" w:rsidRDefault="004C1E0B" w:rsidP="00F96171">
      <w:pPr>
        <w:pStyle w:val="Heading2"/>
        <w:rPr>
          <w:sz w:val="28"/>
        </w:rPr>
      </w:pPr>
      <w:bookmarkStart w:id="43" w:name="_Toc80372443"/>
      <w:bookmarkStart w:id="44" w:name="_Toc80375903"/>
      <w:bookmarkStart w:id="45" w:name="_Toc80376340"/>
      <w:bookmarkStart w:id="46" w:name="_Toc89728357"/>
      <w:commentRangeStart w:id="47"/>
      <w:r>
        <w:lastRenderedPageBreak/>
        <w:t>Organização</w:t>
      </w:r>
      <w:commentRangeEnd w:id="47"/>
      <w:r>
        <w:rPr>
          <w:rStyle w:val="CommentReference"/>
        </w:rPr>
        <w:commentReference w:id="47"/>
      </w:r>
      <w:r>
        <w:t xml:space="preserve"> do trabalho</w:t>
      </w:r>
      <w:bookmarkEnd w:id="43"/>
      <w:bookmarkEnd w:id="44"/>
      <w:bookmarkEnd w:id="45"/>
      <w:bookmarkEnd w:id="46"/>
    </w:p>
    <w:p w14:paraId="452F3799" w14:textId="58C302FF" w:rsidR="009B1CA6" w:rsidRDefault="009B1CA6" w:rsidP="00F6098F">
      <w:r w:rsidRPr="009B1CA6">
        <w:t xml:space="preserve">Este trabalho está dividido em 5 </w:t>
      </w:r>
      <w:r w:rsidR="00D7231C">
        <w:t>seções</w:t>
      </w:r>
      <w:r w:rsidRPr="009B1CA6">
        <w:t xml:space="preserve">. Primeiramente foi desenvolvida uma introdução ao tema que destaca </w:t>
      </w:r>
      <w:r w:rsidR="00ED70C2">
        <w:t>a importância do crescimento da geração de energia de origem fotovoltaica, seus</w:t>
      </w:r>
      <w:r w:rsidRPr="009B1CA6">
        <w:t xml:space="preserve"> </w:t>
      </w:r>
      <w:commentRangeStart w:id="48"/>
      <w:r w:rsidRPr="009B1CA6">
        <w:t xml:space="preserve">âmbitos </w:t>
      </w:r>
      <w:r w:rsidR="005C5ACF">
        <w:t xml:space="preserve">ecológicos, </w:t>
      </w:r>
      <w:r w:rsidRPr="009B1CA6">
        <w:t xml:space="preserve">econômicos, </w:t>
      </w:r>
      <w:r w:rsidR="005C5ACF">
        <w:t>e os desafios para implementação e manutenção. Na subseção seguinte explica-se a justificativa do estudo proposto. P</w:t>
      </w:r>
      <w:r w:rsidRPr="009B1CA6">
        <w:t xml:space="preserve">osteriormente definiu-se o objetivo geral e </w:t>
      </w:r>
      <w:r w:rsidR="005C5ACF">
        <w:t xml:space="preserve">objetivos </w:t>
      </w:r>
      <w:r w:rsidRPr="009B1CA6">
        <w:t>específicos do trabalho</w:t>
      </w:r>
      <w:commentRangeEnd w:id="48"/>
      <w:r w:rsidR="00B041CF">
        <w:rPr>
          <w:rStyle w:val="CommentReference"/>
          <w:lang w:eastAsia="en-US"/>
        </w:rPr>
        <w:commentReference w:id="48"/>
      </w:r>
      <w:r w:rsidRPr="009B1CA6">
        <w:t xml:space="preserve">. </w:t>
      </w:r>
    </w:p>
    <w:p w14:paraId="6212C107" w14:textId="77777777" w:rsidR="00F6098F" w:rsidRDefault="00F6098F" w:rsidP="00F6098F"/>
    <w:p w14:paraId="7D8FD830" w14:textId="5A82085D" w:rsidR="009B1CA6" w:rsidRDefault="009B1CA6" w:rsidP="00F6098F">
      <w:r>
        <w:t>A seção</w:t>
      </w:r>
      <w:r w:rsidRPr="009B1CA6">
        <w:t xml:space="preserve"> 2 </w:t>
      </w:r>
      <w:r>
        <w:t xml:space="preserve">compõe o referencial teórico a </w:t>
      </w:r>
      <w:r w:rsidRPr="009B1CA6">
        <w:t xml:space="preserve">respeito da evolução da energia solar no mundo e no Brasil, do depósito de sujidade em módulos fotovoltaicos, dos tipos de sujidade mais frequentes na Região </w:t>
      </w:r>
      <w:r w:rsidR="00C168A5">
        <w:t xml:space="preserve">Metropolitana </w:t>
      </w:r>
      <w:r w:rsidR="00F37D3A">
        <w:t xml:space="preserve">da </w:t>
      </w:r>
      <w:r w:rsidRPr="009B1CA6">
        <w:t>Grande Vitória (R</w:t>
      </w:r>
      <w:r w:rsidR="00C168A5">
        <w:t>M</w:t>
      </w:r>
      <w:r w:rsidRPr="009B1CA6">
        <w:t xml:space="preserve">GV) e dos fatores que influenciam na perda de rendimento do módulo fotovoltaico. </w:t>
      </w:r>
    </w:p>
    <w:p w14:paraId="7421BB63" w14:textId="77777777" w:rsidR="00F6098F" w:rsidRDefault="00F6098F" w:rsidP="00F6098F"/>
    <w:p w14:paraId="5F9FFC1E" w14:textId="4D1EC23F" w:rsidR="009B1CA6" w:rsidRDefault="009B1CA6" w:rsidP="00F6098F">
      <w:r>
        <w:t>Na seção</w:t>
      </w:r>
      <w:r w:rsidRPr="009B1CA6">
        <w:t xml:space="preserve"> 3 é descrita a metodologia adotada para planejamento e realização </w:t>
      </w:r>
      <w:r>
        <w:t>do estudo</w:t>
      </w:r>
      <w:r w:rsidRPr="009B1CA6">
        <w:t xml:space="preserve">. </w:t>
      </w:r>
    </w:p>
    <w:p w14:paraId="300EB957" w14:textId="77777777" w:rsidR="00F6098F" w:rsidRDefault="00F6098F" w:rsidP="00F6098F"/>
    <w:p w14:paraId="399393CE" w14:textId="3FE8F8E6" w:rsidR="009B1CA6" w:rsidRDefault="009B1CA6" w:rsidP="00F6098F">
      <w:r>
        <w:t>Na seção 4</w:t>
      </w:r>
      <w:r w:rsidRPr="009B1CA6">
        <w:t xml:space="preserve"> é realizada a análise dos resultados e </w:t>
      </w:r>
      <w:r>
        <w:t>proposto um regime de limpeza adequado segundo o estudo</w:t>
      </w:r>
      <w:r w:rsidRPr="009B1CA6">
        <w:t xml:space="preserve">. </w:t>
      </w:r>
    </w:p>
    <w:p w14:paraId="67A17588" w14:textId="77777777" w:rsidR="00F6098F" w:rsidRDefault="00F6098F" w:rsidP="00F6098F"/>
    <w:p w14:paraId="4009EAA9" w14:textId="2DEA491A" w:rsidR="004C1E0B" w:rsidRDefault="009B1CA6" w:rsidP="00F6098F">
      <w:pPr>
        <w:rPr>
          <w:sz w:val="28"/>
        </w:rPr>
      </w:pPr>
      <w:r>
        <w:t>Na seção 5</w:t>
      </w:r>
      <w:r w:rsidRPr="009B1CA6">
        <w:t xml:space="preserve"> </w:t>
      </w:r>
      <w:r>
        <w:t>é apresentado</w:t>
      </w:r>
      <w:r w:rsidRPr="009B1CA6">
        <w:t xml:space="preserve"> conclusões do trabalho e </w:t>
      </w:r>
      <w:commentRangeStart w:id="49"/>
      <w:r>
        <w:t>possíveis continuações</w:t>
      </w:r>
      <w:r w:rsidRPr="009B1CA6">
        <w:t xml:space="preserve"> de trabalhos futuros</w:t>
      </w:r>
      <w:commentRangeEnd w:id="49"/>
      <w:r w:rsidR="00802A57">
        <w:rPr>
          <w:rStyle w:val="CommentReference"/>
          <w:lang w:eastAsia="en-US"/>
        </w:rPr>
        <w:commentReference w:id="49"/>
      </w:r>
      <w:r w:rsidRPr="009B1CA6">
        <w:t>.</w:t>
      </w:r>
      <w:r w:rsidR="004C1E0B">
        <w:br w:type="page"/>
      </w:r>
    </w:p>
    <w:p w14:paraId="577C359A" w14:textId="77777777" w:rsidR="004C1E0B" w:rsidRDefault="004C1E0B" w:rsidP="004C1E0B">
      <w:pPr>
        <w:pStyle w:val="Heading1"/>
        <w:tabs>
          <w:tab w:val="clear" w:pos="851"/>
        </w:tabs>
        <w:ind w:left="567" w:hanging="567"/>
        <w:jc w:val="left"/>
      </w:pPr>
      <w:bookmarkStart w:id="50" w:name="_Toc80372444"/>
      <w:bookmarkStart w:id="51" w:name="_Toc80375904"/>
      <w:bookmarkStart w:id="52" w:name="_Toc80376341"/>
      <w:bookmarkStart w:id="53" w:name="_Toc89728358"/>
      <w:bookmarkStart w:id="54" w:name="_Toc365376870"/>
      <w:r>
        <w:lastRenderedPageBreak/>
        <w:t>REFERENCIAL TEÓRICO</w:t>
      </w:r>
      <w:commentRangeStart w:id="55"/>
      <w:commentRangeEnd w:id="55"/>
      <w:r>
        <w:rPr>
          <w:rStyle w:val="CommentReference"/>
          <w:b w:val="0"/>
          <w:caps w:val="0"/>
          <w:lang w:val="de-DE"/>
        </w:rPr>
        <w:commentReference w:id="55"/>
      </w:r>
      <w:bookmarkEnd w:id="50"/>
      <w:bookmarkEnd w:id="51"/>
      <w:bookmarkEnd w:id="52"/>
      <w:bookmarkEnd w:id="53"/>
    </w:p>
    <w:p w14:paraId="1714C476" w14:textId="7B13F1B7" w:rsidR="00FF2B2C" w:rsidRPr="0066239A" w:rsidRDefault="009A4B44" w:rsidP="004C1E0B">
      <w:r w:rsidRPr="00563F96">
        <w:rPr>
          <w:highlight w:val="yellow"/>
        </w:rPr>
        <w:t>Aqui precisa-se embasamento para poder entender as causas</w:t>
      </w:r>
      <w:r w:rsidR="00563F96" w:rsidRPr="00563F96">
        <w:rPr>
          <w:highlight w:val="yellow"/>
        </w:rPr>
        <w:t xml:space="preserve"> do problema da sujidade, como se faz para resolver o problema, apoio para as ações que foram executadas durante a parte prática, etc.</w:t>
      </w:r>
    </w:p>
    <w:p w14:paraId="39B66F94" w14:textId="08774F94" w:rsidR="005C5ACF" w:rsidRDefault="004C1E0B" w:rsidP="004C1E0B">
      <w:r w:rsidRPr="0066239A">
        <w:t>A análise do potencial de radiação solar é essencial para determinar a viabilidade de implantação de um sistema fotovoltaico no local de interesse.</w:t>
      </w:r>
    </w:p>
    <w:p w14:paraId="3BDAA6D9" w14:textId="3E26E48A" w:rsidR="00537B1F" w:rsidRDefault="003E7A37" w:rsidP="00537B1F">
      <w:pPr>
        <w:pStyle w:val="Heading2"/>
      </w:pPr>
      <w:bookmarkStart w:id="56" w:name="_Toc89728359"/>
      <w:commentRangeStart w:id="57"/>
      <w:r>
        <w:t>Importância da</w:t>
      </w:r>
      <w:r w:rsidR="005C5ACF">
        <w:t xml:space="preserve"> adoção de geração fotovoltaica</w:t>
      </w:r>
      <w:commentRangeEnd w:id="57"/>
      <w:r w:rsidR="00B27E70">
        <w:rPr>
          <w:rStyle w:val="CommentReference"/>
          <w:lang w:eastAsia="en-US"/>
        </w:rPr>
        <w:commentReference w:id="57"/>
      </w:r>
      <w:bookmarkEnd w:id="56"/>
    </w:p>
    <w:p w14:paraId="730482E9" w14:textId="22C3D52B" w:rsidR="00537B1F" w:rsidRDefault="00537B1F" w:rsidP="00537B1F">
      <w:pPr>
        <w:rPr>
          <w:rFonts w:eastAsia="Calibri"/>
        </w:rPr>
      </w:pPr>
      <w:r>
        <w:rPr>
          <w:rFonts w:eastAsia="Calibri"/>
        </w:rPr>
        <w:t xml:space="preserve">Observando isoladamente a geração de energia elétrica no </w:t>
      </w:r>
      <w:r>
        <w:rPr>
          <w:rFonts w:eastAsia="Calibri"/>
        </w:rPr>
        <w:fldChar w:fldCharType="begin"/>
      </w:r>
      <w:r>
        <w:rPr>
          <w:rFonts w:eastAsia="Calibri"/>
        </w:rPr>
        <w:instrText xml:space="preserve"> REF _Ref81471986 \h \* lower  </w:instrText>
      </w:r>
      <w:r>
        <w:rPr>
          <w:rFonts w:eastAsia="Calibri"/>
        </w:rPr>
      </w:r>
      <w:r>
        <w:rPr>
          <w:rFonts w:eastAsia="Calibri"/>
        </w:rPr>
        <w:fldChar w:fldCharType="separate"/>
      </w:r>
      <w:r w:rsidR="009636C1">
        <w:t xml:space="preserve">gráfico </w:t>
      </w:r>
      <w:r w:rsidR="009636C1">
        <w:rPr>
          <w:noProof/>
        </w:rPr>
        <w:t>3</w:t>
      </w:r>
      <w:r>
        <w:rPr>
          <w:rFonts w:eastAsia="Calibri"/>
        </w:rPr>
        <w:fldChar w:fldCharType="end"/>
      </w:r>
      <w:r>
        <w:rPr>
          <w:rFonts w:eastAsia="Calibri"/>
        </w:rPr>
        <w:t xml:space="preserve">, é possível observar essa mudança ao longo da última década. No ano de 2020, 83% das adições líquidas globais foram de energias renováveis </w:t>
      </w:r>
      <w:sdt>
        <w:sdtPr>
          <w:rPr>
            <w:rFonts w:eastAsia="Calibri"/>
          </w:rPr>
          <w:id w:val="2060511531"/>
          <w:citation/>
        </w:sdtPr>
        <w:sdtEndPr/>
        <w:sdtContent>
          <w:r>
            <w:rPr>
              <w:rFonts w:eastAsia="Calibri"/>
            </w:rPr>
            <w:fldChar w:fldCharType="begin"/>
          </w:r>
          <w:r w:rsidRPr="00FF409B">
            <w:rPr>
              <w:rFonts w:eastAsia="Calibri"/>
            </w:rPr>
            <w:instrText xml:space="preserve"> CITATION REN21 \l 1031 </w:instrText>
          </w:r>
          <w:r>
            <w:rPr>
              <w:rFonts w:eastAsia="Calibri"/>
            </w:rPr>
            <w:fldChar w:fldCharType="separate"/>
          </w:r>
          <w:r w:rsidR="00607771" w:rsidRPr="00607771">
            <w:rPr>
              <w:rFonts w:eastAsia="Calibri"/>
              <w:noProof/>
            </w:rPr>
            <w:t>(R, 2021)</w:t>
          </w:r>
          <w:r>
            <w:rPr>
              <w:rFonts w:eastAsia="Calibri"/>
            </w:rPr>
            <w:fldChar w:fldCharType="end"/>
          </w:r>
        </w:sdtContent>
      </w:sdt>
      <w:r>
        <w:rPr>
          <w:rFonts w:eastAsia="Calibri"/>
        </w:rPr>
        <w:t>.</w:t>
      </w:r>
    </w:p>
    <w:p w14:paraId="0F1F0920" w14:textId="77777777" w:rsidR="00537B1F" w:rsidRDefault="00537B1F" w:rsidP="00537B1F">
      <w:pPr>
        <w:rPr>
          <w:rFonts w:eastAsia="Calibri"/>
        </w:rPr>
      </w:pPr>
    </w:p>
    <w:p w14:paraId="34ADDA6E" w14:textId="3515EA66" w:rsidR="00537B1F" w:rsidRDefault="00537B1F" w:rsidP="00537B1F">
      <w:pPr>
        <w:pStyle w:val="Caption"/>
        <w:keepNext/>
        <w:keepLines/>
        <w:ind w:left="728"/>
      </w:pPr>
      <w:bookmarkStart w:id="58" w:name="_Ref81471986"/>
      <w:bookmarkStart w:id="59" w:name="_Toc88913106"/>
      <w:r>
        <w:t xml:space="preserve">Gráfico </w:t>
      </w:r>
      <w:fldSimple w:instr=" SEQ Gráfico \* ARABIC ">
        <w:r w:rsidR="009636C1">
          <w:rPr>
            <w:noProof/>
          </w:rPr>
          <w:t>3</w:t>
        </w:r>
      </w:fldSimple>
      <w:bookmarkEnd w:id="58"/>
      <w:r>
        <w:t xml:space="preserve"> – Distribuição das adições líquidas anuais na geração elétrica total global</w:t>
      </w:r>
      <w:bookmarkEnd w:id="59"/>
    </w:p>
    <w:p w14:paraId="0CA18495" w14:textId="77777777" w:rsidR="00537B1F" w:rsidRDefault="00537B1F" w:rsidP="00537B1F">
      <w:pPr>
        <w:keepNext/>
        <w:keepLines/>
        <w:jc w:val="center"/>
        <w:rPr>
          <w:rFonts w:eastAsia="Calibri"/>
        </w:rPr>
      </w:pPr>
      <w:r>
        <w:rPr>
          <w:rFonts w:eastAsia="Calibri"/>
          <w:noProof/>
        </w:rPr>
        <w:drawing>
          <wp:inline distT="0" distB="0" distL="0" distR="0" wp14:anchorId="439291E3" wp14:editId="68F37B31">
            <wp:extent cx="4861560" cy="2775275"/>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68459" cy="2779213"/>
                    </a:xfrm>
                    <a:prstGeom prst="rect">
                      <a:avLst/>
                    </a:prstGeom>
                    <a:noFill/>
                    <a:ln>
                      <a:noFill/>
                    </a:ln>
                  </pic:spPr>
                </pic:pic>
              </a:graphicData>
            </a:graphic>
          </wp:inline>
        </w:drawing>
      </w:r>
    </w:p>
    <w:p w14:paraId="4F09BC88" w14:textId="77A814BD" w:rsidR="00537B1F" w:rsidRPr="001A2044" w:rsidRDefault="00537B1F" w:rsidP="00537B1F">
      <w:pPr>
        <w:pStyle w:val="NotadeIlustrao"/>
        <w:ind w:left="728"/>
      </w:pPr>
      <w:r w:rsidRPr="001A2044">
        <w:t xml:space="preserve">Fonte: </w:t>
      </w:r>
      <w:r w:rsidR="00B846F7">
        <w:t xml:space="preserve">Adaptado de </w:t>
      </w:r>
      <w:r w:rsidRPr="001A2044">
        <w:t>REN21 (2021).</w:t>
      </w:r>
    </w:p>
    <w:p w14:paraId="78AE183C" w14:textId="49E4B46D" w:rsidR="00537B1F" w:rsidRDefault="00537B1F" w:rsidP="00537B1F"/>
    <w:p w14:paraId="5453AD6D" w14:textId="6511FA78" w:rsidR="00537B1F" w:rsidRDefault="00537B1F" w:rsidP="00537B1F">
      <w:pPr>
        <w:rPr>
          <w:rFonts w:eastAsia="Calibri"/>
        </w:rPr>
      </w:pPr>
      <w:r>
        <w:rPr>
          <w:rFonts w:eastAsia="Calibri"/>
        </w:rPr>
        <w:t xml:space="preserve">Levando em consideração as adições de fontes renováveis, a de maior participação em 2020 foi a solar fotovoltaica (FV), com adição de 139 GW dentre os 256 GW de todas fontes renováveis, do qual é apresentado no </w:t>
      </w:r>
      <w:r>
        <w:rPr>
          <w:rFonts w:eastAsia="Calibri"/>
        </w:rPr>
        <w:fldChar w:fldCharType="begin"/>
      </w:r>
      <w:r>
        <w:rPr>
          <w:rFonts w:eastAsia="Calibri"/>
        </w:rPr>
        <w:instrText xml:space="preserve"> REF _Ref80804581 \h </w:instrText>
      </w:r>
      <w:r>
        <w:rPr>
          <w:rFonts w:ascii="Verdana" w:hAnsi="Verdana"/>
          <w:color w:val="000000"/>
          <w:sz w:val="18"/>
          <w:szCs w:val="18"/>
          <w:shd w:val="clear" w:color="auto" w:fill="E7EEEE"/>
        </w:rPr>
        <w:instrText>\* lower</w:instrText>
      </w:r>
      <w:r>
        <w:rPr>
          <w:rFonts w:eastAsia="Calibri"/>
        </w:rPr>
        <w:instrText xml:space="preserve"> </w:instrText>
      </w:r>
      <w:r>
        <w:rPr>
          <w:rFonts w:eastAsia="Calibri"/>
        </w:rPr>
      </w:r>
      <w:r>
        <w:rPr>
          <w:rFonts w:eastAsia="Calibri"/>
        </w:rPr>
        <w:fldChar w:fldCharType="separate"/>
      </w:r>
      <w:r w:rsidR="009636C1">
        <w:t xml:space="preserve">gráfico </w:t>
      </w:r>
      <w:r w:rsidR="009636C1">
        <w:rPr>
          <w:noProof/>
        </w:rPr>
        <w:t>4</w:t>
      </w:r>
      <w:r>
        <w:rPr>
          <w:rFonts w:eastAsia="Calibri"/>
        </w:rPr>
        <w:fldChar w:fldCharType="end"/>
      </w:r>
      <w:r>
        <w:rPr>
          <w:rFonts w:eastAsia="Calibri"/>
        </w:rPr>
        <w:t>.</w:t>
      </w:r>
    </w:p>
    <w:p w14:paraId="29310045" w14:textId="77777777" w:rsidR="00537B1F" w:rsidRDefault="00537B1F" w:rsidP="00537B1F">
      <w:pPr>
        <w:rPr>
          <w:rFonts w:eastAsia="Calibri"/>
        </w:rPr>
      </w:pPr>
    </w:p>
    <w:p w14:paraId="57E43074" w14:textId="10301522" w:rsidR="00537B1F" w:rsidRDefault="00537B1F" w:rsidP="00537B1F">
      <w:pPr>
        <w:pStyle w:val="Caption"/>
        <w:keepNext/>
        <w:ind w:left="714"/>
      </w:pPr>
      <w:bookmarkStart w:id="60" w:name="_Ref80804581"/>
      <w:bookmarkStart w:id="61" w:name="_Toc88913107"/>
      <w:r>
        <w:lastRenderedPageBreak/>
        <w:t xml:space="preserve">Gráfico </w:t>
      </w:r>
      <w:fldSimple w:instr=" SEQ Gráfico \* ARABIC ">
        <w:r w:rsidR="009636C1">
          <w:rPr>
            <w:noProof/>
          </w:rPr>
          <w:t>4</w:t>
        </w:r>
      </w:fldSimple>
      <w:bookmarkEnd w:id="60"/>
      <w:r>
        <w:t xml:space="preserve"> – </w:t>
      </w:r>
      <w:r w:rsidRPr="005E1762">
        <w:t xml:space="preserve">Adições anuais </w:t>
      </w:r>
      <w:r>
        <w:t xml:space="preserve">mundial </w:t>
      </w:r>
      <w:r w:rsidRPr="005E1762">
        <w:t xml:space="preserve">por </w:t>
      </w:r>
      <w:r>
        <w:t>fonte</w:t>
      </w:r>
      <w:r w:rsidRPr="005E1762">
        <w:t xml:space="preserve"> renovável</w:t>
      </w:r>
      <w:bookmarkEnd w:id="61"/>
      <w:r>
        <w:t xml:space="preserve"> </w:t>
      </w:r>
    </w:p>
    <w:p w14:paraId="6823C6BA" w14:textId="77777777" w:rsidR="00537B1F" w:rsidRDefault="00537B1F" w:rsidP="00537B1F">
      <w:pPr>
        <w:keepNext/>
        <w:jc w:val="center"/>
      </w:pPr>
      <w:r>
        <w:rPr>
          <w:noProof/>
        </w:rPr>
        <w:drawing>
          <wp:inline distT="0" distB="0" distL="0" distR="0" wp14:anchorId="5A8887E4" wp14:editId="42D20A6C">
            <wp:extent cx="4850302" cy="2720340"/>
            <wp:effectExtent l="0" t="0" r="762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57740" cy="2724512"/>
                    </a:xfrm>
                    <a:prstGeom prst="rect">
                      <a:avLst/>
                    </a:prstGeom>
                    <a:noFill/>
                    <a:ln>
                      <a:noFill/>
                    </a:ln>
                  </pic:spPr>
                </pic:pic>
              </a:graphicData>
            </a:graphic>
          </wp:inline>
        </w:drawing>
      </w:r>
    </w:p>
    <w:p w14:paraId="6EFE7F0C" w14:textId="67D09163" w:rsidR="00642D29" w:rsidRDefault="00537B1F" w:rsidP="00642D29">
      <w:pPr>
        <w:pStyle w:val="NotadeIlustrao"/>
        <w:ind w:left="742"/>
      </w:pPr>
      <w:r w:rsidRPr="001A2044">
        <w:t>Fonte:</w:t>
      </w:r>
      <w:r w:rsidR="00642D29">
        <w:t xml:space="preserve"> Adaptado de</w:t>
      </w:r>
      <w:r w:rsidRPr="001A2044">
        <w:t xml:space="preserve"> REN21 (2021).</w:t>
      </w:r>
    </w:p>
    <w:p w14:paraId="4022388E" w14:textId="77777777" w:rsidR="00642D29" w:rsidRDefault="00642D29" w:rsidP="00B63556">
      <w:pPr>
        <w:rPr>
          <w:rFonts w:eastAsia="Calibri"/>
        </w:rPr>
      </w:pPr>
    </w:p>
    <w:p w14:paraId="08D791B1" w14:textId="7C54DFBC" w:rsidR="00B63556" w:rsidRDefault="00B63556" w:rsidP="00B63556">
      <w:pPr>
        <w:rPr>
          <w:rFonts w:eastAsia="Calibri"/>
        </w:rPr>
      </w:pPr>
      <w:r>
        <w:rPr>
          <w:rFonts w:eastAsia="Calibri"/>
        </w:rPr>
        <w:t>O custo de instalação de usinas fotovoltaicas (UFV) vem decrescendo de forma contínua na última década. No ano de 2020 decresceu globalmente em 7%</w:t>
      </w:r>
      <w:r w:rsidR="00633488">
        <w:rPr>
          <w:rFonts w:eastAsia="Calibri"/>
        </w:rPr>
        <w:t xml:space="preserve"> em relação a 2019</w:t>
      </w:r>
      <w:r>
        <w:rPr>
          <w:rFonts w:eastAsia="Calibri"/>
        </w:rPr>
        <w:t xml:space="preserve">, e entre 2010 e 2020 o custo para instalações de larga escala diminuiu 85%, </w:t>
      </w:r>
      <w:r w:rsidR="00FD5F3A">
        <w:rPr>
          <w:rFonts w:eastAsia="Calibri"/>
        </w:rPr>
        <w:t>saindo em dólares americanos (USD), de</w:t>
      </w:r>
      <w:r w:rsidR="00FD5F3A" w:rsidRPr="004E7367">
        <w:rPr>
          <w:rFonts w:eastAsia="Calibri"/>
        </w:rPr>
        <w:t xml:space="preserve"> 0.381/kWh </w:t>
      </w:r>
      <w:r w:rsidR="00FD5F3A">
        <w:rPr>
          <w:rFonts w:eastAsia="Calibri"/>
        </w:rPr>
        <w:t>para</w:t>
      </w:r>
      <w:r w:rsidR="00FD5F3A" w:rsidRPr="004E7367">
        <w:rPr>
          <w:rFonts w:eastAsia="Calibri"/>
        </w:rPr>
        <w:t xml:space="preserve"> 0.057/kWh</w:t>
      </w:r>
      <w:r w:rsidR="00FD5F3A">
        <w:rPr>
          <w:rFonts w:eastAsia="Calibri"/>
        </w:rPr>
        <w:t xml:space="preserve"> em custo de energia nivelado (LCOE), </w:t>
      </w:r>
      <w:r>
        <w:rPr>
          <w:rFonts w:eastAsia="Calibri"/>
        </w:rPr>
        <w:t xml:space="preserve">representado no </w:t>
      </w:r>
      <w:r w:rsidR="00B25A29">
        <w:rPr>
          <w:rFonts w:eastAsia="Calibri"/>
        </w:rPr>
        <w:fldChar w:fldCharType="begin"/>
      </w:r>
      <w:r w:rsidR="00B25A29">
        <w:rPr>
          <w:rFonts w:eastAsia="Calibri"/>
        </w:rPr>
        <w:instrText xml:space="preserve"> REF _Ref84066649 \h \* lower </w:instrText>
      </w:r>
      <w:r w:rsidR="00B25A29">
        <w:rPr>
          <w:rFonts w:eastAsia="Calibri"/>
        </w:rPr>
      </w:r>
      <w:r w:rsidR="00B25A29">
        <w:rPr>
          <w:rFonts w:eastAsia="Calibri"/>
        </w:rPr>
        <w:fldChar w:fldCharType="separate"/>
      </w:r>
      <w:r w:rsidR="009636C1">
        <w:t xml:space="preserve">gráfico </w:t>
      </w:r>
      <w:r w:rsidR="009636C1">
        <w:rPr>
          <w:noProof/>
        </w:rPr>
        <w:t>5</w:t>
      </w:r>
      <w:r w:rsidR="00B25A29">
        <w:rPr>
          <w:rFonts w:eastAsia="Calibri"/>
        </w:rPr>
        <w:fldChar w:fldCharType="end"/>
      </w:r>
      <w:r>
        <w:rPr>
          <w:rFonts w:eastAsia="Calibri"/>
        </w:rPr>
        <w:t xml:space="preserve">. No gráfico é observado que o declínio nos preços de geração da fonte solar FV chega a ponto de tornar-se competitiva em relação a custo de geração de fontes fosseis. Mesmo sem suporte financeiro, em 2020, cerca de 45,5 GW de projetos comissionados de geração solar FV foram mais baratas que a fonte mais barata de geração por combustível fóssil. O Brasil conseguiu no ano de 2019 com o Leilão de Nova Energia A-4 o terceiro leilão operacional mais barato no mundo, alcançando o valor de USD 0,0173/kWh </w:t>
      </w:r>
      <w:sdt>
        <w:sdtPr>
          <w:rPr>
            <w:rFonts w:eastAsia="Calibri"/>
          </w:rPr>
          <w:id w:val="-943839424"/>
          <w:citation/>
        </w:sdtPr>
        <w:sdtEndPr/>
        <w:sdtContent>
          <w:r>
            <w:rPr>
              <w:rFonts w:eastAsia="Calibri"/>
            </w:rPr>
            <w:fldChar w:fldCharType="begin"/>
          </w:r>
          <w:r w:rsidRPr="005F41D7">
            <w:rPr>
              <w:rFonts w:eastAsia="Calibri"/>
            </w:rPr>
            <w:instrText xml:space="preserve"> CITATION IRE21 \l 1031 </w:instrText>
          </w:r>
          <w:r>
            <w:rPr>
              <w:rFonts w:eastAsia="Calibri"/>
            </w:rPr>
            <w:fldChar w:fldCharType="separate"/>
          </w:r>
          <w:r w:rsidR="00607771" w:rsidRPr="00607771">
            <w:rPr>
              <w:rFonts w:eastAsia="Calibri"/>
              <w:noProof/>
            </w:rPr>
            <w:t>(IRENA, 2021)</w:t>
          </w:r>
          <w:r>
            <w:rPr>
              <w:rFonts w:eastAsia="Calibri"/>
            </w:rPr>
            <w:fldChar w:fldCharType="end"/>
          </w:r>
        </w:sdtContent>
      </w:sdt>
      <w:r>
        <w:rPr>
          <w:rFonts w:eastAsia="Calibri"/>
        </w:rPr>
        <w:t xml:space="preserve">. </w:t>
      </w:r>
    </w:p>
    <w:p w14:paraId="50FCF430" w14:textId="77777777" w:rsidR="00B63556" w:rsidRDefault="00B63556" w:rsidP="00B63556">
      <w:pPr>
        <w:rPr>
          <w:rFonts w:eastAsia="Calibri"/>
        </w:rPr>
      </w:pPr>
    </w:p>
    <w:p w14:paraId="1330BAD2" w14:textId="01A04EF7" w:rsidR="00B63556" w:rsidRDefault="00B63556" w:rsidP="00B63556">
      <w:pPr>
        <w:pStyle w:val="Caption"/>
        <w:keepNext/>
        <w:ind w:left="168"/>
        <w:jc w:val="both"/>
      </w:pPr>
      <w:bookmarkStart w:id="62" w:name="_Ref84066649"/>
      <w:bookmarkStart w:id="63" w:name="_Toc88913108"/>
      <w:r>
        <w:lastRenderedPageBreak/>
        <w:t xml:space="preserve">Gráfico </w:t>
      </w:r>
      <w:fldSimple w:instr=" SEQ Gráfico \* ARABIC ">
        <w:r w:rsidR="009636C1">
          <w:rPr>
            <w:noProof/>
          </w:rPr>
          <w:t>5</w:t>
        </w:r>
      </w:fldSimple>
      <w:bookmarkEnd w:id="62"/>
      <w:r>
        <w:t xml:space="preserve"> – LCOE global de geração em larga escala recém comissionadas</w:t>
      </w:r>
      <w:r w:rsidRPr="000A3147">
        <w:t>, 2010-2020</w:t>
      </w:r>
      <w:bookmarkEnd w:id="63"/>
    </w:p>
    <w:p w14:paraId="4F7BB48C" w14:textId="77777777" w:rsidR="00B63556" w:rsidRDefault="00B63556" w:rsidP="00B63556">
      <w:pPr>
        <w:rPr>
          <w:rFonts w:eastAsia="Calibri"/>
        </w:rPr>
      </w:pPr>
      <w:r w:rsidRPr="0061189A">
        <w:rPr>
          <w:rFonts w:eastAsia="Calibri"/>
          <w:noProof/>
        </w:rPr>
        <w:drawing>
          <wp:inline distT="0" distB="0" distL="0" distR="0" wp14:anchorId="18EC9D54" wp14:editId="485C6DF7">
            <wp:extent cx="5759450" cy="32283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9450" cy="3228340"/>
                    </a:xfrm>
                    <a:prstGeom prst="rect">
                      <a:avLst/>
                    </a:prstGeom>
                  </pic:spPr>
                </pic:pic>
              </a:graphicData>
            </a:graphic>
          </wp:inline>
        </w:drawing>
      </w:r>
    </w:p>
    <w:p w14:paraId="57CA49C8" w14:textId="0C93D6A0" w:rsidR="00B63556" w:rsidRPr="001A2044" w:rsidRDefault="00B63556" w:rsidP="00B63556">
      <w:pPr>
        <w:pStyle w:val="NotadeIlustrao"/>
        <w:ind w:left="168"/>
      </w:pPr>
      <w:r w:rsidRPr="001A2044">
        <w:t>Fonte:</w:t>
      </w:r>
      <w:r w:rsidR="00A6245D">
        <w:t xml:space="preserve"> Adaptado de</w:t>
      </w:r>
      <w:r w:rsidRPr="001A2044">
        <w:t xml:space="preserve"> </w:t>
      </w:r>
      <w:r>
        <w:t>IRENA</w:t>
      </w:r>
      <w:r w:rsidRPr="001A2044">
        <w:t xml:space="preserve"> (2021).</w:t>
      </w:r>
    </w:p>
    <w:p w14:paraId="12BA877E" w14:textId="3457D6F4" w:rsidR="00B63556" w:rsidRPr="007F15D8" w:rsidRDefault="00B63556" w:rsidP="00B63556">
      <w:pPr>
        <w:pStyle w:val="NotadeIlustrao"/>
        <w:ind w:left="168"/>
      </w:pPr>
      <w:r w:rsidRPr="007F15D8">
        <w:t xml:space="preserve">Nota: Os dados são do ano de comissionamento. O diâmetro do círculo representa </w:t>
      </w:r>
      <w:r>
        <w:t>a capacidade</w:t>
      </w:r>
      <w:r w:rsidRPr="007F15D8">
        <w:t xml:space="preserve"> do projeto</w:t>
      </w:r>
      <w:r>
        <w:t xml:space="preserve"> em MW</w:t>
      </w:r>
      <w:r w:rsidRPr="007F15D8">
        <w:t>, no seu cen</w:t>
      </w:r>
      <w:r>
        <w:t>tro fica o custo operacional de cada projeto em USD/kWh</w:t>
      </w:r>
      <w:r w:rsidRPr="007F15D8">
        <w:t xml:space="preserve">. </w:t>
      </w:r>
      <w:r w:rsidRPr="006E725F">
        <w:t>As linhas grossas representam</w:t>
      </w:r>
      <w:r>
        <w:t xml:space="preserve"> valores da</w:t>
      </w:r>
      <w:r w:rsidRPr="006E725F">
        <w:t xml:space="preserve"> média ponderada</w:t>
      </w:r>
      <w:r>
        <w:t xml:space="preserve"> </w:t>
      </w:r>
      <w:r w:rsidRPr="006E725F">
        <w:t xml:space="preserve">do custo de energia nivelado (LCOE) </w:t>
      </w:r>
      <w:r>
        <w:t>mundial de plantas comissionadas em cada ano (2010 e 2020)</w:t>
      </w:r>
      <w:r w:rsidRPr="007F15D8">
        <w:t xml:space="preserve">. </w:t>
      </w:r>
      <w:r w:rsidRPr="006E725F">
        <w:t xml:space="preserve">A faixa única que se estende em todo gráfico representa o </w:t>
      </w:r>
      <w:r>
        <w:t>alcance de custos de geração alimentadas por combustíveis fósseis</w:t>
      </w:r>
      <w:r w:rsidRPr="006E725F">
        <w:t xml:space="preserve">, </w:t>
      </w:r>
      <w:r>
        <w:t>enquanto que a faixa de cada tecnologia e ano representa os percentis 5 e 95 para projetos de fontes renováveis</w:t>
      </w:r>
      <w:r w:rsidRPr="007F15D8">
        <w:t>.</w:t>
      </w:r>
    </w:p>
    <w:p w14:paraId="1E7C79AA" w14:textId="28543FAF" w:rsidR="006C65F2" w:rsidRDefault="006C65F2" w:rsidP="00537B1F"/>
    <w:p w14:paraId="06FDBA9E" w14:textId="6A4B58FB" w:rsidR="0070223F" w:rsidRDefault="00077CC6" w:rsidP="0070223F">
      <w:pPr>
        <w:rPr>
          <w:rFonts w:eastAsia="Calibri"/>
        </w:rPr>
      </w:pPr>
      <w:r>
        <w:rPr>
          <w:rFonts w:eastAsia="Calibri"/>
        </w:rPr>
        <w:t>Para evitar um cenário alarmante</w:t>
      </w:r>
      <w:r w:rsidR="00DB7393">
        <w:rPr>
          <w:rFonts w:eastAsia="Calibri"/>
        </w:rPr>
        <w:t xml:space="preserve"> no contexto de mudanças climáticas</w:t>
      </w:r>
      <w:r>
        <w:rPr>
          <w:rFonts w:eastAsia="Calibri"/>
        </w:rPr>
        <w:t>, segundo a</w:t>
      </w:r>
      <w:r w:rsidR="0070223F">
        <w:rPr>
          <w:rFonts w:eastAsia="Calibri"/>
        </w:rPr>
        <w:t xml:space="preserve"> </w:t>
      </w:r>
      <w:r w:rsidRPr="00077CC6">
        <w:rPr>
          <w:rFonts w:eastAsia="Calibri"/>
        </w:rPr>
        <w:t>IEA</w:t>
      </w:r>
      <w:r w:rsidR="0070223F">
        <w:rPr>
          <w:rFonts w:eastAsia="Calibri"/>
          <w:i/>
          <w:iCs/>
        </w:rPr>
        <w:t xml:space="preserve"> </w:t>
      </w:r>
      <w:r w:rsidR="0070223F" w:rsidRPr="00A47405">
        <w:rPr>
          <w:rFonts w:eastAsia="Calibri"/>
        </w:rPr>
        <w:t xml:space="preserve">(2021) </w:t>
      </w:r>
      <w:r w:rsidR="0070223F">
        <w:rPr>
          <w:rFonts w:eastAsia="Calibri"/>
        </w:rPr>
        <w:t xml:space="preserve">pelo menos 70% de toda fonte de energia </w:t>
      </w:r>
      <w:r>
        <w:rPr>
          <w:rFonts w:eastAsia="Calibri"/>
        </w:rPr>
        <w:t>deve ser de</w:t>
      </w:r>
      <w:r w:rsidR="0070223F">
        <w:rPr>
          <w:rFonts w:eastAsia="Calibri"/>
        </w:rPr>
        <w:t xml:space="preserve"> origem renovável, principalmente fotovoltaica e eólica. No </w:t>
      </w:r>
      <w:r w:rsidR="0070223F">
        <w:rPr>
          <w:rFonts w:eastAsia="Calibri"/>
        </w:rPr>
        <w:fldChar w:fldCharType="begin"/>
      </w:r>
      <w:r w:rsidR="0070223F">
        <w:rPr>
          <w:rFonts w:eastAsia="Calibri"/>
        </w:rPr>
        <w:instrText xml:space="preserve"> REF _Ref80872643 \h </w:instrText>
      </w:r>
      <w:r w:rsidR="0070223F" w:rsidRPr="00D526F7">
        <w:rPr>
          <w:rFonts w:ascii="Verdana" w:hAnsi="Verdana"/>
          <w:color w:val="000000"/>
          <w:sz w:val="18"/>
          <w:szCs w:val="18"/>
          <w:shd w:val="clear" w:color="auto" w:fill="E7EEEE"/>
        </w:rPr>
        <w:instrText>\* lower</w:instrText>
      </w:r>
      <w:r w:rsidR="0070223F">
        <w:rPr>
          <w:rFonts w:eastAsia="Calibri"/>
        </w:rPr>
        <w:instrText xml:space="preserve"> </w:instrText>
      </w:r>
      <w:r w:rsidR="0070223F">
        <w:rPr>
          <w:rFonts w:eastAsia="Calibri"/>
        </w:rPr>
      </w:r>
      <w:r w:rsidR="0070223F">
        <w:rPr>
          <w:rFonts w:eastAsia="Calibri"/>
        </w:rPr>
        <w:fldChar w:fldCharType="separate"/>
      </w:r>
      <w:r w:rsidR="009636C1">
        <w:t xml:space="preserve">gráfico </w:t>
      </w:r>
      <w:r w:rsidR="009636C1">
        <w:rPr>
          <w:noProof/>
        </w:rPr>
        <w:t>6</w:t>
      </w:r>
      <w:r w:rsidR="0070223F">
        <w:rPr>
          <w:rFonts w:eastAsia="Calibri"/>
        </w:rPr>
        <w:fldChar w:fldCharType="end"/>
      </w:r>
      <w:r w:rsidR="00DB7393">
        <w:rPr>
          <w:rFonts w:eastAsia="Calibri"/>
        </w:rPr>
        <w:t>,</w:t>
      </w:r>
      <w:r w:rsidR="0070223F">
        <w:rPr>
          <w:rFonts w:eastAsia="Calibri"/>
        </w:rPr>
        <w:t xml:space="preserve"> de </w:t>
      </w:r>
      <w:proofErr w:type="spellStart"/>
      <w:r w:rsidR="0070223F">
        <w:rPr>
          <w:rFonts w:eastAsia="Calibri"/>
        </w:rPr>
        <w:t>TWh</w:t>
      </w:r>
      <w:proofErr w:type="spellEnd"/>
      <w:r w:rsidR="0070223F">
        <w:rPr>
          <w:rFonts w:eastAsia="Calibri"/>
        </w:rPr>
        <w:t xml:space="preserve"> gerados, é possível observar que isso seja uma realidade para economias desenvolvidas, porém a participação de fontes fósseis, principalmente o carvão em economias emergentes, sofrerá redução em termos porcentuais, mas tendencia de </w:t>
      </w:r>
      <w:r w:rsidR="0070223F" w:rsidRPr="00EB31BB">
        <w:rPr>
          <w:rFonts w:eastAsia="Calibri"/>
        </w:rPr>
        <w:t>platô</w:t>
      </w:r>
      <w:r w:rsidR="0070223F">
        <w:rPr>
          <w:rFonts w:eastAsia="Calibri"/>
        </w:rPr>
        <w:t xml:space="preserve"> em termos absolutos</w:t>
      </w:r>
      <w:r w:rsidR="00DB7393">
        <w:rPr>
          <w:rFonts w:eastAsia="Calibri"/>
        </w:rPr>
        <w:t>, ficando evidente uma resistência nessas economias de abandonar fontes tradicionais de geração de energia não renováveis</w:t>
      </w:r>
      <w:r w:rsidR="0070223F">
        <w:rPr>
          <w:rFonts w:eastAsia="Calibri"/>
        </w:rPr>
        <w:t xml:space="preserve">. Essa projeção no </w:t>
      </w:r>
      <w:r w:rsidR="00DF38B3">
        <w:rPr>
          <w:rFonts w:eastAsia="Calibri"/>
        </w:rPr>
        <w:fldChar w:fldCharType="begin"/>
      </w:r>
      <w:r w:rsidR="00DF38B3">
        <w:rPr>
          <w:rFonts w:eastAsia="Calibri"/>
        </w:rPr>
        <w:instrText xml:space="preserve"> REF  _Ref80872643 \* Lower \h </w:instrText>
      </w:r>
      <w:r w:rsidR="00DF38B3">
        <w:rPr>
          <w:rFonts w:eastAsia="Calibri"/>
        </w:rPr>
      </w:r>
      <w:r w:rsidR="00DF38B3">
        <w:rPr>
          <w:rFonts w:eastAsia="Calibri"/>
        </w:rPr>
        <w:fldChar w:fldCharType="separate"/>
      </w:r>
      <w:r w:rsidR="009636C1">
        <w:t xml:space="preserve">gráfico </w:t>
      </w:r>
      <w:r w:rsidR="009636C1">
        <w:rPr>
          <w:noProof/>
        </w:rPr>
        <w:t>6</w:t>
      </w:r>
      <w:r w:rsidR="00DF38B3">
        <w:rPr>
          <w:rFonts w:eastAsia="Calibri"/>
        </w:rPr>
        <w:fldChar w:fldCharType="end"/>
      </w:r>
      <w:r w:rsidR="0070223F">
        <w:rPr>
          <w:rFonts w:eastAsia="Calibri"/>
        </w:rPr>
        <w:t xml:space="preserve"> do IEA se baseia no </w:t>
      </w:r>
      <w:proofErr w:type="spellStart"/>
      <w:r w:rsidR="0070223F" w:rsidRPr="00D526F7">
        <w:rPr>
          <w:i/>
          <w:iCs/>
        </w:rPr>
        <w:t>Stated</w:t>
      </w:r>
      <w:proofErr w:type="spellEnd"/>
      <w:r w:rsidR="0070223F" w:rsidRPr="00D526F7">
        <w:rPr>
          <w:i/>
          <w:iCs/>
        </w:rPr>
        <w:t> Policies </w:t>
      </w:r>
      <w:proofErr w:type="spellStart"/>
      <w:r w:rsidR="0070223F" w:rsidRPr="00D526F7">
        <w:rPr>
          <w:i/>
          <w:iCs/>
        </w:rPr>
        <w:t>Scenario</w:t>
      </w:r>
      <w:proofErr w:type="spellEnd"/>
      <w:r w:rsidR="0070223F">
        <w:t> (STEPS)</w:t>
      </w:r>
      <w:r w:rsidR="0070223F">
        <w:rPr>
          <w:rFonts w:eastAsia="Calibri"/>
        </w:rPr>
        <w:t xml:space="preserve">, ou seja, uma projeção que considera que Estados consigam entregar resultados de acordo com as políticas declaradas. É destacado principalmente o aumento do uso de fontes renováveis tanto em economias emergentes quanto desenvolvidas até 2050 </w:t>
      </w:r>
      <w:sdt>
        <w:sdtPr>
          <w:rPr>
            <w:rFonts w:eastAsia="Calibri"/>
          </w:rPr>
          <w:id w:val="665901103"/>
          <w:citation/>
        </w:sdtPr>
        <w:sdtEndPr/>
        <w:sdtContent>
          <w:r w:rsidR="0070223F">
            <w:rPr>
              <w:rFonts w:eastAsia="Calibri"/>
            </w:rPr>
            <w:fldChar w:fldCharType="begin"/>
          </w:r>
          <w:r w:rsidR="0070176A">
            <w:rPr>
              <w:rFonts w:eastAsia="Calibri"/>
            </w:rPr>
            <w:instrText xml:space="preserve">CITATION IEA21 \l 1031 </w:instrText>
          </w:r>
          <w:r w:rsidR="0070223F">
            <w:rPr>
              <w:rFonts w:eastAsia="Calibri"/>
            </w:rPr>
            <w:fldChar w:fldCharType="separate"/>
          </w:r>
          <w:r w:rsidR="00607771" w:rsidRPr="00607771">
            <w:rPr>
              <w:rFonts w:eastAsia="Calibri"/>
              <w:noProof/>
            </w:rPr>
            <w:t>(IEA, 2021)</w:t>
          </w:r>
          <w:r w:rsidR="0070223F">
            <w:rPr>
              <w:rFonts w:eastAsia="Calibri"/>
            </w:rPr>
            <w:fldChar w:fldCharType="end"/>
          </w:r>
        </w:sdtContent>
      </w:sdt>
      <w:r w:rsidR="0070223F">
        <w:rPr>
          <w:rFonts w:eastAsia="Calibri"/>
        </w:rPr>
        <w:t xml:space="preserve">.   </w:t>
      </w:r>
    </w:p>
    <w:p w14:paraId="4EECE71C" w14:textId="77777777" w:rsidR="0070223F" w:rsidRDefault="0070223F" w:rsidP="0070223F">
      <w:pPr>
        <w:rPr>
          <w:rFonts w:eastAsia="Calibri"/>
        </w:rPr>
      </w:pPr>
    </w:p>
    <w:p w14:paraId="716B0159" w14:textId="447F6C22" w:rsidR="0070223F" w:rsidRDefault="0070223F" w:rsidP="0070223F">
      <w:pPr>
        <w:pStyle w:val="Caption"/>
        <w:keepNext/>
        <w:keepLines/>
        <w:ind w:left="532" w:right="706"/>
        <w:jc w:val="both"/>
      </w:pPr>
      <w:bookmarkStart w:id="64" w:name="_Ref80872643"/>
      <w:bookmarkStart w:id="65" w:name="_Toc88913109"/>
      <w:r>
        <w:lastRenderedPageBreak/>
        <w:t xml:space="preserve">Gráfico </w:t>
      </w:r>
      <w:fldSimple w:instr=" SEQ Gráfico \* ARABIC ">
        <w:r w:rsidR="009636C1">
          <w:rPr>
            <w:noProof/>
          </w:rPr>
          <w:t>6</w:t>
        </w:r>
      </w:fldSimple>
      <w:bookmarkEnd w:id="64"/>
      <w:r>
        <w:t xml:space="preserve"> – </w:t>
      </w:r>
      <w:r w:rsidRPr="00A95526">
        <w:t>Projeção</w:t>
      </w:r>
      <w:r>
        <w:t xml:space="preserve"> STEPS</w:t>
      </w:r>
      <w:r w:rsidRPr="00A95526">
        <w:t xml:space="preserve"> da distribuição da matriz energética em economias desenvolvidas e emergentes</w:t>
      </w:r>
      <w:r>
        <w:t xml:space="preserve"> até 2050</w:t>
      </w:r>
      <w:bookmarkEnd w:id="65"/>
    </w:p>
    <w:p w14:paraId="311FADEA" w14:textId="77777777" w:rsidR="0070223F" w:rsidRDefault="0070223F" w:rsidP="0070223F">
      <w:pPr>
        <w:keepNext/>
        <w:keepLines/>
        <w:jc w:val="center"/>
        <w:rPr>
          <w:rFonts w:eastAsia="Calibri"/>
        </w:rPr>
      </w:pPr>
      <w:r>
        <w:rPr>
          <w:rFonts w:eastAsia="Calibri"/>
          <w:noProof/>
        </w:rPr>
        <w:drawing>
          <wp:inline distT="0" distB="0" distL="0" distR="0" wp14:anchorId="7E9E4611" wp14:editId="18F2E7E0">
            <wp:extent cx="5118859" cy="2180171"/>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28984" cy="2184483"/>
                    </a:xfrm>
                    <a:prstGeom prst="rect">
                      <a:avLst/>
                    </a:prstGeom>
                    <a:noFill/>
                    <a:ln>
                      <a:noFill/>
                    </a:ln>
                  </pic:spPr>
                </pic:pic>
              </a:graphicData>
            </a:graphic>
          </wp:inline>
        </w:drawing>
      </w:r>
    </w:p>
    <w:p w14:paraId="09E24135" w14:textId="4BAF98B4" w:rsidR="00990898" w:rsidRDefault="0070223F" w:rsidP="00153DCF">
      <w:pPr>
        <w:pStyle w:val="NotadeIlustrao"/>
        <w:ind w:left="504"/>
      </w:pPr>
      <w:r w:rsidRPr="001A2044">
        <w:t xml:space="preserve">Fonte: </w:t>
      </w:r>
      <w:r w:rsidR="00153DCF">
        <w:t xml:space="preserve">Adaptado de </w:t>
      </w:r>
      <w:r>
        <w:t>IEA</w:t>
      </w:r>
      <w:r w:rsidRPr="001A2044">
        <w:t xml:space="preserve"> (2021).</w:t>
      </w:r>
    </w:p>
    <w:p w14:paraId="5D4E4191" w14:textId="77777777" w:rsidR="00153DCF" w:rsidRDefault="00153DCF" w:rsidP="006C65F2"/>
    <w:p w14:paraId="594FB2B4" w14:textId="7961064D" w:rsidR="006C65F2" w:rsidRDefault="006C65F2" w:rsidP="006C65F2">
      <w:r>
        <w:t xml:space="preserve">Do total dos investimentos mundial, o Brasil foi responsável por 2,9% em capacidade de energia renovável em 2020, e está entre os 10 que mais adicionaram a geração fotovoltaica, como é possível observar no </w:t>
      </w:r>
      <w:r>
        <w:fldChar w:fldCharType="begin"/>
      </w:r>
      <w:r>
        <w:instrText xml:space="preserve"> REF _Ref81942487 \h </w:instrText>
      </w:r>
      <w:r w:rsidRPr="00E2359F">
        <w:rPr>
          <w:rFonts w:eastAsia="Calibri"/>
        </w:rPr>
        <w:instrText>\</w:instrText>
      </w:r>
      <w:r>
        <w:rPr>
          <w:rFonts w:eastAsia="Calibri"/>
        </w:rPr>
        <w:instrText>*</w:instrText>
      </w:r>
      <w:r w:rsidRPr="00E2359F">
        <w:rPr>
          <w:rFonts w:eastAsia="Calibri"/>
        </w:rPr>
        <w:instrText xml:space="preserve"> lower</w:instrText>
      </w:r>
      <w:r>
        <w:instrText xml:space="preserve"> </w:instrText>
      </w:r>
      <w:r>
        <w:fldChar w:fldCharType="separate"/>
      </w:r>
      <w:r w:rsidR="009636C1">
        <w:t xml:space="preserve">gráfico </w:t>
      </w:r>
      <w:r w:rsidR="009636C1">
        <w:rPr>
          <w:noProof/>
        </w:rPr>
        <w:t>7</w:t>
      </w:r>
      <w:r>
        <w:fldChar w:fldCharType="end"/>
      </w:r>
      <w:r>
        <w:t xml:space="preserve">. Brasil teve também grande destaque na adição de geração eólica, ficando em terceiro, somente atrás de China e EUA  </w:t>
      </w:r>
      <w:sdt>
        <w:sdtPr>
          <w:id w:val="-985860067"/>
          <w:citation/>
        </w:sdtPr>
        <w:sdtEndPr/>
        <w:sdtContent>
          <w:r>
            <w:fldChar w:fldCharType="begin"/>
          </w:r>
          <w:r w:rsidRPr="00952840">
            <w:instrText xml:space="preserve"> CITATION REN21 \l 1031 </w:instrText>
          </w:r>
          <w:r>
            <w:fldChar w:fldCharType="separate"/>
          </w:r>
          <w:r w:rsidR="00607771">
            <w:rPr>
              <w:noProof/>
            </w:rPr>
            <w:t>(R, 2021)</w:t>
          </w:r>
          <w:r>
            <w:fldChar w:fldCharType="end"/>
          </w:r>
        </w:sdtContent>
      </w:sdt>
      <w:r>
        <w:t>.</w:t>
      </w:r>
    </w:p>
    <w:p w14:paraId="618792CF" w14:textId="77777777" w:rsidR="006C65F2" w:rsidRPr="0066239A" w:rsidRDefault="006C65F2" w:rsidP="006C65F2"/>
    <w:p w14:paraId="2917ECDC" w14:textId="13D42A43" w:rsidR="006C65F2" w:rsidRDefault="006C65F2" w:rsidP="006C65F2">
      <w:pPr>
        <w:pStyle w:val="Caption"/>
        <w:keepNext/>
        <w:ind w:left="154"/>
        <w:jc w:val="both"/>
      </w:pPr>
      <w:bookmarkStart w:id="66" w:name="_Ref81942487"/>
      <w:bookmarkStart w:id="67" w:name="_Toc88913110"/>
      <w:r>
        <w:t xml:space="preserve">Gráfico </w:t>
      </w:r>
      <w:fldSimple w:instr=" SEQ Gráfico \* ARABIC ">
        <w:r w:rsidR="009636C1">
          <w:rPr>
            <w:noProof/>
          </w:rPr>
          <w:t>7</w:t>
        </w:r>
      </w:fldSimple>
      <w:bookmarkEnd w:id="66"/>
      <w:r>
        <w:t xml:space="preserve"> – Maiores adições de geração fotovoltaica no mundo em 2020</w:t>
      </w:r>
      <w:bookmarkEnd w:id="67"/>
    </w:p>
    <w:p w14:paraId="15E68FB6" w14:textId="77777777" w:rsidR="006C65F2" w:rsidRDefault="006C65F2" w:rsidP="006C65F2">
      <w:r w:rsidRPr="00A01866">
        <w:rPr>
          <w:noProof/>
        </w:rPr>
        <w:drawing>
          <wp:inline distT="0" distB="0" distL="0" distR="0" wp14:anchorId="33E77DAF" wp14:editId="52CD5F7D">
            <wp:extent cx="5759450" cy="31324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9450" cy="3132455"/>
                    </a:xfrm>
                    <a:prstGeom prst="rect">
                      <a:avLst/>
                    </a:prstGeom>
                  </pic:spPr>
                </pic:pic>
              </a:graphicData>
            </a:graphic>
          </wp:inline>
        </w:drawing>
      </w:r>
    </w:p>
    <w:p w14:paraId="49240026" w14:textId="6A4A4362" w:rsidR="006C65F2" w:rsidRPr="001A2044" w:rsidRDefault="006C65F2" w:rsidP="006C65F2">
      <w:pPr>
        <w:pStyle w:val="NotadeIlustrao"/>
        <w:ind w:left="154"/>
      </w:pPr>
      <w:r w:rsidRPr="001A2044">
        <w:t xml:space="preserve">Fonte: </w:t>
      </w:r>
      <w:r w:rsidR="001E1C23">
        <w:t xml:space="preserve">Adaptado de </w:t>
      </w:r>
      <w:r w:rsidRPr="001A2044">
        <w:t>REN21 (2021).</w:t>
      </w:r>
    </w:p>
    <w:p w14:paraId="58905D19" w14:textId="77777777" w:rsidR="00990898" w:rsidRPr="00990898" w:rsidRDefault="00990898" w:rsidP="00990898"/>
    <w:p w14:paraId="5C9F850C" w14:textId="77777777" w:rsidR="004C1E0B" w:rsidRDefault="004C1E0B" w:rsidP="00F96171">
      <w:pPr>
        <w:pStyle w:val="Heading2"/>
      </w:pPr>
      <w:bookmarkStart w:id="68" w:name="_Toc73001739"/>
      <w:bookmarkStart w:id="69" w:name="_Toc80372445"/>
      <w:bookmarkStart w:id="70" w:name="_Toc80375905"/>
      <w:bookmarkStart w:id="71" w:name="_Toc80376342"/>
      <w:bookmarkStart w:id="72" w:name="_Toc89728360"/>
      <w:r w:rsidRPr="00580D51">
        <w:lastRenderedPageBreak/>
        <w:t>Depo</w:t>
      </w:r>
      <w:r>
        <w:t>sição de material particulado</w:t>
      </w:r>
      <w:bookmarkEnd w:id="68"/>
      <w:bookmarkEnd w:id="69"/>
      <w:bookmarkEnd w:id="70"/>
      <w:bookmarkEnd w:id="71"/>
      <w:bookmarkEnd w:id="72"/>
    </w:p>
    <w:p w14:paraId="2E3047BF" w14:textId="2CCC0B49" w:rsidR="009A4B44" w:rsidRDefault="009A4B44" w:rsidP="004C1E0B">
      <w:r w:rsidRPr="009A4B44">
        <w:rPr>
          <w:highlight w:val="yellow"/>
        </w:rPr>
        <w:t>Aqui é necessário discorrer sobre como e que tipo de deposições existem, fatores influenciadores para ocorrer, diferenças entre localidades, origem naturais ou antropogênico etc.</w:t>
      </w:r>
    </w:p>
    <w:p w14:paraId="2AD9B4FB" w14:textId="7D00C344" w:rsidR="00EF2E74" w:rsidRDefault="00EF2E74" w:rsidP="004C1E0B"/>
    <w:p w14:paraId="2AC3C250" w14:textId="5B60E2FF" w:rsidR="00EF2E74" w:rsidRPr="00182162" w:rsidRDefault="00790111" w:rsidP="004C1E0B">
      <w:r w:rsidRPr="00790111">
        <w:rPr>
          <w:lang w:val="en-US"/>
        </w:rPr>
        <w:t>A simulation was made to compare energy yield prediction with a model using only a constant annual soiling rate and a model with variable soiling rates random rainfalls. The conclusion was this study indicated an average daily efficiency reduction of 0.2% in days without rainfall in dry weather. Annual losses caused by this trend due to soiling ranges from 1.5% to 6.2% depending on the location of the PV plant</w:t>
      </w:r>
      <w:r>
        <w:rPr>
          <w:lang w:val="en-US"/>
        </w:rPr>
        <w:t xml:space="preserve">. </w:t>
      </w:r>
      <w:r w:rsidRPr="00790111">
        <w:rPr>
          <w:lang w:val="en-US"/>
        </w:rPr>
        <w:t>The authors concluded at least 20 mm rainfall is needed to clean the surface of PV system, otherwise the system will continue to experience power loss due to the dust and soil disposition.</w:t>
      </w:r>
      <w:r>
        <w:rPr>
          <w:lang w:val="en-US"/>
        </w:rPr>
        <w:t xml:space="preserve"> </w:t>
      </w:r>
      <w:r>
        <w:t>(</w:t>
      </w:r>
      <w:r w:rsidRPr="00790111">
        <w:t xml:space="preserve">2001, </w:t>
      </w:r>
      <w:proofErr w:type="spellStart"/>
      <w:r w:rsidRPr="00790111">
        <w:t>Kimber</w:t>
      </w:r>
      <w:proofErr w:type="spellEnd"/>
      <w:r w:rsidRPr="00790111">
        <w:t xml:space="preserve"> et al.</w:t>
      </w:r>
      <w:r>
        <w:t>)</w:t>
      </w:r>
    </w:p>
    <w:p w14:paraId="3943A98C" w14:textId="77777777" w:rsidR="009A4B44" w:rsidRDefault="009A4B44" w:rsidP="004C1E0B"/>
    <w:p w14:paraId="6EBFF699" w14:textId="583CC3CC" w:rsidR="004C1E0B" w:rsidRPr="0066239A" w:rsidRDefault="004C1E0B" w:rsidP="004C1E0B">
      <w:r w:rsidRPr="0066239A">
        <w:t>A deposição de material particulado em módulos fotovoltaicos depende de uma variedade de fatores, como:</w:t>
      </w:r>
    </w:p>
    <w:p w14:paraId="5564323C" w14:textId="77777777" w:rsidR="004C1E0B" w:rsidRPr="0066239A" w:rsidRDefault="004C1E0B" w:rsidP="004C1E0B">
      <w:pPr>
        <w:pStyle w:val="ListParagraph"/>
        <w:numPr>
          <w:ilvl w:val="0"/>
          <w:numId w:val="30"/>
        </w:numPr>
      </w:pPr>
      <w:commentRangeStart w:id="73"/>
      <w:r w:rsidRPr="0066239A">
        <w:t>Angulação e orientação dos módulos</w:t>
      </w:r>
      <w:r>
        <w:t>;</w:t>
      </w:r>
    </w:p>
    <w:p w14:paraId="7FE7FBF0" w14:textId="77777777" w:rsidR="004C1E0B" w:rsidRDefault="004C1E0B" w:rsidP="004C1E0B">
      <w:pPr>
        <w:pStyle w:val="ListParagraph"/>
        <w:numPr>
          <w:ilvl w:val="0"/>
          <w:numId w:val="30"/>
        </w:numPr>
      </w:pPr>
      <w:r>
        <w:t>Temperatura ambiente e humidade;</w:t>
      </w:r>
    </w:p>
    <w:p w14:paraId="01B925B8" w14:textId="77777777" w:rsidR="004C1E0B" w:rsidRPr="0066239A" w:rsidRDefault="004C1E0B" w:rsidP="004C1E0B">
      <w:pPr>
        <w:pStyle w:val="ListParagraph"/>
        <w:numPr>
          <w:ilvl w:val="0"/>
          <w:numId w:val="30"/>
        </w:numPr>
      </w:pPr>
      <w:r w:rsidRPr="0066239A">
        <w:t>Características ambientes: vegetação, trânsito, poluição do ar, etc.</w:t>
      </w:r>
      <w:r>
        <w:t>;</w:t>
      </w:r>
    </w:p>
    <w:p w14:paraId="36E8BD51" w14:textId="77777777" w:rsidR="004C1E0B" w:rsidRPr="0066239A" w:rsidRDefault="004C1E0B" w:rsidP="004C1E0B">
      <w:pPr>
        <w:pStyle w:val="ListParagraph"/>
        <w:numPr>
          <w:ilvl w:val="0"/>
          <w:numId w:val="30"/>
        </w:numPr>
      </w:pPr>
      <w:r w:rsidRPr="0066239A">
        <w:t>Propriedades do material particulado: físico-químicas, biológicas, tamanho, formato, massa, eletrostática</w:t>
      </w:r>
      <w:r>
        <w:t>;</w:t>
      </w:r>
    </w:p>
    <w:p w14:paraId="19B38C1F" w14:textId="77777777" w:rsidR="004C1E0B" w:rsidRDefault="004C1E0B" w:rsidP="004C1E0B">
      <w:pPr>
        <w:pStyle w:val="ListParagraph"/>
        <w:numPr>
          <w:ilvl w:val="0"/>
          <w:numId w:val="30"/>
        </w:numPr>
      </w:pPr>
      <w:r>
        <w:t xml:space="preserve">Velocidade do vento; </w:t>
      </w:r>
    </w:p>
    <w:p w14:paraId="18133484" w14:textId="77777777" w:rsidR="004C1E0B" w:rsidRPr="0066239A" w:rsidRDefault="004C1E0B" w:rsidP="004C1E0B">
      <w:pPr>
        <w:pStyle w:val="ListParagraph"/>
        <w:numPr>
          <w:ilvl w:val="0"/>
          <w:numId w:val="30"/>
        </w:numPr>
      </w:pPr>
      <w:r w:rsidRPr="0066239A">
        <w:t>Características da cobertura do módulo: superfície, aplicação de produto isolante.</w:t>
      </w:r>
      <w:commentRangeEnd w:id="73"/>
      <w:r>
        <w:rPr>
          <w:rStyle w:val="CommentReference"/>
        </w:rPr>
        <w:commentReference w:id="73"/>
      </w:r>
    </w:p>
    <w:p w14:paraId="33D268B9" w14:textId="77777777" w:rsidR="004C1E0B" w:rsidRPr="0066239A" w:rsidRDefault="004C1E0B" w:rsidP="004C1E0B">
      <w:commentRangeStart w:id="74"/>
      <w:r w:rsidRPr="0066239A">
        <w:t>(SARAVANAN; DARVEKAR, 2018)</w:t>
      </w:r>
      <w:commentRangeEnd w:id="74"/>
      <w:r>
        <w:rPr>
          <w:rStyle w:val="CommentReference"/>
        </w:rPr>
        <w:commentReference w:id="74"/>
      </w:r>
      <w:r w:rsidRPr="0066239A">
        <w:t>.</w:t>
      </w:r>
    </w:p>
    <w:p w14:paraId="2A084099" w14:textId="490A68ED" w:rsidR="004C1E0B" w:rsidRPr="0066239A" w:rsidRDefault="004C1E0B" w:rsidP="004C1E0B">
      <w:commentRangeStart w:id="75"/>
      <w:r w:rsidRPr="0066239A">
        <w:t>Na</w:t>
      </w:r>
      <w:r w:rsidR="00F64BBC">
        <w:t xml:space="preserve"> </w:t>
      </w:r>
      <w:r w:rsidR="00236BE6">
        <w:fldChar w:fldCharType="begin"/>
      </w:r>
      <w:r w:rsidR="00236BE6">
        <w:instrText xml:space="preserve"> REF _Ref80804779 \h </w:instrText>
      </w:r>
      <w:r w:rsidR="00236BE6">
        <w:fldChar w:fldCharType="separate"/>
      </w:r>
      <w:r w:rsidR="009636C1">
        <w:t xml:space="preserve">Figura </w:t>
      </w:r>
      <w:r w:rsidR="009636C1">
        <w:rPr>
          <w:noProof/>
        </w:rPr>
        <w:t>1</w:t>
      </w:r>
      <w:r w:rsidR="00236BE6">
        <w:fldChar w:fldCharType="end"/>
      </w:r>
      <w:r w:rsidRPr="0066239A">
        <w:t xml:space="preserve">…. </w:t>
      </w:r>
      <w:commentRangeEnd w:id="75"/>
      <w:r>
        <w:rPr>
          <w:rStyle w:val="CommentReference"/>
        </w:rPr>
        <w:commentReference w:id="75"/>
      </w:r>
    </w:p>
    <w:p w14:paraId="2C115FA7" w14:textId="7F1B5C84" w:rsidR="00F64BBC" w:rsidRDefault="00F64BBC" w:rsidP="00F64BBC">
      <w:pPr>
        <w:pStyle w:val="Caption"/>
        <w:keepNext/>
        <w:ind w:left="994"/>
      </w:pPr>
      <w:bookmarkStart w:id="76" w:name="_Ref80804779"/>
      <w:bookmarkStart w:id="77" w:name="_Toc89728390"/>
      <w:r>
        <w:lastRenderedPageBreak/>
        <w:t xml:space="preserve">Figura </w:t>
      </w:r>
      <w:fldSimple w:instr=" SEQ Figura \* ARABIC ">
        <w:r w:rsidR="009636C1">
          <w:rPr>
            <w:noProof/>
          </w:rPr>
          <w:t>1</w:t>
        </w:r>
      </w:fldSimple>
      <w:bookmarkEnd w:id="76"/>
      <w:r>
        <w:t xml:space="preserve"> – </w:t>
      </w:r>
      <w:r w:rsidRPr="00C379E8">
        <w:t>Exemplo de sujidade em módulos fotovoltaicos sujos e após limpeza</w:t>
      </w:r>
      <w:bookmarkEnd w:id="77"/>
    </w:p>
    <w:p w14:paraId="1C77E1E5" w14:textId="77777777" w:rsidR="004C1E0B" w:rsidRDefault="004C1E0B" w:rsidP="008F2BE8">
      <w:pPr>
        <w:keepNext/>
        <w:keepLines/>
        <w:jc w:val="center"/>
      </w:pPr>
      <w:r>
        <w:rPr>
          <w:noProof/>
        </w:rPr>
        <w:drawing>
          <wp:inline distT="0" distB="0" distL="0" distR="0" wp14:anchorId="579A6146" wp14:editId="58929A09">
            <wp:extent cx="4470400" cy="2882900"/>
            <wp:effectExtent l="0" t="0" r="6350" b="0"/>
            <wp:docPr id="8" name="Picture 8" descr="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ure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70400" cy="2882900"/>
                    </a:xfrm>
                    <a:prstGeom prst="rect">
                      <a:avLst/>
                    </a:prstGeom>
                    <a:noFill/>
                    <a:ln>
                      <a:noFill/>
                    </a:ln>
                  </pic:spPr>
                </pic:pic>
              </a:graphicData>
            </a:graphic>
          </wp:inline>
        </w:drawing>
      </w:r>
    </w:p>
    <w:p w14:paraId="3E21CB42" w14:textId="77777777" w:rsidR="004C1E0B" w:rsidRDefault="004C1E0B" w:rsidP="008F2BE8">
      <w:pPr>
        <w:pStyle w:val="NotadeIlustrao"/>
        <w:ind w:left="1036"/>
      </w:pPr>
      <w:commentRangeStart w:id="78"/>
      <w:r>
        <w:t>Fonte: R.R.C., J.J., E.S., D.S., S.M. (2018)</w:t>
      </w:r>
      <w:commentRangeEnd w:id="78"/>
      <w:r>
        <w:rPr>
          <w:rStyle w:val="CommentReference"/>
        </w:rPr>
        <w:commentReference w:id="78"/>
      </w:r>
    </w:p>
    <w:p w14:paraId="62D1947A" w14:textId="48010A89" w:rsidR="00A262DD" w:rsidRPr="00A262DD" w:rsidRDefault="004C1E0B" w:rsidP="009A4B44">
      <w:pPr>
        <w:pStyle w:val="Heading2"/>
      </w:pPr>
      <w:bookmarkStart w:id="79" w:name="_Toc73001740"/>
      <w:bookmarkStart w:id="80" w:name="_Toc80372446"/>
      <w:bookmarkStart w:id="81" w:name="_Toc80375906"/>
      <w:bookmarkStart w:id="82" w:name="_Toc80376343"/>
      <w:bookmarkStart w:id="83" w:name="_Toc89728361"/>
      <w:r>
        <w:t>Limpeza em usinas fotovoltaicas</w:t>
      </w:r>
      <w:bookmarkEnd w:id="79"/>
      <w:bookmarkEnd w:id="80"/>
      <w:bookmarkEnd w:id="81"/>
      <w:bookmarkEnd w:id="82"/>
      <w:bookmarkEnd w:id="83"/>
    </w:p>
    <w:p w14:paraId="08B151BF" w14:textId="3B091323" w:rsidR="009A4B44" w:rsidRDefault="009A4B44" w:rsidP="009A4B44">
      <w:pPr>
        <w:rPr>
          <w:vanish/>
        </w:rPr>
      </w:pPr>
      <w:r w:rsidRPr="00A262DD">
        <w:rPr>
          <w:vanish/>
          <w:highlight w:val="yellow"/>
        </w:rPr>
        <w:t>Aqui é necessário embasamento em como é feito esse procedimento em diferentes condições e lugares, limpeza por agentes da natureza ou humana (robotizada ou manual), etc.</w:t>
      </w:r>
    </w:p>
    <w:p w14:paraId="663003BF" w14:textId="5B0CB504" w:rsidR="007C6EA6" w:rsidRDefault="007C6EA6" w:rsidP="009A4B44">
      <w:pPr>
        <w:rPr>
          <w:vanish/>
        </w:rPr>
      </w:pPr>
    </w:p>
    <w:p w14:paraId="1189333F" w14:textId="280079C4" w:rsidR="007C6EA6" w:rsidRPr="007C6EA6" w:rsidRDefault="007C6EA6" w:rsidP="009A4B44">
      <w:r>
        <w:t>(Texto oculto)</w:t>
      </w:r>
    </w:p>
    <w:p w14:paraId="782C581A" w14:textId="77777777" w:rsidR="009A4B44" w:rsidRPr="00A262DD" w:rsidRDefault="009A4B44" w:rsidP="009A4B44">
      <w:pPr>
        <w:rPr>
          <w:vanish/>
        </w:rPr>
      </w:pPr>
    </w:p>
    <w:p w14:paraId="5685DDC3" w14:textId="4E08AC4B" w:rsidR="00535A8A" w:rsidRPr="00A262DD" w:rsidRDefault="00535A8A" w:rsidP="00535A8A">
      <w:pPr>
        <w:pStyle w:val="Caption"/>
        <w:keepNext/>
        <w:ind w:left="28"/>
        <w:jc w:val="both"/>
        <w:rPr>
          <w:vanish/>
        </w:rPr>
      </w:pPr>
      <w:r w:rsidRPr="00A262DD">
        <w:rPr>
          <w:vanish/>
        </w:rPr>
        <w:t xml:space="preserve">Gráfico </w:t>
      </w:r>
      <w:r w:rsidR="0039394B" w:rsidRPr="00A262DD">
        <w:rPr>
          <w:vanish/>
        </w:rPr>
        <w:fldChar w:fldCharType="begin"/>
      </w:r>
      <w:r w:rsidR="0039394B" w:rsidRPr="00A262DD">
        <w:rPr>
          <w:vanish/>
        </w:rPr>
        <w:instrText xml:space="preserve"> SEQ Gráfico \* ARABIC </w:instrText>
      </w:r>
      <w:r w:rsidR="0039394B" w:rsidRPr="00A262DD">
        <w:rPr>
          <w:vanish/>
        </w:rPr>
        <w:fldChar w:fldCharType="separate"/>
      </w:r>
      <w:r w:rsidR="009636C1">
        <w:rPr>
          <w:noProof/>
          <w:vanish/>
        </w:rPr>
        <w:t>8</w:t>
      </w:r>
      <w:r w:rsidR="0039394B" w:rsidRPr="00A262DD">
        <w:rPr>
          <w:noProof/>
          <w:vanish/>
        </w:rPr>
        <w:fldChar w:fldCharType="end"/>
      </w:r>
      <w:r w:rsidRPr="00A262DD">
        <w:rPr>
          <w:vanish/>
        </w:rPr>
        <w:t xml:space="preserve"> – Influência da precipitação de chuvas em perdas por sujidade</w:t>
      </w:r>
    </w:p>
    <w:p w14:paraId="5E4910FB" w14:textId="31FE5DC3" w:rsidR="00E211A5" w:rsidRPr="00A262DD" w:rsidRDefault="00617A04" w:rsidP="009A4B44">
      <w:pPr>
        <w:rPr>
          <w:vanish/>
        </w:rPr>
      </w:pPr>
      <w:r w:rsidRPr="00A262DD">
        <w:rPr>
          <w:noProof/>
          <w:vanish/>
        </w:rPr>
        <w:drawing>
          <wp:inline distT="0" distB="0" distL="0" distR="0" wp14:anchorId="330CD060" wp14:editId="7F5B8B5E">
            <wp:extent cx="5759450" cy="247269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9450" cy="2472690"/>
                    </a:xfrm>
                    <a:prstGeom prst="rect">
                      <a:avLst/>
                    </a:prstGeom>
                    <a:noFill/>
                    <a:ln>
                      <a:noFill/>
                    </a:ln>
                  </pic:spPr>
                </pic:pic>
              </a:graphicData>
            </a:graphic>
          </wp:inline>
        </w:drawing>
      </w:r>
    </w:p>
    <w:p w14:paraId="12FAC998" w14:textId="38DA02C3" w:rsidR="00ED6757" w:rsidRPr="008468CC" w:rsidRDefault="00ED6757" w:rsidP="00ED6757">
      <w:pPr>
        <w:pStyle w:val="NotadeIlustrao"/>
        <w:ind w:left="70"/>
        <w:rPr>
          <w:vanish/>
        </w:rPr>
      </w:pPr>
      <w:r w:rsidRPr="008468CC">
        <w:rPr>
          <w:vanish/>
        </w:rPr>
        <w:t xml:space="preserve">Fonte: </w:t>
      </w:r>
      <w:r w:rsidR="00CC0271" w:rsidRPr="008468CC">
        <w:rPr>
          <w:vanish/>
        </w:rPr>
        <w:t>Valerino et al. (2021)</w:t>
      </w:r>
    </w:p>
    <w:p w14:paraId="664B1409" w14:textId="7F38EEDC" w:rsidR="00E211A5" w:rsidRPr="008468CC" w:rsidRDefault="00E211A5" w:rsidP="009A4B44">
      <w:pPr>
        <w:rPr>
          <w:vanish/>
        </w:rPr>
      </w:pPr>
    </w:p>
    <w:p w14:paraId="3617B81F" w14:textId="2278EC62" w:rsidR="00E211A5" w:rsidRPr="00A262DD" w:rsidRDefault="005C014A" w:rsidP="009A4B44">
      <w:pPr>
        <w:rPr>
          <w:rFonts w:ascii="Georgia" w:hAnsi="Georgia"/>
          <w:vanish/>
          <w:color w:val="323232"/>
          <w:highlight w:val="yellow"/>
          <w:lang w:val="en-US"/>
        </w:rPr>
      </w:pPr>
      <w:r w:rsidRPr="00BB7A82">
        <w:rPr>
          <w:rStyle w:val="label"/>
          <w:rFonts w:ascii="Georgia" w:hAnsi="Georgia"/>
          <w:vanish/>
          <w:color w:val="323232"/>
          <w:highlight w:val="yellow"/>
        </w:rPr>
        <w:t>Fig. 1</w:t>
      </w:r>
      <w:r w:rsidRPr="00BB7A82">
        <w:rPr>
          <w:rFonts w:ascii="Georgia" w:hAnsi="Georgia"/>
          <w:vanish/>
          <w:color w:val="323232"/>
          <w:highlight w:val="yellow"/>
        </w:rPr>
        <w:t>. </w:t>
      </w:r>
      <w:r w:rsidRPr="00A262DD">
        <w:rPr>
          <w:rFonts w:ascii="Georgia" w:hAnsi="Georgia"/>
          <w:vanish/>
          <w:color w:val="323232"/>
          <w:highlight w:val="yellow"/>
          <w:lang w:val="en-US"/>
        </w:rPr>
        <w:t>Soiling loss in Gandhinagar, India from January 9th to December 25th 2019 as recorded by the Campbell Scientific and </w:t>
      </w:r>
      <w:r w:rsidR="00DB1F3F">
        <w:fldChar w:fldCharType="begin"/>
      </w:r>
      <w:r w:rsidR="00DB1F3F" w:rsidRPr="00383F18">
        <w:rPr>
          <w:vanish/>
          <w:lang w:val="en-US"/>
        </w:rPr>
        <w:instrText>HYPERLINK "https://www.sciencedirect.com/topics/engineering/photovoltaics" \o "Learn more about LAMPS from ScienceDirect's AI-generated Topic Pages"</w:instrText>
      </w:r>
      <w:r w:rsidR="00DB1F3F">
        <w:fldChar w:fldCharType="separate"/>
      </w:r>
      <w:r w:rsidRPr="00A262DD">
        <w:rPr>
          <w:rStyle w:val="Hyperlink"/>
          <w:rFonts w:ascii="Georgia" w:hAnsi="Georgia"/>
          <w:vanish/>
          <w:color w:val="2E2E2E"/>
          <w:highlight w:val="yellow"/>
          <w:lang w:val="en-US"/>
        </w:rPr>
        <w:t>LAMPS</w:t>
      </w:r>
      <w:r w:rsidR="00DB1F3F">
        <w:rPr>
          <w:rStyle w:val="Hyperlink"/>
          <w:rFonts w:ascii="Georgia" w:hAnsi="Georgia"/>
          <w:vanish/>
          <w:color w:val="2E2E2E"/>
          <w:highlight w:val="yellow"/>
          <w:lang w:val="en-US"/>
        </w:rPr>
        <w:fldChar w:fldCharType="end"/>
      </w:r>
      <w:r w:rsidRPr="00A262DD">
        <w:rPr>
          <w:rFonts w:ascii="Georgia" w:hAnsi="Georgia"/>
          <w:vanish/>
          <w:color w:val="323232"/>
          <w:highlight w:val="yellow"/>
          <w:lang w:val="en-US"/>
        </w:rPr>
        <w:t> soiling stations. Vertical bars represent cleaning days. Green traces represent no rain that day, and blue traces represent daily rain fall with lighter to darker blue indicating light to </w:t>
      </w:r>
      <w:r w:rsidR="00DB1F3F">
        <w:fldChar w:fldCharType="begin"/>
      </w:r>
      <w:r w:rsidR="00DB1F3F" w:rsidRPr="00383F18">
        <w:rPr>
          <w:vanish/>
          <w:lang w:val="en-US"/>
        </w:rPr>
        <w:instrText>HYPERLINK "https://www.sciencedirect.com/topics/engineering/heavy-rainfall" \o "Learn more about heavy rainfall from ScienceDirect's AI-generated Topic Pages"</w:instrText>
      </w:r>
      <w:r w:rsidR="00DB1F3F">
        <w:fldChar w:fldCharType="separate"/>
      </w:r>
      <w:r w:rsidRPr="00A262DD">
        <w:rPr>
          <w:rStyle w:val="Hyperlink"/>
          <w:rFonts w:ascii="Georgia" w:hAnsi="Georgia"/>
          <w:vanish/>
          <w:color w:val="2E2E2E"/>
          <w:highlight w:val="yellow"/>
          <w:lang w:val="en-US"/>
        </w:rPr>
        <w:t>heavy rainfall</w:t>
      </w:r>
      <w:r w:rsidR="00DB1F3F">
        <w:rPr>
          <w:rStyle w:val="Hyperlink"/>
          <w:rFonts w:ascii="Georgia" w:hAnsi="Georgia"/>
          <w:vanish/>
          <w:color w:val="2E2E2E"/>
          <w:highlight w:val="yellow"/>
          <w:lang w:val="en-US"/>
        </w:rPr>
        <w:fldChar w:fldCharType="end"/>
      </w:r>
      <w:r w:rsidRPr="00A262DD">
        <w:rPr>
          <w:rFonts w:ascii="Georgia" w:hAnsi="Georgia"/>
          <w:vanish/>
          <w:color w:val="323232"/>
          <w:highlight w:val="yellow"/>
          <w:lang w:val="en-US"/>
        </w:rPr>
        <w:t>, respectively. Low irradiance days (&lt;60% of the maximum daily sum of energy generation) were not included in analysis and shown as 0% soiling. The soiling station was not recording from October 29th to November 14th. Negative soiling ratios are the result of calibration between the clean and soiled panel falling on rainy and low irradiance days. (For interpretation of the references to color in this figure legend, the reader is referred to the web version of this article.)</w:t>
      </w:r>
    </w:p>
    <w:p w14:paraId="065A0D52" w14:textId="77777777" w:rsidR="005C014A" w:rsidRPr="00A262DD" w:rsidRDefault="005C014A" w:rsidP="009A4B44">
      <w:pPr>
        <w:rPr>
          <w:rFonts w:ascii="Georgia" w:hAnsi="Georgia"/>
          <w:vanish/>
          <w:color w:val="323232"/>
          <w:highlight w:val="yellow"/>
          <w:lang w:val="en-US"/>
        </w:rPr>
      </w:pPr>
    </w:p>
    <w:p w14:paraId="62E54403" w14:textId="31B37A57" w:rsidR="006E0688" w:rsidRPr="00A262DD" w:rsidRDefault="006E0688" w:rsidP="006E0688">
      <w:pPr>
        <w:rPr>
          <w:rFonts w:ascii="Georgia" w:hAnsi="Georgia"/>
          <w:vanish/>
          <w:color w:val="323232"/>
          <w:highlight w:val="yellow"/>
          <w:lang w:val="en-US"/>
        </w:rPr>
      </w:pPr>
      <w:r w:rsidRPr="00A262DD">
        <w:rPr>
          <w:rFonts w:ascii="Georgia" w:hAnsi="Georgia"/>
          <w:vanish/>
          <w:color w:val="323232"/>
          <w:highlight w:val="yellow"/>
          <w:lang w:val="en-US"/>
        </w:rPr>
        <w:t>Soiling loss in Gandhinagar displayed a clear seasonal trend. Periods with no rainfall saw a significant soiling rate of 0.21% day−1 to 0.61% day−1 with an average and standard deviation of 0.45 ± 0.10% day−1 equating to a loss of 8.96 ± 1.80% over three weeks. Soiling rates in India remain among the highest in the world. The extended dry seasons experienced by much of the country lead to large PV energy losses. Included in Supplemental information Section 2 is a map of these soiling rates compared to other regions in India as well as notes on the impact of the different climate regions on India to soiling. While the high soiling rate in the dry season presents a challenge for solar energy in India, the record high 2019 monsoon season brought heavy rains to the region. There were six, 3-week periods with significant (&gt;30 mm) rainfall. From May 29th to October 2nd, there was little to no observed soiling due to cleaning by rain. While variability in irradiance and low irradiance conditions during the monsoon contribute to uncertainty in soiling ratios, it can still be stated that the frequent rains kept soiling losses to less than 5% over 3-weeks.</w:t>
      </w:r>
      <w:r w:rsidR="00A96EC5" w:rsidRPr="00A262DD">
        <w:rPr>
          <w:rFonts w:ascii="Georgia" w:hAnsi="Georgia"/>
          <w:vanish/>
          <w:color w:val="323232"/>
          <w:highlight w:val="yellow"/>
          <w:lang w:val="en-US"/>
        </w:rPr>
        <w:t xml:space="preserve"> </w:t>
      </w:r>
      <w:sdt>
        <w:sdtPr>
          <w:rPr>
            <w:rFonts w:ascii="Georgia" w:hAnsi="Georgia"/>
            <w:vanish/>
            <w:color w:val="323232"/>
            <w:highlight w:val="yellow"/>
            <w:lang w:val="en-US"/>
          </w:rPr>
          <w:id w:val="-144134885"/>
          <w:citation/>
        </w:sdtPr>
        <w:sdtEndPr/>
        <w:sdtContent>
          <w:r w:rsidR="00A96EC5" w:rsidRPr="00A262DD">
            <w:rPr>
              <w:rFonts w:ascii="Georgia" w:hAnsi="Georgia"/>
              <w:vanish/>
              <w:color w:val="323232"/>
              <w:highlight w:val="yellow"/>
              <w:lang w:val="en-US"/>
            </w:rPr>
            <w:fldChar w:fldCharType="begin"/>
          </w:r>
          <w:r w:rsidR="00A96EC5" w:rsidRPr="00A262DD">
            <w:rPr>
              <w:rFonts w:ascii="Georgia" w:hAnsi="Georgia"/>
              <w:vanish/>
              <w:color w:val="323232"/>
              <w:highlight w:val="yellow"/>
              <w:lang w:val="en-US"/>
            </w:rPr>
            <w:instrText xml:space="preserve"> CITATION Mic21 \l 1031 </w:instrText>
          </w:r>
          <w:r w:rsidR="00A96EC5" w:rsidRPr="00A262DD">
            <w:rPr>
              <w:rFonts w:ascii="Georgia" w:hAnsi="Georgia"/>
              <w:vanish/>
              <w:color w:val="323232"/>
              <w:highlight w:val="yellow"/>
              <w:lang w:val="en-US"/>
            </w:rPr>
            <w:fldChar w:fldCharType="separate"/>
          </w:r>
          <w:r w:rsidR="00607771" w:rsidRPr="00607771">
            <w:rPr>
              <w:rFonts w:ascii="Georgia" w:hAnsi="Georgia"/>
              <w:noProof/>
              <w:color w:val="323232"/>
              <w:highlight w:val="yellow"/>
              <w:lang w:val="en-US"/>
            </w:rPr>
            <w:t xml:space="preserve">(VALERINO </w:t>
          </w:r>
          <w:r w:rsidR="00607771" w:rsidRPr="00607771">
            <w:rPr>
              <w:rFonts w:ascii="Georgia" w:hAnsi="Georgia"/>
              <w:i/>
              <w:iCs/>
              <w:noProof/>
              <w:color w:val="323232"/>
              <w:highlight w:val="yellow"/>
              <w:lang w:val="en-US"/>
            </w:rPr>
            <w:t>et al.</w:t>
          </w:r>
          <w:r w:rsidR="00607771" w:rsidRPr="00607771">
            <w:rPr>
              <w:rFonts w:ascii="Georgia" w:hAnsi="Georgia"/>
              <w:noProof/>
              <w:color w:val="323232"/>
              <w:highlight w:val="yellow"/>
              <w:lang w:val="en-US"/>
            </w:rPr>
            <w:t>, 2021)</w:t>
          </w:r>
          <w:r w:rsidR="00A96EC5" w:rsidRPr="00A262DD">
            <w:rPr>
              <w:rFonts w:ascii="Georgia" w:hAnsi="Georgia"/>
              <w:vanish/>
              <w:color w:val="323232"/>
              <w:highlight w:val="yellow"/>
              <w:lang w:val="en-US"/>
            </w:rPr>
            <w:fldChar w:fldCharType="end"/>
          </w:r>
        </w:sdtContent>
      </w:sdt>
    </w:p>
    <w:p w14:paraId="106F0BDF" w14:textId="77777777" w:rsidR="006E0688" w:rsidRPr="00A262DD" w:rsidRDefault="006E0688" w:rsidP="006E0688">
      <w:pPr>
        <w:rPr>
          <w:rFonts w:ascii="Georgia" w:hAnsi="Georgia"/>
          <w:vanish/>
          <w:color w:val="323232"/>
          <w:highlight w:val="yellow"/>
          <w:lang w:val="en-US"/>
        </w:rPr>
      </w:pPr>
    </w:p>
    <w:p w14:paraId="552E330E" w14:textId="5A312CB2" w:rsidR="005C014A" w:rsidRPr="00A262DD" w:rsidRDefault="006E0688" w:rsidP="006E0688">
      <w:pPr>
        <w:rPr>
          <w:rFonts w:ascii="Georgia" w:hAnsi="Georgia"/>
          <w:vanish/>
          <w:color w:val="323232"/>
        </w:rPr>
      </w:pPr>
      <w:r w:rsidRPr="00A95681">
        <w:rPr>
          <w:rFonts w:ascii="Georgia" w:hAnsi="Georgia"/>
          <w:vanish/>
          <w:color w:val="323232"/>
          <w:highlight w:val="yellow"/>
          <w:lang w:val="en-US"/>
        </w:rPr>
        <w:t>There are wide ranges of estimations for how much rain is necessary to clean PV panels (restore soiling to &lt;1% loss). Due to the many factors that impact cleaning by rain, studies have found cleaning thresholds from 1 mm (Caron and Littmann, 2013) to 10 mm (Kimber et al., 2006). A past study at this location found that 8 mm over 1 h was sufficient (Valerino et al., 2020) while during this study, only 0.5 mm over a day was found to fully restore panels after a dry period (soiling loss drop in the middle of June seen in Fig. 1). This confirms how factors such as cementing of particles by high humidity, particle composition, rain intensity, and panel surface topography and coatings all contribute to order-of-magnitude differences in observed rain cleaning thresholds. It is likely that the first rain after a dry period is more effective at restoring panel efficiency than rain that falls during a period with significant humidity and dew formation (which create cementing effects). To further determine meteorological impacts on PM deposition, source contribution, and cleaning consideration, a more detailed look into what is depositing on panels is necessary. To do this, we first analyze the size distribution of deposited particles over the year.</w:t>
      </w:r>
      <w:r w:rsidR="00A96EC5" w:rsidRPr="00A95681">
        <w:rPr>
          <w:rFonts w:ascii="Georgia" w:hAnsi="Georgia"/>
          <w:vanish/>
          <w:color w:val="323232"/>
          <w:lang w:val="en-US"/>
        </w:rPr>
        <w:t xml:space="preserve"> </w:t>
      </w:r>
      <w:sdt>
        <w:sdtPr>
          <w:rPr>
            <w:rFonts w:ascii="Georgia" w:hAnsi="Georgia"/>
            <w:vanish/>
            <w:color w:val="323232"/>
            <w:lang w:val="en-US"/>
          </w:rPr>
          <w:id w:val="1515272231"/>
          <w:citation/>
        </w:sdtPr>
        <w:sdtEndPr/>
        <w:sdtContent>
          <w:r w:rsidR="00A96EC5" w:rsidRPr="00A262DD">
            <w:rPr>
              <w:rFonts w:ascii="Georgia" w:hAnsi="Georgia"/>
              <w:vanish/>
              <w:color w:val="323232"/>
              <w:lang w:val="en-US"/>
            </w:rPr>
            <w:fldChar w:fldCharType="begin"/>
          </w:r>
          <w:r w:rsidR="00A96EC5" w:rsidRPr="00A95681">
            <w:rPr>
              <w:rFonts w:ascii="Georgia" w:hAnsi="Georgia"/>
              <w:vanish/>
              <w:color w:val="323232"/>
              <w:highlight w:val="yellow"/>
              <w:lang w:val="en-US"/>
            </w:rPr>
            <w:instrText xml:space="preserve"> CITATION Mic21 \l 1031 </w:instrText>
          </w:r>
          <w:r w:rsidR="00A96EC5" w:rsidRPr="00A262DD">
            <w:rPr>
              <w:rFonts w:ascii="Georgia" w:hAnsi="Georgia"/>
              <w:vanish/>
              <w:color w:val="323232"/>
              <w:lang w:val="en-US"/>
            </w:rPr>
            <w:fldChar w:fldCharType="separate"/>
          </w:r>
          <w:r w:rsidR="00607771" w:rsidRPr="00687BFD">
            <w:rPr>
              <w:rFonts w:ascii="Georgia" w:hAnsi="Georgia"/>
              <w:noProof/>
              <w:color w:val="323232"/>
              <w:highlight w:val="yellow"/>
            </w:rPr>
            <w:t xml:space="preserve">(VALERINO </w:t>
          </w:r>
          <w:r w:rsidR="00607771" w:rsidRPr="00687BFD">
            <w:rPr>
              <w:rFonts w:ascii="Georgia" w:hAnsi="Georgia"/>
              <w:i/>
              <w:iCs/>
              <w:noProof/>
              <w:color w:val="323232"/>
              <w:highlight w:val="yellow"/>
            </w:rPr>
            <w:t>et al.</w:t>
          </w:r>
          <w:r w:rsidR="00607771" w:rsidRPr="00687BFD">
            <w:rPr>
              <w:rFonts w:ascii="Georgia" w:hAnsi="Georgia"/>
              <w:noProof/>
              <w:color w:val="323232"/>
              <w:highlight w:val="yellow"/>
            </w:rPr>
            <w:t>, 2021)</w:t>
          </w:r>
          <w:r w:rsidR="00A96EC5" w:rsidRPr="00A262DD">
            <w:rPr>
              <w:rFonts w:ascii="Georgia" w:hAnsi="Georgia"/>
              <w:vanish/>
              <w:color w:val="323232"/>
              <w:lang w:val="en-US"/>
            </w:rPr>
            <w:fldChar w:fldCharType="end"/>
          </w:r>
        </w:sdtContent>
      </w:sdt>
    </w:p>
    <w:p w14:paraId="5CACF6F7" w14:textId="77777777" w:rsidR="005C014A" w:rsidRPr="00DB32E2" w:rsidRDefault="005C014A" w:rsidP="009A4B44"/>
    <w:p w14:paraId="031ACD25" w14:textId="77777777" w:rsidR="004C1E0B" w:rsidRDefault="004C1E0B" w:rsidP="004C1E0B">
      <w:r w:rsidRPr="0066239A">
        <w:t xml:space="preserve">Existem diversas abordagens ao lidar com limpeza segundo Saravanan e Darvekar (2018), até mesmo a chuva pode ser considerada agente de limpeza em casos de 4 ou 5mm de precipitação. </w:t>
      </w:r>
      <w:r w:rsidRPr="000D2CF7">
        <w:t xml:space="preserve">Segundo os </w:t>
      </w:r>
      <w:r>
        <w:t xml:space="preserve">citados </w:t>
      </w:r>
      <w:r w:rsidRPr="000D2CF7">
        <w:t>autores, temos como agentes de limpeza:</w:t>
      </w:r>
    </w:p>
    <w:p w14:paraId="363CB5E5" w14:textId="37C716F2" w:rsidR="004C1E0B" w:rsidRDefault="004C1E0B" w:rsidP="004C1E0B">
      <w:pPr>
        <w:pStyle w:val="ListParagraph"/>
        <w:numPr>
          <w:ilvl w:val="0"/>
          <w:numId w:val="31"/>
        </w:numPr>
      </w:pPr>
      <w:r>
        <w:t>Naturais: chuva, vento, neve</w:t>
      </w:r>
      <w:r w:rsidR="007B59CD">
        <w:t>;</w:t>
      </w:r>
    </w:p>
    <w:p w14:paraId="521AE789" w14:textId="740EED1D" w:rsidR="004C1E0B" w:rsidRPr="0066239A" w:rsidRDefault="004C1E0B" w:rsidP="004C1E0B">
      <w:pPr>
        <w:pStyle w:val="ListParagraph"/>
        <w:numPr>
          <w:ilvl w:val="0"/>
          <w:numId w:val="31"/>
        </w:numPr>
      </w:pPr>
      <w:r w:rsidRPr="0066239A">
        <w:t>Tratamento de superfície com agentes: hidrofóbicos ou hidrofílicos</w:t>
      </w:r>
      <w:r w:rsidR="007B59CD">
        <w:t>;</w:t>
      </w:r>
      <w:r w:rsidRPr="0066239A">
        <w:t xml:space="preserve"> </w:t>
      </w:r>
    </w:p>
    <w:p w14:paraId="6D315F57" w14:textId="7A513BC0" w:rsidR="004C1E0B" w:rsidRPr="0066239A" w:rsidRDefault="004C1E0B" w:rsidP="004C1E0B">
      <w:pPr>
        <w:pStyle w:val="ListParagraph"/>
        <w:numPr>
          <w:ilvl w:val="0"/>
          <w:numId w:val="31"/>
        </w:numPr>
      </w:pPr>
      <w:r w:rsidRPr="0066239A">
        <w:t>Limpeza manual: água e pano, detergentes, tensoativos, jato de água</w:t>
      </w:r>
      <w:r w:rsidR="007B59CD">
        <w:t>;</w:t>
      </w:r>
    </w:p>
    <w:p w14:paraId="1A236E04" w14:textId="0D3FF7F2" w:rsidR="004C1E0B" w:rsidRPr="0066239A" w:rsidRDefault="004C1E0B" w:rsidP="004C1E0B">
      <w:pPr>
        <w:pStyle w:val="ListParagraph"/>
        <w:numPr>
          <w:ilvl w:val="0"/>
          <w:numId w:val="31"/>
        </w:numPr>
      </w:pPr>
      <w:r w:rsidRPr="0066239A">
        <w:t xml:space="preserve">Limpeza automatizada: varrimento de superfície por microcontrolador, </w:t>
      </w:r>
      <w:commentRangeStart w:id="84"/>
      <w:r w:rsidRPr="00BD51B1">
        <w:rPr>
          <w:i/>
        </w:rPr>
        <w:t>spray</w:t>
      </w:r>
      <w:r w:rsidRPr="0066239A">
        <w:t xml:space="preserve"> </w:t>
      </w:r>
      <w:commentRangeEnd w:id="84"/>
      <w:r>
        <w:rPr>
          <w:rStyle w:val="CommentReference"/>
        </w:rPr>
        <w:commentReference w:id="84"/>
      </w:r>
      <w:r w:rsidRPr="0066239A">
        <w:t>d’agua automático, robôs de limpeza</w:t>
      </w:r>
      <w:r>
        <w:t xml:space="preserve"> (</w:t>
      </w:r>
      <w:r>
        <w:fldChar w:fldCharType="begin"/>
      </w:r>
      <w:r>
        <w:instrText xml:space="preserve"> REF _Ref80197985 \h </w:instrText>
      </w:r>
      <w:r>
        <w:fldChar w:fldCharType="separate"/>
      </w:r>
      <w:r w:rsidR="009636C1" w:rsidRPr="0066239A">
        <w:t xml:space="preserve">Figura </w:t>
      </w:r>
      <w:r w:rsidR="009636C1">
        <w:rPr>
          <w:noProof/>
        </w:rPr>
        <w:t>2</w:t>
      </w:r>
      <w:r>
        <w:fldChar w:fldCharType="end"/>
      </w:r>
      <w:r>
        <w:t>)</w:t>
      </w:r>
      <w:r w:rsidR="007B59CD">
        <w:t>.</w:t>
      </w:r>
    </w:p>
    <w:p w14:paraId="5C404806" w14:textId="77777777" w:rsidR="004C1E0B" w:rsidRPr="0066239A" w:rsidRDefault="004C1E0B" w:rsidP="004C1E0B">
      <w:commentRangeStart w:id="85"/>
      <w:r w:rsidRPr="0066239A">
        <w:t>(SARAVANAN; DARVEKAR, 2018)</w:t>
      </w:r>
      <w:commentRangeEnd w:id="85"/>
      <w:r>
        <w:rPr>
          <w:rStyle w:val="CommentReference"/>
        </w:rPr>
        <w:commentReference w:id="85"/>
      </w:r>
    </w:p>
    <w:p w14:paraId="2917ED57" w14:textId="77777777" w:rsidR="004C1E0B" w:rsidRPr="0066239A" w:rsidRDefault="004C1E0B" w:rsidP="004C1E0B"/>
    <w:p w14:paraId="15F8F04F" w14:textId="5B6EC217" w:rsidR="004C1E0B" w:rsidRPr="0066239A" w:rsidRDefault="004C1E0B" w:rsidP="00691476">
      <w:pPr>
        <w:pStyle w:val="Caption"/>
        <w:keepNext/>
        <w:keepLines/>
        <w:ind w:left="1722"/>
      </w:pPr>
      <w:bookmarkStart w:id="86" w:name="_Ref80197985"/>
      <w:bookmarkStart w:id="87" w:name="_Toc89728391"/>
      <w:r w:rsidRPr="0066239A">
        <w:lastRenderedPageBreak/>
        <w:t xml:space="preserve">Figura </w:t>
      </w:r>
      <w:fldSimple w:instr=" SEQ Figura \* ARABIC ">
        <w:r w:rsidR="009636C1">
          <w:rPr>
            <w:noProof/>
          </w:rPr>
          <w:t>2</w:t>
        </w:r>
      </w:fldSimple>
      <w:bookmarkEnd w:id="86"/>
      <w:r w:rsidRPr="0066239A">
        <w:t xml:space="preserve"> – Robô limpando um sistema fotovoltaico</w:t>
      </w:r>
      <w:bookmarkEnd w:id="87"/>
    </w:p>
    <w:p w14:paraId="0A27C80A" w14:textId="77777777" w:rsidR="004C1E0B" w:rsidRDefault="004C1E0B" w:rsidP="00691476">
      <w:pPr>
        <w:keepNext/>
        <w:keepLines/>
        <w:jc w:val="center"/>
      </w:pPr>
      <w:r>
        <w:rPr>
          <w:noProof/>
        </w:rPr>
        <w:drawing>
          <wp:inline distT="0" distB="0" distL="0" distR="0" wp14:anchorId="0B2C42C9" wp14:editId="3C0AC1A2">
            <wp:extent cx="3587750" cy="2603500"/>
            <wp:effectExtent l="0" t="0" r="0" b="6350"/>
            <wp:docPr id="7" name="Picture 7" descr="Image result for solar photovoltaic system cl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solar photovoltaic system clean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87750" cy="2603500"/>
                    </a:xfrm>
                    <a:prstGeom prst="rect">
                      <a:avLst/>
                    </a:prstGeom>
                    <a:noFill/>
                    <a:ln>
                      <a:noFill/>
                    </a:ln>
                  </pic:spPr>
                </pic:pic>
              </a:graphicData>
            </a:graphic>
          </wp:inline>
        </w:drawing>
      </w:r>
    </w:p>
    <w:p w14:paraId="3331EA18" w14:textId="77777777" w:rsidR="004C1E0B" w:rsidRPr="005B3F10" w:rsidRDefault="004C1E0B" w:rsidP="00691476">
      <w:pPr>
        <w:pStyle w:val="NotadeIlustrao"/>
        <w:ind w:left="1694"/>
      </w:pPr>
      <w:commentRangeStart w:id="88"/>
      <w:r w:rsidRPr="005B3F10">
        <w:t xml:space="preserve">Fonte: Clean Solar </w:t>
      </w:r>
      <w:proofErr w:type="spellStart"/>
      <w:r w:rsidRPr="005B3F10">
        <w:t>Solutions</w:t>
      </w:r>
      <w:proofErr w:type="spellEnd"/>
      <w:r w:rsidRPr="005B3F10">
        <w:t xml:space="preserve"> (2018)</w:t>
      </w:r>
      <w:commentRangeEnd w:id="88"/>
      <w:r>
        <w:rPr>
          <w:rStyle w:val="CommentReference"/>
        </w:rPr>
        <w:commentReference w:id="88"/>
      </w:r>
    </w:p>
    <w:p w14:paraId="1CEE78FB" w14:textId="77777777" w:rsidR="004C1E0B" w:rsidRPr="0066239A" w:rsidRDefault="004C1E0B" w:rsidP="004C1E0B"/>
    <w:p w14:paraId="45070BB3" w14:textId="77777777" w:rsidR="004C1E0B" w:rsidRPr="0066239A" w:rsidRDefault="004C1E0B" w:rsidP="004C1E0B">
      <w:r w:rsidRPr="0066239A">
        <w:t xml:space="preserve">Para limpeza manual deve-se ter cuidado para não danifica a superfície do </w:t>
      </w:r>
      <w:r>
        <w:t>MFV</w:t>
      </w:r>
      <w:r w:rsidRPr="0066239A">
        <w:t xml:space="preserve">, recomenda-se utilizar somente água e para sujeiras persistentes um pano macio. Não deve ser negligenciado os melhores horários para tal atividade, isto é, quando os módulos ainda não estão muito quentes, no início da manhã ou final da tarde. O choque térmico pode ocasionar rachaduras ou microfissuras no vidro e assim reduzir a capacidade de capitação da incidência solar nas células </w:t>
      </w:r>
      <w:r>
        <w:t>fotovoltaicas</w:t>
      </w:r>
      <w:r w:rsidRPr="0066239A">
        <w:t xml:space="preserve"> (PINHO, GALDINO, 2014).</w:t>
      </w:r>
    </w:p>
    <w:p w14:paraId="3A58B65B" w14:textId="77777777" w:rsidR="004C1E0B" w:rsidRPr="0066239A" w:rsidRDefault="004C1E0B" w:rsidP="004C1E0B"/>
    <w:p w14:paraId="7FBC1B96" w14:textId="1FF68F0F" w:rsidR="00E752B5" w:rsidRDefault="004C1E0B" w:rsidP="004C1E0B">
      <w:r w:rsidRPr="0066239A">
        <w:t xml:space="preserve">A limpeza de usinas também é impactada se ela está localizada em regiões desérticas de difícil acesso à água. Nessas condições ficaria impraticável ou muito custoso soluções que envolvessem a necessidade de água. Essas regiões ainda estão mais expostas a poeira e areia, o que aumenta de forma significante a deposição de MP. Soluções que envolvam aspiração de ar, ou uso de panos de microfibra ou escovas são recomendados </w:t>
      </w:r>
      <w:sdt>
        <w:sdtPr>
          <w:id w:val="2140453230"/>
          <w:citation/>
        </w:sdtPr>
        <w:sdtEndPr/>
        <w:sdtContent>
          <w:r>
            <w:fldChar w:fldCharType="begin"/>
          </w:r>
          <w:r>
            <w:instrText xml:space="preserve">CITATION Moh19 \l 1031 </w:instrText>
          </w:r>
          <w:r>
            <w:fldChar w:fldCharType="separate"/>
          </w:r>
          <w:r w:rsidR="00607771">
            <w:rPr>
              <w:noProof/>
            </w:rPr>
            <w:t>(AL-HOUSANI; BICER; KOÇ, 2019)</w:t>
          </w:r>
          <w:r>
            <w:fldChar w:fldCharType="end"/>
          </w:r>
        </w:sdtContent>
      </w:sdt>
      <w:r>
        <w:t>.</w:t>
      </w:r>
    </w:p>
    <w:p w14:paraId="3D1A97FC" w14:textId="76283E8D" w:rsidR="007720A5" w:rsidRDefault="004C15CD" w:rsidP="004C15CD">
      <w:pPr>
        <w:pStyle w:val="Heading2"/>
      </w:pPr>
      <w:bookmarkStart w:id="89" w:name="_Toc89728362"/>
      <w:r>
        <w:t>Índices de desempenho</w:t>
      </w:r>
      <w:bookmarkEnd w:id="89"/>
    </w:p>
    <w:p w14:paraId="0F52DDD1" w14:textId="5B97D386" w:rsidR="001D2E5D" w:rsidRPr="00B82536" w:rsidRDefault="00AD7DA9" w:rsidP="001D2E5D">
      <w:r>
        <w:t xml:space="preserve">Ferramentas de avaliação de desempenho em </w:t>
      </w:r>
      <w:r w:rsidR="0066090C">
        <w:t xml:space="preserve">sistemas fotovoltaicos são necessárias para garantir aos </w:t>
      </w:r>
      <w:r w:rsidR="0066090C">
        <w:rPr>
          <w:i/>
          <w:iCs/>
        </w:rPr>
        <w:t>stakeholders</w:t>
      </w:r>
      <w:r w:rsidR="0066090C">
        <w:t xml:space="preserve"> </w:t>
      </w:r>
      <w:r w:rsidR="00B7187F">
        <w:t>uma</w:t>
      </w:r>
      <w:r w:rsidR="00AF7FDC">
        <w:t xml:space="preserve"> </w:t>
      </w:r>
      <w:r w:rsidR="00B7187F">
        <w:t>geração</w:t>
      </w:r>
      <w:r w:rsidR="00AF7FDC">
        <w:t xml:space="preserve"> </w:t>
      </w:r>
      <w:r w:rsidR="00B7187F">
        <w:t>de energia sustentada em diversas condições</w:t>
      </w:r>
      <w:r w:rsidR="00F96D83">
        <w:t xml:space="preserve"> de operação avaliadas no</w:t>
      </w:r>
      <w:r w:rsidR="00893639">
        <w:t>s testes aplicados.</w:t>
      </w:r>
      <w:r w:rsidR="009161C4">
        <w:t xml:space="preserve"> </w:t>
      </w:r>
      <w:r w:rsidR="00074924">
        <w:t>Com o índice, torna-se possível</w:t>
      </w:r>
      <w:r w:rsidR="00B50B5A">
        <w:t xml:space="preserve"> no SFV,</w:t>
      </w:r>
      <w:r w:rsidR="00074924">
        <w:t xml:space="preserve"> a</w:t>
      </w:r>
      <w:r w:rsidR="00CC1B8C">
        <w:t xml:space="preserve"> </w:t>
      </w:r>
      <w:r w:rsidR="00A37B89">
        <w:t xml:space="preserve">identificação de tendencia </w:t>
      </w:r>
      <w:r w:rsidR="00074924">
        <w:t xml:space="preserve">individual </w:t>
      </w:r>
      <w:r w:rsidR="00A37B89">
        <w:t>de desempenh</w:t>
      </w:r>
      <w:r w:rsidR="00B50B5A">
        <w:t>o</w:t>
      </w:r>
      <w:r w:rsidR="00CB14D3">
        <w:t>, localização de possíveis falhas,</w:t>
      </w:r>
      <w:r w:rsidR="002E0919">
        <w:t xml:space="preserve"> </w:t>
      </w:r>
      <w:r w:rsidR="00F92C40">
        <w:t>projeções de expectativas e garantias de desempenho,</w:t>
      </w:r>
      <w:r w:rsidR="00A37B89">
        <w:t xml:space="preserve"> </w:t>
      </w:r>
      <w:r w:rsidR="00B50B5A">
        <w:t xml:space="preserve">comparações de </w:t>
      </w:r>
      <w:r w:rsidR="00440956">
        <w:t xml:space="preserve">configurações </w:t>
      </w:r>
      <w:r w:rsidR="00B50B5A">
        <w:t>diferentes,</w:t>
      </w:r>
      <w:r w:rsidR="00CB12A4">
        <w:t xml:space="preserve"> e também,</w:t>
      </w:r>
      <w:r w:rsidR="004E675D">
        <w:t xml:space="preserve"> comparações </w:t>
      </w:r>
      <w:r w:rsidR="004643EB">
        <w:t>de</w:t>
      </w:r>
      <w:r w:rsidR="004E675D">
        <w:t xml:space="preserve"> localizações diferentes</w:t>
      </w:r>
      <w:r w:rsidR="00F75591">
        <w:t>.</w:t>
      </w:r>
      <w:r w:rsidR="00B50B5A">
        <w:t xml:space="preserve"> </w:t>
      </w:r>
      <w:r w:rsidR="009161C4">
        <w:t xml:space="preserve">Podem envolver </w:t>
      </w:r>
      <w:r w:rsidR="00C20FE3">
        <w:t xml:space="preserve">modelos complexos, </w:t>
      </w:r>
      <w:r w:rsidR="00DC1AF6">
        <w:t>que considera fatores como</w:t>
      </w:r>
      <w:r w:rsidR="00C20FE3">
        <w:t xml:space="preserve"> </w:t>
      </w:r>
      <w:r w:rsidR="00C20FE3">
        <w:lastRenderedPageBreak/>
        <w:t xml:space="preserve">sombreamento e variação de </w:t>
      </w:r>
      <w:r w:rsidR="004A7839">
        <w:t xml:space="preserve">desempenho nas </w:t>
      </w:r>
      <w:r w:rsidR="004A7839">
        <w:rPr>
          <w:i/>
          <w:iCs/>
        </w:rPr>
        <w:t>strings</w:t>
      </w:r>
      <w:r w:rsidR="00B82536">
        <w:rPr>
          <w:i/>
          <w:iCs/>
        </w:rPr>
        <w:t>,</w:t>
      </w:r>
      <w:r w:rsidR="00B82536">
        <w:t xml:space="preserve"> ou mesmo modelos mais simples, </w:t>
      </w:r>
      <w:r w:rsidR="00DF42C5">
        <w:t xml:space="preserve">como </w:t>
      </w:r>
      <w:r w:rsidR="004510DA">
        <w:t>uma</w:t>
      </w:r>
      <w:r w:rsidR="00DF42C5">
        <w:t xml:space="preserve"> razão da energia medida pel</w:t>
      </w:r>
      <w:r w:rsidR="00CB12A4">
        <w:t>o cálculo</w:t>
      </w:r>
      <w:r w:rsidR="00DF42C5">
        <w:t xml:space="preserve"> </w:t>
      </w:r>
      <w:r w:rsidR="00E5388D">
        <w:t xml:space="preserve">da </w:t>
      </w:r>
      <w:r w:rsidR="00DF42C5">
        <w:t>estimad</w:t>
      </w:r>
      <w:r w:rsidR="00E5388D">
        <w:t>a</w:t>
      </w:r>
      <w:r w:rsidR="00DF42C5">
        <w:t>.</w:t>
      </w:r>
      <w:r w:rsidR="005D3C60">
        <w:t xml:space="preserve"> </w:t>
      </w:r>
      <w:sdt>
        <w:sdtPr>
          <w:id w:val="446510873"/>
          <w:citation/>
        </w:sdtPr>
        <w:sdtEndPr/>
        <w:sdtContent>
          <w:r w:rsidR="005D3C60">
            <w:fldChar w:fldCharType="begin"/>
          </w:r>
          <w:r w:rsidR="00AF1504">
            <w:instrText xml:space="preserve">CITATION INT16 \l 1031 </w:instrText>
          </w:r>
          <w:r w:rsidR="005D3C60">
            <w:fldChar w:fldCharType="separate"/>
          </w:r>
          <w:r w:rsidR="00607771">
            <w:rPr>
              <w:noProof/>
            </w:rPr>
            <w:t>(IEC, 2016)</w:t>
          </w:r>
          <w:r w:rsidR="005D3C60">
            <w:fldChar w:fldCharType="end"/>
          </w:r>
        </w:sdtContent>
      </w:sdt>
      <w:r w:rsidR="005D3C60">
        <w:t>.</w:t>
      </w:r>
    </w:p>
    <w:p w14:paraId="1D9B95D6" w14:textId="5484E0CE" w:rsidR="00E03027" w:rsidRDefault="004C15CD" w:rsidP="00E03027">
      <w:pPr>
        <w:pStyle w:val="Heading3"/>
      </w:pPr>
      <w:bookmarkStart w:id="90" w:name="_Toc89728363"/>
      <w:r>
        <w:t>Fator de desempenho</w:t>
      </w:r>
      <w:bookmarkEnd w:id="90"/>
    </w:p>
    <w:p w14:paraId="69B6A1DF" w14:textId="01CEF217" w:rsidR="00E03027" w:rsidRDefault="00B70D54" w:rsidP="00E03027">
      <w:r>
        <w:t xml:space="preserve">O fator de </w:t>
      </w:r>
      <w:r w:rsidR="00FB337D">
        <w:t>desempenho é uma razão d</w:t>
      </w:r>
      <w:r w:rsidR="00753DC8">
        <w:t>a</w:t>
      </w:r>
      <w:r w:rsidR="00FB337D">
        <w:t xml:space="preserve"> </w:t>
      </w:r>
      <w:r w:rsidR="00E27F46">
        <w:t>energia medida n</w:t>
      </w:r>
      <w:r w:rsidR="00DF7C47">
        <w:t>a geração de energia do</w:t>
      </w:r>
      <w:r w:rsidR="00E27F46">
        <w:t xml:space="preserve"> sistema fotovoltaico</w:t>
      </w:r>
      <w:r w:rsidR="00753DC8">
        <w:t>, pel</w:t>
      </w:r>
      <w:r w:rsidR="00D152FD">
        <w:t xml:space="preserve">o valor teórico </w:t>
      </w:r>
      <w:r w:rsidR="00782969">
        <w:t xml:space="preserve">máximo </w:t>
      </w:r>
      <w:r w:rsidR="00DF7C47">
        <w:t>que o mesmo sistema p</w:t>
      </w:r>
      <w:r w:rsidR="0054647C">
        <w:t>ode gerar</w:t>
      </w:r>
      <w:r w:rsidR="005D3C60">
        <w:t>.</w:t>
      </w:r>
      <w:r w:rsidR="002A3A17">
        <w:t xml:space="preserve"> Este índice é dado pela fórmula </w:t>
      </w:r>
      <w:r w:rsidR="002A3A17">
        <w:fldChar w:fldCharType="begin"/>
      </w:r>
      <w:r w:rsidR="002A3A17">
        <w:instrText xml:space="preserve"> REF _Ref88578584 \h </w:instrText>
      </w:r>
      <w:r w:rsidR="002A3A17">
        <w:fldChar w:fldCharType="separate"/>
      </w:r>
      <w:r w:rsidR="009636C1">
        <w:t>(</w:t>
      </w:r>
      <w:r w:rsidR="009636C1">
        <w:rPr>
          <w:noProof/>
        </w:rPr>
        <w:t>2.4.1</w:t>
      </w:r>
      <w:r w:rsidR="009636C1">
        <w:t>.</w:t>
      </w:r>
      <w:r w:rsidR="009636C1">
        <w:rPr>
          <w:noProof/>
        </w:rPr>
        <w:t>1</w:t>
      </w:r>
      <w:r w:rsidR="009636C1">
        <w:t>)</w:t>
      </w:r>
      <w:r w:rsidR="002A3A17">
        <w:fldChar w:fldCharType="end"/>
      </w:r>
      <w:r w:rsidR="002A3A17">
        <w:t>.</w:t>
      </w:r>
    </w:p>
    <w:p w14:paraId="415EA717" w14:textId="77777777" w:rsidR="00C40EDC" w:rsidRPr="00E03027" w:rsidRDefault="00C40EDC" w:rsidP="00E03027"/>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4"/>
        <w:gridCol w:w="2976"/>
      </w:tblGrid>
      <w:tr w:rsidR="00B93BCE" w14:paraId="7451F7FE" w14:textId="77777777" w:rsidTr="00F657F7">
        <w:trPr>
          <w:trHeight w:val="606"/>
        </w:trPr>
        <w:tc>
          <w:tcPr>
            <w:tcW w:w="6204" w:type="dxa"/>
          </w:tcPr>
          <w:p w14:paraId="3A82FD8F" w14:textId="77777777" w:rsidR="00B93BCE" w:rsidRPr="00B405A8" w:rsidRDefault="00B93BCE" w:rsidP="00F657F7">
            <w:pPr>
              <w:jc w:val="center"/>
            </w:pPr>
            <m:oMathPara>
              <m:oMathParaPr>
                <m:jc m:val="right"/>
              </m:oMathParaPr>
              <m:oMath>
                <m:r>
                  <w:rPr>
                    <w:rFonts w:ascii="Cambria Math" w:hAnsi="Cambria Math"/>
                  </w:rPr>
                  <m:t>FD</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usina</m:t>
                            </m:r>
                          </m:e>
                          <m:sub>
                            <m:r>
                              <w:rPr>
                                <w:rFonts w:ascii="Cambria Math" w:hAnsi="Cambria Math"/>
                              </w:rPr>
                              <m:t>medida</m:t>
                            </m:r>
                          </m:sub>
                        </m:sSub>
                      </m:sub>
                    </m:sSub>
                  </m:num>
                  <m:den>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usina</m:t>
                            </m:r>
                          </m:e>
                          <m:sub>
                            <m:r>
                              <w:rPr>
                                <w:rFonts w:ascii="Cambria Math" w:hAnsi="Cambria Math"/>
                              </w:rPr>
                              <m:t>estimada</m:t>
                            </m:r>
                          </m:sub>
                        </m:sSub>
                      </m:sub>
                    </m:sSub>
                  </m:den>
                </m:f>
                <m:r>
                  <w:rPr>
                    <w:rFonts w:ascii="Cambria Math" w:hAnsi="Cambria Math"/>
                  </w:rPr>
                  <m:t>×100</m:t>
                </m:r>
              </m:oMath>
            </m:oMathPara>
          </w:p>
        </w:tc>
        <w:tc>
          <w:tcPr>
            <w:tcW w:w="2976" w:type="dxa"/>
            <w:vAlign w:val="center"/>
          </w:tcPr>
          <w:p w14:paraId="4E4626F9" w14:textId="59CB2E2F" w:rsidR="00B93BCE" w:rsidRDefault="00B93BCE" w:rsidP="00F657F7">
            <w:pPr>
              <w:jc w:val="right"/>
            </w:pPr>
            <w:bookmarkStart w:id="91" w:name="_Ref88578584"/>
            <w:r>
              <w:t>(</w:t>
            </w:r>
            <w:fldSimple w:instr=" STYLEREF 3 \s ">
              <w:r w:rsidR="009636C1">
                <w:rPr>
                  <w:noProof/>
                </w:rPr>
                <w:t>2.4.1</w:t>
              </w:r>
            </w:fldSimple>
            <w:r>
              <w:t>.</w:t>
            </w:r>
            <w:fldSimple w:instr=" SEQ Equation \* ARABIC \s 3 ">
              <w:r w:rsidR="009636C1">
                <w:rPr>
                  <w:noProof/>
                </w:rPr>
                <w:t>1</w:t>
              </w:r>
            </w:fldSimple>
            <w:r>
              <w:t>)</w:t>
            </w:r>
            <w:bookmarkEnd w:id="91"/>
          </w:p>
        </w:tc>
      </w:tr>
    </w:tbl>
    <w:p w14:paraId="07A3CDCD" w14:textId="77777777" w:rsidR="00B93BCE" w:rsidRDefault="00B93BCE" w:rsidP="00B93BCE"/>
    <w:p w14:paraId="321AF522" w14:textId="09167D10" w:rsidR="00B93BCE" w:rsidRDefault="00B93BCE" w:rsidP="00B93BCE">
      <w:r>
        <w:t xml:space="preserve">Para o cálculo da energia </w:t>
      </w:r>
      <w:r w:rsidR="0029369F">
        <w:t>teórica</w:t>
      </w:r>
      <w:r>
        <w:t xml:space="preserve"> </w:t>
      </w:r>
      <m:oMath>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usina</m:t>
                </m:r>
              </m:e>
              <m:sub>
                <m:r>
                  <w:rPr>
                    <w:rFonts w:ascii="Cambria Math" w:hAnsi="Cambria Math"/>
                  </w:rPr>
                  <m:t>estimada</m:t>
                </m:r>
              </m:sub>
            </m:sSub>
          </m:sub>
        </m:sSub>
      </m:oMath>
      <w:r>
        <w:t xml:space="preserve">, são necessárias as equações </w:t>
      </w:r>
      <w:r>
        <w:fldChar w:fldCharType="begin"/>
      </w:r>
      <w:r>
        <w:instrText xml:space="preserve"> REF _Ref88599432 \h </w:instrText>
      </w:r>
      <w:r>
        <w:fldChar w:fldCharType="separate"/>
      </w:r>
      <w:r w:rsidR="009636C1">
        <w:t>(</w:t>
      </w:r>
      <w:r w:rsidR="009636C1">
        <w:rPr>
          <w:noProof/>
        </w:rPr>
        <w:t>2.4.1</w:t>
      </w:r>
      <w:r w:rsidR="009636C1">
        <w:t>.</w:t>
      </w:r>
      <w:r w:rsidR="009636C1">
        <w:rPr>
          <w:noProof/>
        </w:rPr>
        <w:t>2</w:t>
      </w:r>
      <w:r w:rsidR="009636C1">
        <w:t>)</w:t>
      </w:r>
      <w:r>
        <w:fldChar w:fldCharType="end"/>
      </w:r>
      <w:r>
        <w:t xml:space="preserve"> e </w:t>
      </w:r>
      <w:r>
        <w:fldChar w:fldCharType="begin"/>
      </w:r>
      <w:r>
        <w:instrText xml:space="preserve"> REF  _Ref88599436 \h </w:instrText>
      </w:r>
      <w:r>
        <w:fldChar w:fldCharType="separate"/>
      </w:r>
      <w:r w:rsidR="009636C1">
        <w:t>(</w:t>
      </w:r>
      <w:r w:rsidR="009636C1">
        <w:rPr>
          <w:noProof/>
        </w:rPr>
        <w:t>2.4.1</w:t>
      </w:r>
      <w:r w:rsidR="009636C1">
        <w:t>.</w:t>
      </w:r>
      <w:r w:rsidR="009636C1">
        <w:rPr>
          <w:noProof/>
        </w:rPr>
        <w:t>3</w:t>
      </w:r>
      <w:r w:rsidR="009636C1">
        <w:t>)</w:t>
      </w:r>
      <w:r>
        <w:fldChar w:fldCharType="end"/>
      </w:r>
      <w:r w:rsidR="00044387">
        <w:t xml:space="preserve">, que envolvem o uso de parâmetros </w:t>
      </w:r>
      <w:r w:rsidR="00DE15F3">
        <w:t>físicos do MFV</w:t>
      </w:r>
      <w:r w:rsidR="00744338">
        <w:t>,</w:t>
      </w:r>
      <w:r w:rsidR="00DE15F3">
        <w:t xml:space="preserve"> disponíve</w:t>
      </w:r>
      <w:r w:rsidR="00744338">
        <w:t>is</w:t>
      </w:r>
      <w:r w:rsidR="00DE15F3">
        <w:t xml:space="preserve"> em</w:t>
      </w:r>
      <w:r w:rsidR="00DE15F3">
        <w:rPr>
          <w:i/>
          <w:iCs/>
        </w:rPr>
        <w:t xml:space="preserve"> datasheet</w:t>
      </w:r>
      <w:r w:rsidR="00DE15F3">
        <w:t xml:space="preserve"> </w:t>
      </w:r>
      <w:r w:rsidR="006652A8">
        <w:t>do fabricante</w:t>
      </w:r>
      <w:r w:rsidR="00FA4D9C">
        <w:t>,</w:t>
      </w:r>
      <w:r w:rsidR="006652A8">
        <w:t xml:space="preserve"> e também</w:t>
      </w:r>
      <w:r w:rsidR="00FA4D9C">
        <w:t>,</w:t>
      </w:r>
      <w:r w:rsidR="006652A8">
        <w:t xml:space="preserve"> de parâmetros meteorológicos</w:t>
      </w:r>
      <w:r w:rsidR="00744338">
        <w:t>, disponível em portais eletrônicos</w:t>
      </w:r>
      <w:r>
        <w:t xml:space="preserve">. </w:t>
      </w:r>
    </w:p>
    <w:p w14:paraId="4F3AF404" w14:textId="77777777" w:rsidR="00B93BCE" w:rsidRDefault="00B93BCE" w:rsidP="00B93BCE"/>
    <w:tbl>
      <w:tblPr>
        <w:tblStyle w:val="TableGrid"/>
        <w:tblW w:w="102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7"/>
        <w:gridCol w:w="1073"/>
        <w:gridCol w:w="1036"/>
      </w:tblGrid>
      <w:tr w:rsidR="00B93BCE" w14:paraId="5A39F556" w14:textId="77777777" w:rsidTr="00F657F7">
        <w:trPr>
          <w:trHeight w:val="606"/>
        </w:trPr>
        <w:tc>
          <w:tcPr>
            <w:tcW w:w="8107" w:type="dxa"/>
            <w:vAlign w:val="center"/>
          </w:tcPr>
          <w:p w14:paraId="23B00F0D" w14:textId="77777777" w:rsidR="00B93BCE" w:rsidRPr="00D416B4" w:rsidRDefault="00F17D17" w:rsidP="00F657F7">
            <w:pPr>
              <w:jc w:val="right"/>
            </w:pPr>
            <m:oMathPara>
              <m:oMath>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usina</m:t>
                        </m:r>
                      </m:e>
                      <m:sub>
                        <m:r>
                          <w:rPr>
                            <w:rFonts w:ascii="Cambria Math" w:hAnsi="Cambria Math"/>
                          </w:rPr>
                          <m:t>estimada</m:t>
                        </m:r>
                      </m:sub>
                    </m:sSub>
                  </m:sub>
                </m:sSub>
                <m:d>
                  <m:dPr>
                    <m:ctrlPr>
                      <w:rPr>
                        <w:rFonts w:ascii="Cambria Math" w:hAnsi="Cambria Math"/>
                        <w:i/>
                      </w:rPr>
                    </m:ctrlPr>
                  </m:dPr>
                  <m:e>
                    <m:r>
                      <w:rPr>
                        <w:rFonts w:ascii="Cambria Math" w:hAnsi="Cambria Math"/>
                      </w:rPr>
                      <m:t>kWh</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sol</m:t>
                        </m:r>
                      </m:sub>
                    </m:sSub>
                    <m:d>
                      <m:dPr>
                        <m:ctrlPr>
                          <w:rPr>
                            <w:rFonts w:ascii="Cambria Math" w:hAnsi="Cambria Math"/>
                            <w:i/>
                          </w:rPr>
                        </m:ctrlPr>
                      </m:dPr>
                      <m:e>
                        <m:f>
                          <m:fPr>
                            <m:ctrlPr>
                              <w:rPr>
                                <w:rFonts w:ascii="Cambria Math" w:hAnsi="Cambria Math"/>
                                <w:i/>
                              </w:rPr>
                            </m:ctrlPr>
                          </m:fPr>
                          <m:num>
                            <m:r>
                              <w:rPr>
                                <w:rFonts w:ascii="Cambria Math" w:hAnsi="Cambria Math"/>
                              </w:rPr>
                              <m:t>kJ</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e>
                    </m:d>
                  </m:num>
                  <m:den>
                    <m:r>
                      <w:rPr>
                        <w:rFonts w:ascii="Cambria Math" w:hAnsi="Cambria Math"/>
                      </w:rPr>
                      <m:t>3600</m:t>
                    </m:r>
                  </m:den>
                </m:f>
                <m:r>
                  <w:rPr>
                    <w:rFonts w:ascii="Cambria Math" w:hAnsi="Cambria Math"/>
                  </w:rPr>
                  <m:t>×A</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PCU</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PV</m:t>
                    </m:r>
                  </m:sub>
                </m:sSub>
              </m:oMath>
            </m:oMathPara>
          </w:p>
          <w:p w14:paraId="343E3825" w14:textId="77777777" w:rsidR="00B93BCE" w:rsidRPr="00D27FF3" w:rsidRDefault="00B93BCE" w:rsidP="00F657F7">
            <w:pPr>
              <w:ind w:right="383"/>
              <w:jc w:val="center"/>
            </w:pPr>
            <m:oMathPara>
              <m:oMathParaPr>
                <m:jc m:val="right"/>
              </m:oMathParaPr>
              <m:oMath>
                <m:r>
                  <w:rPr>
                    <w:rFonts w:ascii="Cambria Math" w:hAnsi="Cambria Math"/>
                  </w:rPr>
                  <m:t>×</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PTC×</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superfície</m:t>
                                </m:r>
                              </m:sub>
                            </m:sSub>
                            <m:d>
                              <m:dPr>
                                <m:ctrlPr>
                                  <w:rPr>
                                    <w:rFonts w:ascii="Cambria Math" w:hAnsi="Cambria Math"/>
                                    <w:i/>
                                  </w:rPr>
                                </m:ctrlPr>
                              </m:dPr>
                              <m:e>
                                <m:r>
                                  <w:rPr>
                                    <w:rFonts w:ascii="Cambria Math" w:hAnsi="Cambria Math"/>
                                  </w:rPr>
                                  <m:t>°C</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std</m:t>
                                </m:r>
                              </m:sub>
                            </m:sSub>
                            <m:d>
                              <m:dPr>
                                <m:ctrlPr>
                                  <w:rPr>
                                    <w:rFonts w:ascii="Cambria Math" w:hAnsi="Cambria Math"/>
                                    <w:i/>
                                  </w:rPr>
                                </m:ctrlPr>
                              </m:dPr>
                              <m:e>
                                <m:r>
                                  <w:rPr>
                                    <w:rFonts w:ascii="Cambria Math" w:hAnsi="Cambria Math"/>
                                  </w:rPr>
                                  <m:t>°C</m:t>
                                </m:r>
                              </m:e>
                            </m:d>
                          </m:e>
                        </m:d>
                      </m:num>
                      <m:den>
                        <m:r>
                          <w:rPr>
                            <w:rFonts w:ascii="Cambria Math" w:hAnsi="Cambria Math"/>
                          </w:rPr>
                          <m:t>100</m:t>
                        </m:r>
                      </m:den>
                    </m:f>
                  </m:e>
                </m:d>
              </m:oMath>
            </m:oMathPara>
          </w:p>
        </w:tc>
        <w:tc>
          <w:tcPr>
            <w:tcW w:w="1073" w:type="dxa"/>
            <w:vAlign w:val="center"/>
          </w:tcPr>
          <w:p w14:paraId="51FCB5C9" w14:textId="1DCFF6AE" w:rsidR="00B93BCE" w:rsidRDefault="00B93BCE" w:rsidP="00F657F7">
            <w:pPr>
              <w:jc w:val="center"/>
            </w:pPr>
            <w:bookmarkStart w:id="92" w:name="_Ref88599432"/>
            <w:r>
              <w:t>(</w:t>
            </w:r>
            <w:fldSimple w:instr=" STYLEREF 3 \s ">
              <w:r w:rsidR="009636C1">
                <w:rPr>
                  <w:noProof/>
                </w:rPr>
                <w:t>2.4.1</w:t>
              </w:r>
            </w:fldSimple>
            <w:r>
              <w:t>.</w:t>
            </w:r>
            <w:fldSimple w:instr=" SEQ Equation \* ARABIC \s 3 ">
              <w:r w:rsidR="009636C1">
                <w:rPr>
                  <w:noProof/>
                </w:rPr>
                <w:t>2</w:t>
              </w:r>
            </w:fldSimple>
            <w:r>
              <w:t>)</w:t>
            </w:r>
            <w:bookmarkEnd w:id="92"/>
          </w:p>
        </w:tc>
        <w:tc>
          <w:tcPr>
            <w:tcW w:w="1036" w:type="dxa"/>
            <w:tcBorders>
              <w:left w:val="nil"/>
            </w:tcBorders>
            <w:vAlign w:val="center"/>
          </w:tcPr>
          <w:p w14:paraId="66D6D1C2" w14:textId="77777777" w:rsidR="00B93BCE" w:rsidRDefault="00B93BCE" w:rsidP="00F657F7">
            <w:pPr>
              <w:jc w:val="center"/>
            </w:pPr>
          </w:p>
        </w:tc>
      </w:tr>
    </w:tbl>
    <w:p w14:paraId="7C85D9BA" w14:textId="77777777" w:rsidR="00B93BCE" w:rsidRDefault="00B93BCE" w:rsidP="00B93BCE"/>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6"/>
        <w:gridCol w:w="1134"/>
      </w:tblGrid>
      <w:tr w:rsidR="00B93BCE" w14:paraId="299BD4B4" w14:textId="77777777" w:rsidTr="00F657F7">
        <w:trPr>
          <w:trHeight w:val="606"/>
        </w:trPr>
        <w:tc>
          <w:tcPr>
            <w:tcW w:w="8046" w:type="dxa"/>
          </w:tcPr>
          <w:p w14:paraId="35FEAD95" w14:textId="77777777" w:rsidR="00B93BCE" w:rsidRPr="005E5FE0" w:rsidRDefault="00F17D17" w:rsidP="00F657F7">
            <w:pPr>
              <w:ind w:right="465"/>
              <w:jc w:val="center"/>
            </w:pPr>
            <m:oMathPara>
              <m:oMathParaPr>
                <m:jc m:val="right"/>
              </m:oMathParaPr>
              <m:oMath>
                <m:sSub>
                  <m:sSubPr>
                    <m:ctrlPr>
                      <w:rPr>
                        <w:rFonts w:ascii="Cambria Math" w:hAnsi="Cambria Math"/>
                        <w:i/>
                      </w:rPr>
                    </m:ctrlPr>
                  </m:sSubPr>
                  <m:e>
                    <m:r>
                      <w:rPr>
                        <w:rFonts w:ascii="Cambria Math" w:hAnsi="Cambria Math"/>
                      </w:rPr>
                      <m:t>T</m:t>
                    </m:r>
                  </m:e>
                  <m:sub>
                    <m:r>
                      <w:rPr>
                        <w:rFonts w:ascii="Cambria Math" w:hAnsi="Cambria Math"/>
                      </w:rPr>
                      <m:t>superfície</m:t>
                    </m:r>
                  </m:sub>
                </m:sSub>
                <m:d>
                  <m:dPr>
                    <m:ctrlPr>
                      <w:rPr>
                        <w:rFonts w:ascii="Cambria Math" w:hAnsi="Cambria Math"/>
                        <w:i/>
                      </w:rPr>
                    </m:ctrlPr>
                  </m:dPr>
                  <m:e>
                    <m:r>
                      <w:rPr>
                        <w:rFonts w:ascii="Cambria Math" w:hAnsi="Cambria Math"/>
                      </w:rPr>
                      <m:t>°C</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Ar</m:t>
                    </m:r>
                  </m:sub>
                </m:sSub>
                <m:d>
                  <m:dPr>
                    <m:ctrlPr>
                      <w:rPr>
                        <w:rFonts w:ascii="Cambria Math" w:hAnsi="Cambria Math"/>
                        <w:i/>
                      </w:rPr>
                    </m:ctrlPr>
                  </m:dPr>
                  <m:e>
                    <m:r>
                      <w:rPr>
                        <w:rFonts w:ascii="Cambria Math" w:hAnsi="Cambria Math"/>
                      </w:rPr>
                      <m:t>°C</m:t>
                    </m:r>
                  </m:e>
                </m:d>
                <m:r>
                  <w:rPr>
                    <w:rFonts w:ascii="Cambria Math" w:hAnsi="Cambria Math"/>
                  </w:rPr>
                  <m:t>+</m:t>
                </m:r>
                <m:f>
                  <m:fPr>
                    <m:ctrlPr>
                      <w:rPr>
                        <w:rFonts w:ascii="Cambria Math" w:hAnsi="Cambria Math"/>
                        <w:i/>
                      </w:rPr>
                    </m:ctrlPr>
                  </m:fPr>
                  <m:num>
                    <m:r>
                      <w:rPr>
                        <w:rFonts w:ascii="Cambria Math" w:hAnsi="Cambria Math"/>
                      </w:rPr>
                      <m:t>NOCT-20°C</m:t>
                    </m:r>
                  </m:num>
                  <m:den>
                    <m:r>
                      <w:rPr>
                        <w:rFonts w:ascii="Cambria Math" w:hAnsi="Cambria Math"/>
                      </w:rPr>
                      <m:t>800W/m²</m:t>
                    </m:r>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sol</m:t>
                    </m:r>
                  </m:sub>
                </m:sSub>
                <m:r>
                  <w:rPr>
                    <w:rFonts w:ascii="Cambria Math" w:hAnsi="Cambria Math"/>
                  </w:rPr>
                  <m:t>(W/m²)</m:t>
                </m:r>
              </m:oMath>
            </m:oMathPara>
          </w:p>
        </w:tc>
        <w:tc>
          <w:tcPr>
            <w:tcW w:w="1134" w:type="dxa"/>
            <w:vAlign w:val="center"/>
          </w:tcPr>
          <w:p w14:paraId="0655EE18" w14:textId="7F177242" w:rsidR="00B93BCE" w:rsidRDefault="00B93BCE" w:rsidP="00F657F7">
            <w:pPr>
              <w:jc w:val="center"/>
            </w:pPr>
            <w:bookmarkStart w:id="93" w:name="_Ref88599467"/>
            <w:bookmarkStart w:id="94" w:name="_Ref88599436"/>
            <w:r>
              <w:t>(</w:t>
            </w:r>
            <w:fldSimple w:instr=" STYLEREF 3 \s ">
              <w:r w:rsidR="009636C1">
                <w:rPr>
                  <w:noProof/>
                </w:rPr>
                <w:t>2.4.1</w:t>
              </w:r>
            </w:fldSimple>
            <w:r>
              <w:t>.</w:t>
            </w:r>
            <w:fldSimple w:instr=" SEQ Equation \* ARABIC \s 3 ">
              <w:r w:rsidR="009636C1">
                <w:rPr>
                  <w:noProof/>
                </w:rPr>
                <w:t>3</w:t>
              </w:r>
            </w:fldSimple>
            <w:bookmarkStart w:id="95" w:name="_Ref88599455"/>
            <w:bookmarkEnd w:id="93"/>
            <w:r>
              <w:t>)</w:t>
            </w:r>
            <w:bookmarkEnd w:id="94"/>
            <w:bookmarkEnd w:id="95"/>
          </w:p>
        </w:tc>
      </w:tr>
    </w:tbl>
    <w:p w14:paraId="5A3BC9E4" w14:textId="77777777" w:rsidR="00B93BCE" w:rsidRDefault="00B93BCE" w:rsidP="00B93BCE"/>
    <w:p w14:paraId="37B451FB" w14:textId="05E05628" w:rsidR="00E752B5" w:rsidRPr="003E4C73" w:rsidRDefault="00B93BCE" w:rsidP="00B93BCE">
      <w:r>
        <w:t xml:space="preserve">Onde </w:t>
      </w:r>
      <m:oMath>
        <m:sSub>
          <m:sSubPr>
            <m:ctrlPr>
              <w:rPr>
                <w:rFonts w:ascii="Cambria Math" w:hAnsi="Cambria Math"/>
                <w:i/>
              </w:rPr>
            </m:ctrlPr>
          </m:sSubPr>
          <m:e>
            <m:r>
              <w:rPr>
                <w:rFonts w:ascii="Cambria Math" w:hAnsi="Cambria Math"/>
              </w:rPr>
              <m:t>E</m:t>
            </m:r>
          </m:e>
          <m:sub>
            <m:r>
              <w:rPr>
                <w:rFonts w:ascii="Cambria Math" w:hAnsi="Cambria Math"/>
              </w:rPr>
              <m:t>sol</m:t>
            </m:r>
          </m:sub>
        </m:sSub>
      </m:oMath>
      <w:r>
        <w:t xml:space="preserve"> é a energia solar incidente, </w:t>
      </w:r>
      <m:oMath>
        <m:sSub>
          <m:sSubPr>
            <m:ctrlPr>
              <w:rPr>
                <w:rFonts w:ascii="Cambria Math" w:hAnsi="Cambria Math"/>
                <w:i/>
              </w:rPr>
            </m:ctrlPr>
          </m:sSubPr>
          <m:e>
            <m:r>
              <w:rPr>
                <w:rFonts w:ascii="Cambria Math" w:hAnsi="Cambria Math"/>
              </w:rPr>
              <m:t>η</m:t>
            </m:r>
          </m:e>
          <m:sub>
            <m:r>
              <w:rPr>
                <w:rFonts w:ascii="Cambria Math" w:hAnsi="Cambria Math"/>
              </w:rPr>
              <m:t>PV</m:t>
            </m:r>
          </m:sub>
        </m:sSub>
      </m:oMath>
      <w:r>
        <w:t xml:space="preserve"> é o rendimento do MFV e </w:t>
      </w:r>
      <m:oMath>
        <m:sSub>
          <m:sSubPr>
            <m:ctrlPr>
              <w:rPr>
                <w:rFonts w:ascii="Cambria Math" w:hAnsi="Cambria Math"/>
                <w:i/>
              </w:rPr>
            </m:ctrlPr>
          </m:sSubPr>
          <m:e>
            <m:r>
              <w:rPr>
                <w:rFonts w:ascii="Cambria Math" w:hAnsi="Cambria Math"/>
              </w:rPr>
              <m:t>η</m:t>
            </m:r>
          </m:e>
          <m:sub>
            <m:r>
              <w:rPr>
                <w:rFonts w:ascii="Cambria Math" w:hAnsi="Cambria Math"/>
              </w:rPr>
              <m:t>PCU</m:t>
            </m:r>
          </m:sub>
        </m:sSub>
      </m:oMath>
      <w:r>
        <w:t xml:space="preserve"> do rendimento do inversor. O valor PTC é o coeficiente de </w:t>
      </w:r>
      <w:r w:rsidRPr="00DF57F8">
        <w:t xml:space="preserve">temperatura de máxima potência do MFV, </w:t>
      </w:r>
      <m:oMath>
        <m:sSub>
          <m:sSubPr>
            <m:ctrlPr>
              <w:rPr>
                <w:rFonts w:ascii="Cambria Math" w:hAnsi="Cambria Math"/>
                <w:i/>
              </w:rPr>
            </m:ctrlPr>
          </m:sSubPr>
          <m:e>
            <m:r>
              <w:rPr>
                <w:rFonts w:ascii="Cambria Math" w:hAnsi="Cambria Math"/>
              </w:rPr>
              <m:t>T</m:t>
            </m:r>
          </m:e>
          <m:sub>
            <m:r>
              <w:rPr>
                <w:rFonts w:ascii="Cambria Math" w:hAnsi="Cambria Math"/>
              </w:rPr>
              <m:t>superfície</m:t>
            </m:r>
          </m:sub>
        </m:sSub>
      </m:oMath>
      <w:r w:rsidRPr="00DF57F8">
        <w:t xml:space="preserve">é a temperatura de superfície dos módulos, </w:t>
      </w:r>
      <m:oMath>
        <m:sSub>
          <m:sSubPr>
            <m:ctrlPr>
              <w:rPr>
                <w:rFonts w:ascii="Cambria Math" w:hAnsi="Cambria Math"/>
                <w:i/>
              </w:rPr>
            </m:ctrlPr>
          </m:sSubPr>
          <m:e>
            <m:r>
              <w:rPr>
                <w:rFonts w:ascii="Cambria Math" w:hAnsi="Cambria Math"/>
              </w:rPr>
              <m:t>T</m:t>
            </m:r>
          </m:e>
          <m:sub>
            <m:r>
              <w:rPr>
                <w:rFonts w:ascii="Cambria Math" w:hAnsi="Cambria Math"/>
              </w:rPr>
              <m:t>Ar</m:t>
            </m:r>
          </m:sub>
        </m:sSub>
      </m:oMath>
      <w:r w:rsidRPr="00DF57F8">
        <w:t xml:space="preserve"> é a temperatura do ar, NOCT</w:t>
      </w:r>
      <w:r w:rsidRPr="00DF57F8">
        <w:br/>
        <w:t xml:space="preserve">é a temperatura nominal de operação das células solares (25°C) e </w:t>
      </w:r>
      <m:oMath>
        <m:sSub>
          <m:sSubPr>
            <m:ctrlPr>
              <w:rPr>
                <w:rFonts w:ascii="Cambria Math" w:hAnsi="Cambria Math"/>
                <w:i/>
              </w:rPr>
            </m:ctrlPr>
          </m:sSubPr>
          <m:e>
            <m:r>
              <w:rPr>
                <w:rFonts w:ascii="Cambria Math" w:hAnsi="Cambria Math"/>
              </w:rPr>
              <m:t>P</m:t>
            </m:r>
          </m:e>
          <m:sub>
            <m:r>
              <w:rPr>
                <w:rFonts w:ascii="Cambria Math" w:hAnsi="Cambria Math"/>
              </w:rPr>
              <m:t>sol</m:t>
            </m:r>
          </m:sub>
        </m:sSub>
      </m:oMath>
      <w:r w:rsidR="002A3A17">
        <w:t xml:space="preserve"> </w:t>
      </w:r>
      <w:proofErr w:type="spellStart"/>
      <w:r w:rsidRPr="00DF57F8">
        <w:t>é</w:t>
      </w:r>
      <w:proofErr w:type="spellEnd"/>
      <w:r w:rsidRPr="00DF57F8">
        <w:t xml:space="preserve"> o fluxo de radiação solar incidente em cada módulo</w:t>
      </w:r>
      <w:r w:rsidR="00505EF4">
        <w:t xml:space="preserve"> </w:t>
      </w:r>
      <w:sdt>
        <w:sdtPr>
          <w:id w:val="1444724149"/>
          <w:citation/>
        </w:sdtPr>
        <w:sdtEndPr/>
        <w:sdtContent>
          <w:r>
            <w:fldChar w:fldCharType="begin"/>
          </w:r>
          <w:r w:rsidRPr="00D13CC2">
            <w:instrText xml:space="preserve"> CITATION Rhy15 \l 1031 </w:instrText>
          </w:r>
          <w:r>
            <w:fldChar w:fldCharType="separate"/>
          </w:r>
          <w:r w:rsidR="00607771">
            <w:rPr>
              <w:noProof/>
            </w:rPr>
            <w:t>(SINGH; BANERJEE, 2015)</w:t>
          </w:r>
          <w:r>
            <w:fldChar w:fldCharType="end"/>
          </w:r>
        </w:sdtContent>
      </w:sdt>
      <w:r>
        <w:t>.</w:t>
      </w:r>
    </w:p>
    <w:p w14:paraId="2639ABD0" w14:textId="26642E09" w:rsidR="004C15CD" w:rsidRDefault="002E0EA4" w:rsidP="004C15CD">
      <w:pPr>
        <w:pStyle w:val="Heading3"/>
      </w:pPr>
      <w:bookmarkStart w:id="96" w:name="_Toc89728364"/>
      <w:r>
        <w:t>D</w:t>
      </w:r>
      <w:r w:rsidR="004C15CD">
        <w:t>iferença de desempenho</w:t>
      </w:r>
      <w:bookmarkEnd w:id="96"/>
    </w:p>
    <w:p w14:paraId="497173E6" w14:textId="26CE9A28" w:rsidR="00354E40" w:rsidRDefault="00B95251" w:rsidP="00164D3B">
      <w:r>
        <w:t>O índice de diferença de desempenho foi criado neste estudo</w:t>
      </w:r>
      <w:r w:rsidR="008A33A0">
        <w:t>,</w:t>
      </w:r>
      <w:r w:rsidR="009D434C">
        <w:t xml:space="preserve"> como uma alternativa ao fator de desempenho,</w:t>
      </w:r>
      <w:r>
        <w:t xml:space="preserve"> a fim de </w:t>
      </w:r>
      <w:r w:rsidR="00E752B5">
        <w:t xml:space="preserve">ser possível </w:t>
      </w:r>
      <w:r w:rsidR="003574DE">
        <w:t xml:space="preserve">comparar </w:t>
      </w:r>
      <w:r w:rsidR="00654B9F">
        <w:t xml:space="preserve">uma </w:t>
      </w:r>
      <w:r w:rsidR="007120DE">
        <w:rPr>
          <w:i/>
          <w:iCs/>
        </w:rPr>
        <w:t>string</w:t>
      </w:r>
      <w:r w:rsidR="007120DE">
        <w:t xml:space="preserve"> com ela mesma</w:t>
      </w:r>
      <w:r w:rsidR="00DC015F">
        <w:t xml:space="preserve"> em diferentes situações</w:t>
      </w:r>
      <w:r w:rsidR="00861D15">
        <w:t>, c</w:t>
      </w:r>
      <w:r w:rsidR="00DC015F">
        <w:t xml:space="preserve">omo por exemplo, </w:t>
      </w:r>
      <w:r w:rsidR="004E1C80">
        <w:t xml:space="preserve">após </w:t>
      </w:r>
      <w:r w:rsidR="00DC015F">
        <w:t xml:space="preserve">uma semana </w:t>
      </w:r>
      <w:r w:rsidR="004E1C80">
        <w:t xml:space="preserve">de </w:t>
      </w:r>
      <w:r w:rsidR="00DC015F">
        <w:t xml:space="preserve">sua </w:t>
      </w:r>
      <w:r w:rsidR="00347F49">
        <w:t>limpeza.</w:t>
      </w:r>
      <w:r w:rsidR="0061247E">
        <w:t xml:space="preserve"> Esse índice retorna um valor em </w:t>
      </w:r>
      <w:r w:rsidR="0061247E">
        <w:lastRenderedPageBreak/>
        <w:t>porcentagem</w:t>
      </w:r>
      <w:r w:rsidR="00D52458">
        <w:t>,</w:t>
      </w:r>
      <w:r w:rsidR="0061247E">
        <w:t xml:space="preserve"> que diz em quanto a </w:t>
      </w:r>
      <w:r w:rsidR="0061247E">
        <w:rPr>
          <w:i/>
          <w:iCs/>
        </w:rPr>
        <w:t xml:space="preserve">string </w:t>
      </w:r>
      <w:r w:rsidR="0061247E">
        <w:t>observada ge</w:t>
      </w:r>
      <w:r w:rsidR="005D66CE">
        <w:t xml:space="preserve">rou </w:t>
      </w:r>
      <w:r w:rsidR="00A77E4C">
        <w:t xml:space="preserve">energia elétrica </w:t>
      </w:r>
      <w:r w:rsidR="00AC6FE3">
        <w:t>d</w:t>
      </w:r>
      <w:r w:rsidR="005D66CE">
        <w:t>a mais</w:t>
      </w:r>
      <w:r w:rsidR="001D40E1">
        <w:t>,</w:t>
      </w:r>
      <w:r w:rsidR="005D66CE">
        <w:t xml:space="preserve"> ou a menos que a </w:t>
      </w:r>
      <w:r w:rsidR="005D66CE">
        <w:rPr>
          <w:i/>
          <w:iCs/>
        </w:rPr>
        <w:t>string</w:t>
      </w:r>
      <w:r w:rsidR="005D66CE">
        <w:t xml:space="preserve"> base. </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6"/>
        <w:gridCol w:w="1134"/>
      </w:tblGrid>
      <w:tr w:rsidR="004E3615" w14:paraId="67C05331" w14:textId="77777777" w:rsidTr="00387280">
        <w:trPr>
          <w:trHeight w:val="606"/>
        </w:trPr>
        <w:tc>
          <w:tcPr>
            <w:tcW w:w="8046" w:type="dxa"/>
          </w:tcPr>
          <w:p w14:paraId="4D51776C" w14:textId="5ADB5541" w:rsidR="004E3615" w:rsidRPr="005E5FE0" w:rsidRDefault="004E3615" w:rsidP="00387280">
            <w:pPr>
              <w:ind w:right="465"/>
              <w:jc w:val="center"/>
            </w:pPr>
            <m:oMathPara>
              <m:oMathParaPr>
                <m:jc m:val="right"/>
              </m:oMathParaPr>
              <m:oMath>
                <m:r>
                  <w:rPr>
                    <w:rFonts w:ascii="Cambria Math" w:hAnsi="Cambria Math"/>
                  </w:rPr>
                  <m:t>IDD(%)=</m:t>
                </m:r>
                <m:f>
                  <m:fPr>
                    <m:ctrlPr>
                      <w:rPr>
                        <w:rFonts w:ascii="Cambria Math" w:hAnsi="Cambria Math"/>
                        <w:i/>
                      </w:rPr>
                    </m:ctrlPr>
                  </m:fPr>
                  <m:num>
                    <m:sSub>
                      <m:sSubPr>
                        <m:ctrlPr>
                          <w:rPr>
                            <w:rFonts w:ascii="Cambria Math" w:hAnsi="Cambria Math"/>
                            <w:i/>
                          </w:rPr>
                        </m:ctrlPr>
                      </m:sSubPr>
                      <m:e>
                        <m:r>
                          <w:rPr>
                            <w:rFonts w:ascii="Cambria Math" w:hAnsi="Cambria Math"/>
                          </w:rPr>
                          <m:t>Energia</m:t>
                        </m:r>
                      </m:e>
                      <m:sub>
                        <m:r>
                          <w:rPr>
                            <w:rFonts w:ascii="Cambria Math" w:hAnsi="Cambria Math"/>
                          </w:rPr>
                          <m:t>string observada</m:t>
                        </m:r>
                      </m:sub>
                    </m:sSub>
                    <m:r>
                      <w:rPr>
                        <w:rFonts w:ascii="Cambria Math" w:hAnsi="Cambria Math"/>
                      </w:rPr>
                      <m:t>-</m:t>
                    </m:r>
                    <m:sSub>
                      <m:sSubPr>
                        <m:ctrlPr>
                          <w:rPr>
                            <w:rFonts w:ascii="Cambria Math" w:hAnsi="Cambria Math"/>
                            <w:i/>
                          </w:rPr>
                        </m:ctrlPr>
                      </m:sSubPr>
                      <m:e>
                        <m:r>
                          <w:rPr>
                            <w:rFonts w:ascii="Cambria Math" w:hAnsi="Cambria Math"/>
                          </w:rPr>
                          <m:t>Energia</m:t>
                        </m:r>
                      </m:e>
                      <m:sub>
                        <m:r>
                          <w:rPr>
                            <w:rFonts w:ascii="Cambria Math" w:hAnsi="Cambria Math"/>
                          </w:rPr>
                          <m:t>string base</m:t>
                        </m:r>
                      </m:sub>
                    </m:sSub>
                  </m:num>
                  <m:den>
                    <m:sSub>
                      <m:sSubPr>
                        <m:ctrlPr>
                          <w:rPr>
                            <w:rFonts w:ascii="Cambria Math" w:hAnsi="Cambria Math"/>
                            <w:i/>
                          </w:rPr>
                        </m:ctrlPr>
                      </m:sSubPr>
                      <m:e>
                        <m:r>
                          <w:rPr>
                            <w:rFonts w:ascii="Cambria Math" w:hAnsi="Cambria Math"/>
                          </w:rPr>
                          <m:t>Energia</m:t>
                        </m:r>
                      </m:e>
                      <m:sub>
                        <m:r>
                          <w:rPr>
                            <w:rFonts w:ascii="Cambria Math" w:hAnsi="Cambria Math"/>
                          </w:rPr>
                          <m:t>string base</m:t>
                        </m:r>
                      </m:sub>
                    </m:sSub>
                  </m:den>
                </m:f>
                <m:r>
                  <w:rPr>
                    <w:rFonts w:ascii="Cambria Math" w:hAnsi="Cambria Math"/>
                  </w:rPr>
                  <m:t>×100</m:t>
                </m:r>
              </m:oMath>
            </m:oMathPara>
          </w:p>
        </w:tc>
        <w:tc>
          <w:tcPr>
            <w:tcW w:w="1134" w:type="dxa"/>
            <w:vAlign w:val="center"/>
          </w:tcPr>
          <w:p w14:paraId="495F4AAB" w14:textId="5150B3FF" w:rsidR="004E3615" w:rsidRDefault="004E3615" w:rsidP="00387280">
            <w:pPr>
              <w:jc w:val="center"/>
            </w:pPr>
            <w:bookmarkStart w:id="97" w:name="_Ref89425889"/>
            <w:r>
              <w:t>(</w:t>
            </w:r>
            <w:fldSimple w:instr=" STYLEREF 3 \s ">
              <w:r w:rsidR="009636C1">
                <w:rPr>
                  <w:noProof/>
                </w:rPr>
                <w:t>2.4.2</w:t>
              </w:r>
            </w:fldSimple>
            <w:r>
              <w:t>.</w:t>
            </w:r>
            <w:fldSimple w:instr=" SEQ Equation \* ARABIC \s 3 ">
              <w:r w:rsidR="009636C1">
                <w:rPr>
                  <w:noProof/>
                </w:rPr>
                <w:t>1</w:t>
              </w:r>
            </w:fldSimple>
            <w:r>
              <w:t>)</w:t>
            </w:r>
            <w:bookmarkEnd w:id="97"/>
          </w:p>
        </w:tc>
      </w:tr>
    </w:tbl>
    <w:p w14:paraId="4AA9F529" w14:textId="5FAF9990" w:rsidR="00956BB6" w:rsidRDefault="00632D8B" w:rsidP="00956BB6">
      <w:pPr>
        <w:pStyle w:val="Heading2"/>
      </w:pPr>
      <w:bookmarkStart w:id="98" w:name="_Toc89728365"/>
      <w:r>
        <w:t>Ferramentas</w:t>
      </w:r>
      <w:r w:rsidR="00956BB6">
        <w:t xml:space="preserve"> </w:t>
      </w:r>
      <w:r w:rsidR="009578FC">
        <w:t xml:space="preserve">numéricas e </w:t>
      </w:r>
      <w:r>
        <w:t>e</w:t>
      </w:r>
      <w:r w:rsidR="00956BB6">
        <w:t>statístic</w:t>
      </w:r>
      <w:r>
        <w:t>as</w:t>
      </w:r>
      <w:bookmarkEnd w:id="98"/>
    </w:p>
    <w:p w14:paraId="108AC770" w14:textId="402165A0" w:rsidR="008C43B6" w:rsidRDefault="00CE074F" w:rsidP="0000139B">
      <w:r>
        <w:t xml:space="preserve">Neste trabalho foram necessárias ferramentas tanto </w:t>
      </w:r>
      <w:r w:rsidR="002E298B">
        <w:t xml:space="preserve">para </w:t>
      </w:r>
      <w:r w:rsidR="00D34CD8">
        <w:t>manipular</w:t>
      </w:r>
      <w:r w:rsidR="00D95F41">
        <w:t xml:space="preserve"> e</w:t>
      </w:r>
      <w:r w:rsidR="00D34CD8">
        <w:t xml:space="preserve"> </w:t>
      </w:r>
      <w:r w:rsidR="00A317A7">
        <w:t>filtrar dados</w:t>
      </w:r>
      <w:r w:rsidR="00D95F41">
        <w:t>,</w:t>
      </w:r>
      <w:r w:rsidR="00BF357F">
        <w:t xml:space="preserve"> quanto para analisar os mesmos</w:t>
      </w:r>
      <w:r w:rsidR="00C873E4">
        <w:t xml:space="preserve">. </w:t>
      </w:r>
      <w:r w:rsidR="00AE0D04">
        <w:t>Na seção de filtro de dados</w:t>
      </w:r>
      <w:r w:rsidR="00620BF3">
        <w:t xml:space="preserve"> é </w:t>
      </w:r>
      <w:r w:rsidR="00B4699E">
        <w:t xml:space="preserve">explanado a ferramenta que trata </w:t>
      </w:r>
      <w:r w:rsidR="00A60903">
        <w:t xml:space="preserve">valores atípicos ou destoantes. </w:t>
      </w:r>
      <w:r w:rsidR="00E729DE">
        <w:t xml:space="preserve">Nas seções subsequentes </w:t>
      </w:r>
      <w:r w:rsidR="00E97A6B">
        <w:t>são</w:t>
      </w:r>
      <w:r w:rsidR="000C06F1">
        <w:t xml:space="preserve"> detalhad</w:t>
      </w:r>
      <w:r w:rsidR="00E97A6B">
        <w:t>as</w:t>
      </w:r>
      <w:r w:rsidR="000C06F1">
        <w:t xml:space="preserve"> a</w:t>
      </w:r>
      <w:r w:rsidR="00E97A6B">
        <w:t>s</w:t>
      </w:r>
      <w:r w:rsidR="000C06F1">
        <w:t xml:space="preserve"> teoria</w:t>
      </w:r>
      <w:r w:rsidR="00E97A6B">
        <w:t>s</w:t>
      </w:r>
      <w:r w:rsidR="000C06F1">
        <w:t xml:space="preserve"> de análise estatística utilizada</w:t>
      </w:r>
      <w:r w:rsidR="00E97A6B">
        <w:t>s</w:t>
      </w:r>
      <w:r w:rsidR="000C06F1">
        <w:t xml:space="preserve"> </w:t>
      </w:r>
      <w:r w:rsidR="00DC2215">
        <w:t>para obter resultados do estudo.</w:t>
      </w:r>
      <w:r w:rsidR="00B4699E">
        <w:t xml:space="preserve"> </w:t>
      </w:r>
    </w:p>
    <w:p w14:paraId="4E840171" w14:textId="084A0FB0" w:rsidR="00D34CD8" w:rsidRDefault="00CA303F" w:rsidP="00D34CD8">
      <w:pPr>
        <w:pStyle w:val="Heading3"/>
      </w:pPr>
      <w:bookmarkStart w:id="99" w:name="_Toc89728366"/>
      <w:r>
        <w:t>Método trapezoidal composto</w:t>
      </w:r>
    </w:p>
    <w:p w14:paraId="1D7E005E" w14:textId="0CA69D8C" w:rsidR="001C0338" w:rsidRDefault="00E53FFA" w:rsidP="00026787">
      <w:r>
        <w:t xml:space="preserve">Essa ferramenta numérica é </w:t>
      </w:r>
      <w:r w:rsidR="00C609AB">
        <w:t>útil para cálculos de áreas</w:t>
      </w:r>
      <w:r w:rsidR="00803E58">
        <w:t xml:space="preserve">, </w:t>
      </w:r>
      <w:r w:rsidR="00C53000">
        <w:t>usada no</w:t>
      </w:r>
      <w:r w:rsidR="00803E58">
        <w:t xml:space="preserve"> cálculo de energia, que é uma integra</w:t>
      </w:r>
      <w:r w:rsidR="00C53000">
        <w:t xml:space="preserve">lização da área da potência gerada em um dado intervalo. O </w:t>
      </w:r>
      <w:r w:rsidR="005141F5">
        <w:t>método composto</w:t>
      </w:r>
      <w:r w:rsidR="00C273FE">
        <w:t>,</w:t>
      </w:r>
      <w:r w:rsidR="005141F5">
        <w:t xml:space="preserve"> deriva do cálculo da área simples d</w:t>
      </w:r>
      <w:r w:rsidR="00C273FE">
        <w:t>e um</w:t>
      </w:r>
      <w:r w:rsidR="00934E59">
        <w:t xml:space="preserve"> </w:t>
      </w:r>
      <w:r w:rsidR="00C273FE">
        <w:t>trapézio</w:t>
      </w:r>
      <w:r w:rsidR="00A77E88">
        <w:t xml:space="preserve"> (</w:t>
      </w:r>
      <w:r w:rsidR="00F17D17">
        <w:fldChar w:fldCharType="begin"/>
      </w:r>
      <w:r w:rsidR="00F17D17">
        <w:instrText xml:space="preserve"> REF  _Ref89774040 \* Lower \h </w:instrText>
      </w:r>
      <w:r w:rsidR="00F17D17">
        <w:fldChar w:fldCharType="separate"/>
      </w:r>
      <w:r w:rsidR="00F17D17">
        <w:t xml:space="preserve">figura </w:t>
      </w:r>
      <w:r w:rsidR="00F17D17">
        <w:rPr>
          <w:noProof/>
        </w:rPr>
        <w:t>3</w:t>
      </w:r>
      <w:r w:rsidR="00F17D17">
        <w:fldChar w:fldCharType="end"/>
      </w:r>
      <w:r w:rsidR="00A77E88">
        <w:t>), dado pela</w:t>
      </w:r>
      <w:r w:rsidR="005A081E">
        <w:t xml:space="preserve"> fórmula </w:t>
      </w:r>
      <w:r w:rsidR="000C323D">
        <w:fldChar w:fldCharType="begin"/>
      </w:r>
      <w:r w:rsidR="000C323D">
        <w:instrText xml:space="preserve"> REF _Ref89775262  \h </w:instrText>
      </w:r>
      <w:r w:rsidR="00026787">
        <w:instrText xml:space="preserve"> \* MERGEFORMAT </w:instrText>
      </w:r>
      <w:r w:rsidR="000C323D">
        <w:fldChar w:fldCharType="separate"/>
      </w:r>
      <w:r w:rsidR="009636C1">
        <w:t>(</w:t>
      </w:r>
      <w:r w:rsidR="009636C1">
        <w:rPr>
          <w:noProof/>
        </w:rPr>
        <w:t>2.5.1.1</w:t>
      </w:r>
      <w:r w:rsidR="009636C1">
        <w:t>)</w:t>
      </w:r>
      <w:r w:rsidR="000C323D">
        <w:fldChar w:fldCharType="end"/>
      </w:r>
      <w:r w:rsidR="009D0235">
        <w:t xml:space="preserve"> </w:t>
      </w:r>
      <w:sdt>
        <w:sdtPr>
          <w:id w:val="-115755628"/>
          <w:citation/>
        </w:sdtPr>
        <w:sdtEndPr/>
        <w:sdtContent>
          <w:r w:rsidR="009D0235">
            <w:fldChar w:fldCharType="begin"/>
          </w:r>
          <w:r w:rsidR="009D0235" w:rsidRPr="009D0235">
            <w:instrText xml:space="preserve"> CITATION Amo08 \l 1031 </w:instrText>
          </w:r>
          <w:r w:rsidR="009D0235">
            <w:fldChar w:fldCharType="separate"/>
          </w:r>
          <w:r w:rsidR="009D0235" w:rsidRPr="009D0235">
            <w:rPr>
              <w:noProof/>
            </w:rPr>
            <w:t>(GILAT; SUBRAMANIAM, 2008)</w:t>
          </w:r>
          <w:r w:rsidR="009D0235">
            <w:fldChar w:fldCharType="end"/>
          </w:r>
        </w:sdtContent>
      </w:sdt>
      <w:r w:rsidR="009D0235">
        <w:t>.</w:t>
      </w:r>
    </w:p>
    <w:p w14:paraId="264F87FC" w14:textId="6D319212" w:rsidR="00C273FE" w:rsidRDefault="00C273FE" w:rsidP="0044699F">
      <w:pPr>
        <w:pStyle w:val="Caption"/>
        <w:keepNext/>
        <w:keepLines/>
        <w:ind w:left="2324"/>
      </w:pPr>
      <w:bookmarkStart w:id="100" w:name="_Ref89774048"/>
      <w:bookmarkStart w:id="101" w:name="_Ref89774040"/>
      <w:r>
        <w:t xml:space="preserve">Figura </w:t>
      </w:r>
      <w:fldSimple w:instr=" SEQ Figura \* ARABIC ">
        <w:r w:rsidR="009636C1">
          <w:rPr>
            <w:noProof/>
          </w:rPr>
          <w:t>3</w:t>
        </w:r>
      </w:fldSimple>
      <w:bookmarkEnd w:id="100"/>
      <w:r>
        <w:t xml:space="preserve"> – Método trapezoidal</w:t>
      </w:r>
      <w:bookmarkEnd w:id="101"/>
    </w:p>
    <w:p w14:paraId="36A9F520" w14:textId="1E87DEC8" w:rsidR="00934E59" w:rsidRDefault="00934E59" w:rsidP="0044699F">
      <w:pPr>
        <w:keepNext/>
        <w:keepLines/>
        <w:jc w:val="center"/>
      </w:pPr>
      <w:r w:rsidRPr="00934E59">
        <w:rPr>
          <w:noProof/>
        </w:rPr>
        <w:drawing>
          <wp:inline distT="0" distB="0" distL="0" distR="0" wp14:anchorId="5D7A6490" wp14:editId="21729DD1">
            <wp:extent cx="2819794" cy="1991003"/>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19794" cy="1991003"/>
                    </a:xfrm>
                    <a:prstGeom prst="rect">
                      <a:avLst/>
                    </a:prstGeom>
                  </pic:spPr>
                </pic:pic>
              </a:graphicData>
            </a:graphic>
          </wp:inline>
        </w:drawing>
      </w:r>
    </w:p>
    <w:p w14:paraId="7F4F4CAB" w14:textId="0A0C8118" w:rsidR="00EA0980" w:rsidRDefault="00EA0980" w:rsidP="001D5070">
      <w:pPr>
        <w:pStyle w:val="NotadeIlustrao"/>
        <w:keepLines/>
        <w:ind w:left="2324"/>
      </w:pPr>
      <w:r w:rsidRPr="005B3F10">
        <w:t xml:space="preserve">Fonte: </w:t>
      </w:r>
      <w:r w:rsidR="00F40BA7">
        <w:t>Gilat</w:t>
      </w:r>
      <w:r>
        <w:t xml:space="preserve"> e </w:t>
      </w:r>
      <w:r w:rsidR="00F40BA7">
        <w:t>Subramaniam (2008</w:t>
      </w:r>
      <w:r>
        <w:t>)</w:t>
      </w:r>
      <w:r w:rsidR="0044699F">
        <w:t>.</w:t>
      </w:r>
      <w:sdt>
        <w:sdtPr>
          <w:id w:val="1281454736"/>
          <w:citation/>
        </w:sdtPr>
        <w:sdtEndPr>
          <w:rPr>
            <w:vanish/>
            <w:color w:val="FFFFFF" w:themeColor="background1"/>
          </w:rPr>
        </w:sdtEndPr>
        <w:sdtContent>
          <w:r w:rsidR="00F40BA7" w:rsidRPr="0044699F">
            <w:rPr>
              <w:vanish/>
              <w:color w:val="FFFFFF" w:themeColor="background1"/>
            </w:rPr>
            <w:fldChar w:fldCharType="begin"/>
          </w:r>
          <w:r w:rsidR="00F40BA7" w:rsidRPr="0044699F">
            <w:rPr>
              <w:vanish/>
              <w:color w:val="FFFFFF" w:themeColor="background1"/>
            </w:rPr>
            <w:instrText xml:space="preserve"> CITATION Amo08 \l 1031 </w:instrText>
          </w:r>
          <w:r w:rsidR="00F40BA7" w:rsidRPr="0044699F">
            <w:rPr>
              <w:vanish/>
              <w:color w:val="FFFFFF" w:themeColor="background1"/>
            </w:rPr>
            <w:fldChar w:fldCharType="separate"/>
          </w:r>
          <w:r w:rsidR="00F40BA7" w:rsidRPr="0044699F">
            <w:rPr>
              <w:noProof/>
              <w:vanish/>
              <w:color w:val="FFFFFF" w:themeColor="background1"/>
            </w:rPr>
            <w:t xml:space="preserve"> (GILAT; SUBRAMANIAM, 2008)</w:t>
          </w:r>
          <w:r w:rsidR="00F40BA7" w:rsidRPr="0044699F">
            <w:rPr>
              <w:vanish/>
              <w:color w:val="FFFFFF" w:themeColor="background1"/>
            </w:rPr>
            <w:fldChar w:fldCharType="end"/>
          </w:r>
        </w:sdtContent>
      </w:sdt>
    </w:p>
    <w:p w14:paraId="386A54A0" w14:textId="77777777" w:rsidR="00C273FE" w:rsidRDefault="00C273FE" w:rsidP="00934E59">
      <w:pPr>
        <w:jc w:val="center"/>
      </w:pP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6"/>
        <w:gridCol w:w="1134"/>
      </w:tblGrid>
      <w:tr w:rsidR="005A081E" w14:paraId="2ACB6AB4" w14:textId="77777777" w:rsidTr="008B391C">
        <w:trPr>
          <w:trHeight w:val="606"/>
        </w:trPr>
        <w:tc>
          <w:tcPr>
            <w:tcW w:w="8046" w:type="dxa"/>
          </w:tcPr>
          <w:p w14:paraId="7A7F1776" w14:textId="0557658B" w:rsidR="005A081E" w:rsidRPr="00EA0980" w:rsidRDefault="00F17D17" w:rsidP="00EA0980">
            <m:oMathPara>
              <m:oMathParaPr>
                <m:jc m:val="center"/>
              </m:oMathParaPr>
              <m:oMath>
                <m:sSub>
                  <m:sSubPr>
                    <m:ctrlPr>
                      <w:rPr>
                        <w:rFonts w:ascii="Cambria Math" w:hAnsi="Cambria Math"/>
                        <w:i/>
                      </w:rPr>
                    </m:ctrlPr>
                  </m:sSubPr>
                  <m:e>
                    <m:r>
                      <w:rPr>
                        <w:rFonts w:ascii="Cambria Math" w:hAnsi="Cambria Math"/>
                      </w:rPr>
                      <m:t>Área</m:t>
                    </m:r>
                    <m:d>
                      <m:dPr>
                        <m:ctrlPr>
                          <w:rPr>
                            <w:rFonts w:ascii="Cambria Math" w:hAnsi="Cambria Math"/>
                            <w:i/>
                          </w:rPr>
                        </m:ctrlPr>
                      </m:dPr>
                      <m:e>
                        <m:r>
                          <w:rPr>
                            <w:rFonts w:ascii="Cambria Math" w:hAnsi="Cambria Math"/>
                          </w:rPr>
                          <m:t>f</m:t>
                        </m:r>
                      </m:e>
                    </m:d>
                  </m:e>
                  <m:sub>
                    <m:r>
                      <w:rPr>
                        <w:rFonts w:ascii="Cambria Math" w:hAnsi="Cambria Math"/>
                      </w:rPr>
                      <m:t>simples</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num>
                  <m:den>
                    <m:r>
                      <w:rPr>
                        <w:rFonts w:ascii="Cambria Math" w:hAnsi="Cambria Math"/>
                      </w:rPr>
                      <m:t>2</m:t>
                    </m:r>
                  </m:den>
                </m:f>
                <m:r>
                  <w:rPr>
                    <w:rFonts w:ascii="Cambria Math" w:hAnsi="Cambria Math"/>
                  </w:rPr>
                  <m:t>×(b-a)</m:t>
                </m:r>
              </m:oMath>
            </m:oMathPara>
          </w:p>
        </w:tc>
        <w:tc>
          <w:tcPr>
            <w:tcW w:w="1134" w:type="dxa"/>
            <w:vAlign w:val="center"/>
          </w:tcPr>
          <w:p w14:paraId="78B3F503" w14:textId="0E6080CC" w:rsidR="005A081E" w:rsidRDefault="005A081E" w:rsidP="008B391C">
            <w:pPr>
              <w:jc w:val="center"/>
            </w:pPr>
            <w:bookmarkStart w:id="102" w:name="_Ref89775262"/>
            <w:r>
              <w:t>(</w:t>
            </w:r>
            <w:fldSimple w:instr=" STYLEREF 3 \s ">
              <w:r w:rsidR="009636C1">
                <w:rPr>
                  <w:noProof/>
                </w:rPr>
                <w:t>2.5.1</w:t>
              </w:r>
            </w:fldSimple>
            <w:r>
              <w:t>.</w:t>
            </w:r>
            <w:fldSimple w:instr=" SEQ Equation \* ARABIC \s 3 ">
              <w:r w:rsidR="009636C1">
                <w:rPr>
                  <w:noProof/>
                </w:rPr>
                <w:t>1</w:t>
              </w:r>
            </w:fldSimple>
            <w:r>
              <w:t>)</w:t>
            </w:r>
            <w:bookmarkEnd w:id="102"/>
          </w:p>
        </w:tc>
      </w:tr>
    </w:tbl>
    <w:p w14:paraId="654ABD13" w14:textId="77777777" w:rsidR="00C273FE" w:rsidRDefault="00C273FE" w:rsidP="00934E59">
      <w:pPr>
        <w:jc w:val="center"/>
      </w:pPr>
    </w:p>
    <w:p w14:paraId="7F77378D" w14:textId="46F36EAC" w:rsidR="00C273FE" w:rsidRDefault="002A7F2C" w:rsidP="00212C3E">
      <w:r>
        <w:t>Para mais pontos</w:t>
      </w:r>
      <w:r w:rsidR="00212C3E">
        <w:t>, a integral ao longo do intervalo [a, b] pode ser avaliada</w:t>
      </w:r>
      <w:r>
        <w:t xml:space="preserve"> repetidas vezes</w:t>
      </w:r>
      <w:r w:rsidR="00BC1C33">
        <w:t xml:space="preserve"> (</w:t>
      </w:r>
      <w:r w:rsidR="00BC1C33">
        <w:fldChar w:fldCharType="begin"/>
      </w:r>
      <w:r w:rsidR="00BC1C33">
        <w:instrText xml:space="preserve"> REF  _Ref89775021 \* Lower \h </w:instrText>
      </w:r>
      <w:r w:rsidR="00BC1C33">
        <w:fldChar w:fldCharType="separate"/>
      </w:r>
      <w:r w:rsidR="009636C1">
        <w:t xml:space="preserve">figura </w:t>
      </w:r>
      <w:r w:rsidR="009636C1">
        <w:rPr>
          <w:noProof/>
        </w:rPr>
        <w:t>4</w:t>
      </w:r>
      <w:r w:rsidR="00BC1C33">
        <w:fldChar w:fldCharType="end"/>
      </w:r>
      <w:r w:rsidR="00BC1C33">
        <w:t>)</w:t>
      </w:r>
      <w:r w:rsidR="00214F53">
        <w:t>, utilizando</w:t>
      </w:r>
      <w:r w:rsidR="00212C3E">
        <w:t xml:space="preserve"> a</w:t>
      </w:r>
      <w:r w:rsidR="00214F53">
        <w:t xml:space="preserve"> </w:t>
      </w:r>
      <w:r w:rsidR="00212C3E">
        <w:t>avaliação da integral em cada um dos subintervalos (com</w:t>
      </w:r>
      <w:r w:rsidR="00214F53">
        <w:t xml:space="preserve"> </w:t>
      </w:r>
      <w:r w:rsidR="00212C3E">
        <w:t>o método trapezoidal) e a soma dos resultados</w:t>
      </w:r>
      <w:r w:rsidR="00BC1C33">
        <w:t xml:space="preserve">, segundo a equação </w:t>
      </w:r>
      <w:r w:rsidR="007E44BA">
        <w:fldChar w:fldCharType="begin"/>
      </w:r>
      <w:r w:rsidR="007E44BA">
        <w:instrText xml:space="preserve"> REF _Ref89775274 \h </w:instrText>
      </w:r>
      <w:r w:rsidR="007E44BA">
        <w:fldChar w:fldCharType="separate"/>
      </w:r>
      <w:r w:rsidR="009636C1">
        <w:t>(</w:t>
      </w:r>
      <w:r w:rsidR="009636C1">
        <w:rPr>
          <w:noProof/>
        </w:rPr>
        <w:t>2.5.1</w:t>
      </w:r>
      <w:r w:rsidR="009636C1">
        <w:t>.</w:t>
      </w:r>
      <w:r w:rsidR="009636C1">
        <w:rPr>
          <w:noProof/>
        </w:rPr>
        <w:t>2</w:t>
      </w:r>
      <w:r w:rsidR="009636C1">
        <w:t>)</w:t>
      </w:r>
      <w:r w:rsidR="007E44BA">
        <w:fldChar w:fldCharType="end"/>
      </w:r>
      <w:r w:rsidR="009D0235">
        <w:t xml:space="preserve"> </w:t>
      </w:r>
      <w:sdt>
        <w:sdtPr>
          <w:id w:val="-1651982521"/>
          <w:citation/>
        </w:sdtPr>
        <w:sdtEndPr/>
        <w:sdtContent>
          <w:r w:rsidR="009D0235">
            <w:fldChar w:fldCharType="begin"/>
          </w:r>
          <w:r w:rsidR="009D0235" w:rsidRPr="009D0235">
            <w:instrText xml:space="preserve"> CITATION Amo08 \l 1031 </w:instrText>
          </w:r>
          <w:r w:rsidR="009D0235">
            <w:fldChar w:fldCharType="separate"/>
          </w:r>
          <w:r w:rsidR="009D0235" w:rsidRPr="009D0235">
            <w:rPr>
              <w:noProof/>
            </w:rPr>
            <w:t>(GILAT; SUBRAMANIAM, 2008)</w:t>
          </w:r>
          <w:r w:rsidR="009D0235">
            <w:fldChar w:fldCharType="end"/>
          </w:r>
        </w:sdtContent>
      </w:sdt>
      <w:r w:rsidR="009D0235">
        <w:t>.</w:t>
      </w:r>
    </w:p>
    <w:p w14:paraId="27B7BE40" w14:textId="77777777" w:rsidR="00BC1C33" w:rsidRPr="001C0338" w:rsidRDefault="00BC1C33" w:rsidP="00212C3E"/>
    <w:p w14:paraId="5200C56B" w14:textId="37A53C61" w:rsidR="00996EAD" w:rsidRDefault="00996EAD" w:rsidP="00BC1C33">
      <w:pPr>
        <w:pStyle w:val="Caption"/>
        <w:keepNext/>
        <w:keepLines/>
        <w:ind w:left="2240"/>
      </w:pPr>
      <w:bookmarkStart w:id="103" w:name="_Ref89775021"/>
      <w:r>
        <w:lastRenderedPageBreak/>
        <w:t xml:space="preserve">Figura </w:t>
      </w:r>
      <w:fldSimple w:instr=" SEQ Figura \* ARABIC ">
        <w:r w:rsidR="009636C1">
          <w:rPr>
            <w:noProof/>
          </w:rPr>
          <w:t>4</w:t>
        </w:r>
      </w:fldSimple>
      <w:bookmarkEnd w:id="103"/>
      <w:r>
        <w:t xml:space="preserve"> – </w:t>
      </w:r>
      <w:r w:rsidRPr="004D2A7B">
        <w:t>Método trapezoidal</w:t>
      </w:r>
      <w:r>
        <w:t xml:space="preserve"> composto</w:t>
      </w:r>
    </w:p>
    <w:p w14:paraId="0A17839D" w14:textId="6782DB8B" w:rsidR="00CA303F" w:rsidRDefault="001C0338" w:rsidP="00BC1C33">
      <w:pPr>
        <w:keepNext/>
        <w:keepLines/>
        <w:jc w:val="center"/>
      </w:pPr>
      <w:r w:rsidRPr="001C0338">
        <w:rPr>
          <w:noProof/>
        </w:rPr>
        <w:drawing>
          <wp:inline distT="0" distB="0" distL="0" distR="0" wp14:anchorId="222D4FD8" wp14:editId="3F5CDDF9">
            <wp:extent cx="2962688" cy="2562583"/>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62688" cy="2562583"/>
                    </a:xfrm>
                    <a:prstGeom prst="rect">
                      <a:avLst/>
                    </a:prstGeom>
                  </pic:spPr>
                </pic:pic>
              </a:graphicData>
            </a:graphic>
          </wp:inline>
        </w:drawing>
      </w:r>
    </w:p>
    <w:p w14:paraId="06245F66" w14:textId="77777777" w:rsidR="00996EAD" w:rsidRPr="005B3F10" w:rsidRDefault="00996EAD" w:rsidP="00BC1C33">
      <w:pPr>
        <w:pStyle w:val="NotadeIlustrao"/>
        <w:keepLines/>
        <w:ind w:left="2240"/>
      </w:pPr>
      <w:r w:rsidRPr="005B3F10">
        <w:t xml:space="preserve">Fonte: </w:t>
      </w:r>
      <w:r>
        <w:t>Gilat e Subramaniam (2008).</w:t>
      </w:r>
      <w:sdt>
        <w:sdtPr>
          <w:id w:val="-1822117950"/>
          <w:citation/>
        </w:sdtPr>
        <w:sdtEndPr>
          <w:rPr>
            <w:vanish/>
            <w:color w:val="FFFFFF" w:themeColor="background1"/>
          </w:rPr>
        </w:sdtEndPr>
        <w:sdtContent>
          <w:r w:rsidRPr="0044699F">
            <w:rPr>
              <w:vanish/>
              <w:color w:val="FFFFFF" w:themeColor="background1"/>
            </w:rPr>
            <w:fldChar w:fldCharType="begin"/>
          </w:r>
          <w:r w:rsidRPr="0044699F">
            <w:rPr>
              <w:vanish/>
              <w:color w:val="FFFFFF" w:themeColor="background1"/>
            </w:rPr>
            <w:instrText xml:space="preserve"> CITATION Amo08 \l 1031 </w:instrText>
          </w:r>
          <w:r w:rsidRPr="0044699F">
            <w:rPr>
              <w:vanish/>
              <w:color w:val="FFFFFF" w:themeColor="background1"/>
            </w:rPr>
            <w:fldChar w:fldCharType="separate"/>
          </w:r>
          <w:r w:rsidRPr="0044699F">
            <w:rPr>
              <w:noProof/>
              <w:vanish/>
              <w:color w:val="FFFFFF" w:themeColor="background1"/>
            </w:rPr>
            <w:t xml:space="preserve"> (GILAT; SUBRAMANIAM, 2008)</w:t>
          </w:r>
          <w:r w:rsidRPr="0044699F">
            <w:rPr>
              <w:vanish/>
              <w:color w:val="FFFFFF" w:themeColor="background1"/>
            </w:rPr>
            <w:fldChar w:fldCharType="end"/>
          </w:r>
        </w:sdtContent>
      </w:sdt>
    </w:p>
    <w:p w14:paraId="75E768F4" w14:textId="77777777" w:rsidR="00996EAD" w:rsidRDefault="00996EAD" w:rsidP="00934E59">
      <w:pPr>
        <w:jc w:val="center"/>
      </w:pP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6"/>
        <w:gridCol w:w="1134"/>
      </w:tblGrid>
      <w:tr w:rsidR="00BC1C33" w14:paraId="19592913" w14:textId="77777777" w:rsidTr="008B391C">
        <w:trPr>
          <w:trHeight w:val="606"/>
        </w:trPr>
        <w:tc>
          <w:tcPr>
            <w:tcW w:w="8046" w:type="dxa"/>
          </w:tcPr>
          <w:p w14:paraId="2422906D" w14:textId="0B86EFB0" w:rsidR="00BC1C33" w:rsidRPr="00EA0980" w:rsidRDefault="00F17D17" w:rsidP="008B391C">
            <m:oMathPara>
              <m:oMathParaPr>
                <m:jc m:val="center"/>
              </m:oMathParaPr>
              <m:oMath>
                <m:sSub>
                  <m:sSubPr>
                    <m:ctrlPr>
                      <w:rPr>
                        <w:rFonts w:ascii="Cambria Math" w:hAnsi="Cambria Math"/>
                        <w:i/>
                      </w:rPr>
                    </m:ctrlPr>
                  </m:sSubPr>
                  <m:e>
                    <m:r>
                      <w:rPr>
                        <w:rFonts w:ascii="Cambria Math" w:hAnsi="Cambria Math"/>
                      </w:rPr>
                      <m:t>Área</m:t>
                    </m:r>
                    <m:d>
                      <m:dPr>
                        <m:ctrlPr>
                          <w:rPr>
                            <w:rFonts w:ascii="Cambria Math" w:hAnsi="Cambria Math"/>
                            <w:i/>
                          </w:rPr>
                        </m:ctrlPr>
                      </m:dPr>
                      <m:e>
                        <m:r>
                          <w:rPr>
                            <w:rFonts w:ascii="Cambria Math" w:hAnsi="Cambria Math"/>
                          </w:rPr>
                          <m:t>f</m:t>
                        </m:r>
                      </m:e>
                    </m:d>
                  </m:e>
                  <m:sub>
                    <m:r>
                      <w:rPr>
                        <w:rFonts w:ascii="Cambria Math" w:hAnsi="Cambria Math"/>
                      </w:rPr>
                      <m:t>composto</m:t>
                    </m:r>
                  </m:sub>
                </m:sSub>
                <m:r>
                  <w:rPr>
                    <w:rFonts w:ascii="Cambria Math" w:hAnsi="Cambria Math"/>
                  </w:rPr>
                  <m:t>=</m:t>
                </m:r>
                <m:nary>
                  <m:naryPr>
                    <m:limLoc m:val="subSup"/>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e>
                        </m:d>
                      </m:e>
                    </m:d>
                  </m:e>
                </m:nary>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m:oMathPara>
          </w:p>
        </w:tc>
        <w:tc>
          <w:tcPr>
            <w:tcW w:w="1134" w:type="dxa"/>
            <w:vAlign w:val="center"/>
          </w:tcPr>
          <w:p w14:paraId="5D0B661C" w14:textId="108B7519" w:rsidR="00BC1C33" w:rsidRDefault="00BC1C33" w:rsidP="008B391C">
            <w:pPr>
              <w:jc w:val="center"/>
            </w:pPr>
            <w:bookmarkStart w:id="104" w:name="_Ref89775274"/>
            <w:r>
              <w:t>(</w:t>
            </w:r>
            <w:fldSimple w:instr=" STYLEREF 3 \s ">
              <w:r w:rsidR="009636C1">
                <w:rPr>
                  <w:noProof/>
                </w:rPr>
                <w:t>2.5.1</w:t>
              </w:r>
            </w:fldSimple>
            <w:r>
              <w:t>.</w:t>
            </w:r>
            <w:fldSimple w:instr=" SEQ Equation \* ARABIC \s 3 ">
              <w:r w:rsidR="009636C1">
                <w:rPr>
                  <w:noProof/>
                </w:rPr>
                <w:t>2</w:t>
              </w:r>
            </w:fldSimple>
            <w:r>
              <w:t>)</w:t>
            </w:r>
            <w:bookmarkEnd w:id="104"/>
          </w:p>
        </w:tc>
      </w:tr>
    </w:tbl>
    <w:p w14:paraId="748EC4D8" w14:textId="77777777" w:rsidR="00BC1C33" w:rsidRPr="00CA303F" w:rsidRDefault="00BC1C33" w:rsidP="00934E59">
      <w:pPr>
        <w:jc w:val="center"/>
      </w:pPr>
    </w:p>
    <w:p w14:paraId="3E3DDD03" w14:textId="7B6EDD54" w:rsidR="008C43B6" w:rsidRDefault="00632D8B" w:rsidP="008C43B6">
      <w:pPr>
        <w:pStyle w:val="Heading3"/>
      </w:pPr>
      <w:r>
        <w:t xml:space="preserve">Filtro </w:t>
      </w:r>
      <w:r w:rsidR="005335FE">
        <w:t xml:space="preserve">de dados </w:t>
      </w:r>
      <w:r w:rsidR="0099530B">
        <w:t>utilizando limites d</w:t>
      </w:r>
      <w:r w:rsidR="004D6168">
        <w:t>e</w:t>
      </w:r>
      <w:r w:rsidR="0099530B">
        <w:t xml:space="preserve"> </w:t>
      </w:r>
      <w:r w:rsidR="0099530B">
        <w:rPr>
          <w:i/>
          <w:iCs/>
        </w:rPr>
        <w:t>box plot</w:t>
      </w:r>
      <w:bookmarkEnd w:id="99"/>
    </w:p>
    <w:p w14:paraId="17DDB5FD" w14:textId="77777777" w:rsidR="006035BD" w:rsidRDefault="00A3582F" w:rsidP="006035BD">
      <w:r>
        <w:t xml:space="preserve">Filtros são utilizados para exclusão de valores destoantes </w:t>
      </w:r>
      <w:r w:rsidR="00E50C65">
        <w:t xml:space="preserve">de uma determinada população amostral. </w:t>
      </w:r>
      <w:r w:rsidR="000D2206">
        <w:t>Um</w:t>
      </w:r>
      <w:r w:rsidR="00EC2789">
        <w:t xml:space="preserve">a possibilidade de filtro </w:t>
      </w:r>
      <w:r w:rsidR="00631D04">
        <w:t>é a utilização</w:t>
      </w:r>
      <w:r w:rsidR="008301BD">
        <w:t xml:space="preserve"> </w:t>
      </w:r>
      <w:r w:rsidR="001666C3">
        <w:t>de</w:t>
      </w:r>
      <w:r w:rsidR="008301BD">
        <w:t xml:space="preserve"> limites</w:t>
      </w:r>
      <w:r w:rsidR="00631D04">
        <w:t xml:space="preserve"> de </w:t>
      </w:r>
      <w:r w:rsidR="00631D04">
        <w:rPr>
          <w:i/>
          <w:iCs/>
        </w:rPr>
        <w:t>box plots</w:t>
      </w:r>
      <w:r w:rsidR="00631D04">
        <w:t>.</w:t>
      </w:r>
    </w:p>
    <w:p w14:paraId="777DC241" w14:textId="77777777" w:rsidR="006035BD" w:rsidRDefault="006035BD" w:rsidP="006035BD"/>
    <w:p w14:paraId="6DB76939" w14:textId="1B5946DD" w:rsidR="00B74A64" w:rsidRDefault="00E14DDA" w:rsidP="006035BD">
      <w:r>
        <w:t>Dados podem ser representados em formato de</w:t>
      </w:r>
      <w:r w:rsidR="00731130">
        <w:t xml:space="preserve"> diagrama. No </w:t>
      </w:r>
      <w:r w:rsidR="00731130">
        <w:rPr>
          <w:i/>
          <w:iCs/>
        </w:rPr>
        <w:t xml:space="preserve">box </w:t>
      </w:r>
      <w:proofErr w:type="spellStart"/>
      <w:r w:rsidR="00CA18A0">
        <w:rPr>
          <w:i/>
          <w:iCs/>
        </w:rPr>
        <w:t>plot</w:t>
      </w:r>
      <w:proofErr w:type="spellEnd"/>
      <w:r w:rsidR="00CA18A0">
        <w:rPr>
          <w:i/>
          <w:iCs/>
        </w:rPr>
        <w:t xml:space="preserve"> </w:t>
      </w:r>
      <w:r w:rsidR="005370AE">
        <w:t>(</w:t>
      </w:r>
      <w:r w:rsidR="005370AE">
        <w:fldChar w:fldCharType="begin"/>
      </w:r>
      <w:r w:rsidR="005370AE">
        <w:instrText xml:space="preserve"> REF  _Ref89724430 \* Lower \h </w:instrText>
      </w:r>
      <w:r w:rsidR="005370AE">
        <w:fldChar w:fldCharType="separate"/>
      </w:r>
      <w:r w:rsidR="009636C1">
        <w:t xml:space="preserve">figura </w:t>
      </w:r>
      <w:r w:rsidR="009636C1">
        <w:rPr>
          <w:noProof/>
        </w:rPr>
        <w:t>5</w:t>
      </w:r>
      <w:r w:rsidR="005370AE">
        <w:fldChar w:fldCharType="end"/>
      </w:r>
      <w:r w:rsidR="005370AE">
        <w:t xml:space="preserve">) </w:t>
      </w:r>
      <w:r w:rsidR="00CA18A0">
        <w:t>há</w:t>
      </w:r>
      <w:r w:rsidR="00731130">
        <w:t xml:space="preserve"> a representação </w:t>
      </w:r>
      <w:r w:rsidR="00CA18A0">
        <w:t xml:space="preserve">gráfica </w:t>
      </w:r>
      <w:r w:rsidR="00731130">
        <w:t>no formato de caixa</w:t>
      </w:r>
      <w:r w:rsidR="00CA18A0">
        <w:t xml:space="preserve">, onde são ilustrados seus quartis </w:t>
      </w:r>
      <w:r w:rsidR="002E0760">
        <w:t>(</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 xml:space="preserve"> e </m:t>
        </m:r>
        <m:sSub>
          <m:sSubPr>
            <m:ctrlPr>
              <w:rPr>
                <w:rFonts w:ascii="Cambria Math" w:hAnsi="Cambria Math"/>
                <w:i/>
              </w:rPr>
            </m:ctrlPr>
          </m:sSubPr>
          <m:e>
            <m:r>
              <w:rPr>
                <w:rFonts w:ascii="Cambria Math" w:hAnsi="Cambria Math"/>
              </w:rPr>
              <m:t>q</m:t>
            </m:r>
          </m:e>
          <m:sub>
            <m:r>
              <w:rPr>
                <w:rFonts w:ascii="Cambria Math" w:hAnsi="Cambria Math"/>
              </w:rPr>
              <m:t>3</m:t>
            </m:r>
          </m:sub>
        </m:sSub>
      </m:oMath>
      <w:r w:rsidR="002E0760">
        <w:t xml:space="preserve">) </w:t>
      </w:r>
      <w:r w:rsidR="00CB61CE">
        <w:t>e limites, tanto superior quanto inferior.</w:t>
      </w:r>
      <w:r w:rsidR="00C30A57">
        <w:t xml:space="preserve"> </w:t>
      </w:r>
      <w:r w:rsidR="00967072">
        <w:t>Suas linhas mostra</w:t>
      </w:r>
      <w:r w:rsidR="00201FD3">
        <w:t>m</w:t>
      </w:r>
      <w:r w:rsidR="00967072">
        <w:t xml:space="preserve"> o</w:t>
      </w:r>
      <w:r w:rsidR="00201FD3">
        <w:t>s</w:t>
      </w:r>
      <w:r w:rsidR="00967072">
        <w:t xml:space="preserve"> ponto</w:t>
      </w:r>
      <w:r w:rsidR="00201FD3">
        <w:t>s</w:t>
      </w:r>
      <w:r w:rsidR="00967072">
        <w:t xml:space="preserve"> mais remoto</w:t>
      </w:r>
      <w:r w:rsidR="00201FD3">
        <w:t>s</w:t>
      </w:r>
      <w:r w:rsidR="00967072">
        <w:t xml:space="preserve"> que não excedam</w:t>
      </w:r>
      <w:r w:rsidR="005370AE">
        <w:t xml:space="preserve"> limites </w:t>
      </w:r>
      <w:r w:rsidR="00201FD3">
        <w:t xml:space="preserve">superior </w:t>
      </w:r>
      <w:r w:rsidR="000B2294">
        <w:t>(</w:t>
      </w:r>
      <m:oMath>
        <m:r>
          <w:rPr>
            <w:rFonts w:ascii="Cambria Math" w:hAnsi="Cambria Math"/>
          </w:rPr>
          <m:t>LS</m:t>
        </m:r>
      </m:oMath>
      <w:r w:rsidR="000B2294">
        <w:t xml:space="preserve">) </w:t>
      </w:r>
      <w:r w:rsidR="00201FD3">
        <w:t>e inferior</w:t>
      </w:r>
      <w:r w:rsidR="000B2294">
        <w:t xml:space="preserve"> (</w:t>
      </w:r>
      <m:oMath>
        <m:r>
          <w:rPr>
            <w:rFonts w:ascii="Cambria Math" w:hAnsi="Cambria Math"/>
          </w:rPr>
          <m:t>LI</m:t>
        </m:r>
      </m:oMath>
      <w:r w:rsidR="000B2294">
        <w:t>)</w:t>
      </w:r>
      <w:r w:rsidR="00201FD3">
        <w:t xml:space="preserve">, </w:t>
      </w:r>
      <w:r w:rsidR="005370AE">
        <w:t>calculados pe</w:t>
      </w:r>
      <w:r w:rsidR="00201FD3">
        <w:t xml:space="preserve">la diferença entre quartis </w:t>
      </w:r>
      <w:r w:rsidR="008611D6">
        <w:t>(</w:t>
      </w:r>
      <m:oMath>
        <m:sSub>
          <m:sSubPr>
            <m:ctrlPr>
              <w:rPr>
                <w:rFonts w:ascii="Cambria Math" w:hAnsi="Cambria Math"/>
                <w:i/>
              </w:rPr>
            </m:ctrlPr>
          </m:sSubPr>
          <m:e>
            <m:r>
              <w:rPr>
                <w:rFonts w:ascii="Cambria Math" w:hAnsi="Cambria Math"/>
              </w:rPr>
              <m:t>d</m:t>
            </m:r>
          </m:e>
          <m:sub>
            <m:r>
              <w:rPr>
                <w:rFonts w:ascii="Cambria Math" w:hAnsi="Cambria Math"/>
              </w:rPr>
              <m:t>q</m:t>
            </m:r>
          </m:sub>
        </m:sSub>
      </m:oMath>
      <w:r w:rsidR="008611D6">
        <w:t>)</w:t>
      </w:r>
      <w:r w:rsidR="005370AE">
        <w:t xml:space="preserve"> </w:t>
      </w:r>
      <w:sdt>
        <w:sdtPr>
          <w:id w:val="-510218280"/>
          <w:citation/>
        </w:sdtPr>
        <w:sdtEndPr/>
        <w:sdtContent>
          <w:r w:rsidR="003150B3">
            <w:fldChar w:fldCharType="begin"/>
          </w:r>
          <w:r w:rsidR="003150B3" w:rsidRPr="005370AE">
            <w:instrText xml:space="preserve"> CITATION Bus10 \l 1031 </w:instrText>
          </w:r>
          <w:r w:rsidR="003150B3">
            <w:fldChar w:fldCharType="separate"/>
          </w:r>
          <w:r w:rsidR="003150B3" w:rsidRPr="005370AE">
            <w:rPr>
              <w:noProof/>
            </w:rPr>
            <w:t>(BUSSAB; MORETTIN, 2010)</w:t>
          </w:r>
          <w:r w:rsidR="003150B3">
            <w:fldChar w:fldCharType="end"/>
          </w:r>
        </w:sdtContent>
      </w:sdt>
      <w:r w:rsidR="00A51A4C">
        <w:t>.</w:t>
      </w:r>
    </w:p>
    <w:p w14:paraId="160AF707" w14:textId="77777777" w:rsidR="002E5AC5" w:rsidRPr="002E5AC5" w:rsidRDefault="002E5AC5" w:rsidP="002E5AC5"/>
    <w:p w14:paraId="55BC9207" w14:textId="6C29364C" w:rsidR="002E5AC5" w:rsidRPr="00CE3E5C" w:rsidRDefault="002E5AC5" w:rsidP="002E5AC5">
      <w:pPr>
        <w:pStyle w:val="Caption"/>
        <w:keepNext/>
        <w:ind w:left="1848"/>
        <w:jc w:val="both"/>
      </w:pPr>
      <w:bookmarkStart w:id="105" w:name="_Ref89724430"/>
      <w:bookmarkStart w:id="106" w:name="_Toc89728392"/>
      <w:r>
        <w:lastRenderedPageBreak/>
        <w:t xml:space="preserve">Figura </w:t>
      </w:r>
      <w:fldSimple w:instr=" SEQ Figura \* ARABIC ">
        <w:r w:rsidR="009636C1">
          <w:rPr>
            <w:noProof/>
          </w:rPr>
          <w:t>5</w:t>
        </w:r>
      </w:fldSimple>
      <w:bookmarkEnd w:id="105"/>
      <w:r>
        <w:t xml:space="preserve"> – Representação de um </w:t>
      </w:r>
      <w:r>
        <w:rPr>
          <w:i/>
          <w:iCs/>
        </w:rPr>
        <w:t>box plot</w:t>
      </w:r>
      <w:bookmarkEnd w:id="106"/>
    </w:p>
    <w:p w14:paraId="3E3B0A75" w14:textId="77777777" w:rsidR="002E5AC5" w:rsidRDefault="002E5AC5" w:rsidP="002E5AC5">
      <w:pPr>
        <w:jc w:val="center"/>
      </w:pPr>
      <w:r w:rsidRPr="004731BE">
        <w:rPr>
          <w:noProof/>
        </w:rPr>
        <w:drawing>
          <wp:inline distT="0" distB="0" distL="0" distR="0" wp14:anchorId="606995C5" wp14:editId="4DA38427">
            <wp:extent cx="3572374" cy="3686689"/>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72374" cy="3686689"/>
                    </a:xfrm>
                    <a:prstGeom prst="rect">
                      <a:avLst/>
                    </a:prstGeom>
                  </pic:spPr>
                </pic:pic>
              </a:graphicData>
            </a:graphic>
          </wp:inline>
        </w:drawing>
      </w:r>
    </w:p>
    <w:p w14:paraId="7A0D0444" w14:textId="77777777" w:rsidR="002E5AC5" w:rsidRPr="005B3F10" w:rsidRDefault="002E5AC5" w:rsidP="002E5AC5">
      <w:pPr>
        <w:pStyle w:val="NotadeIlustrao"/>
        <w:ind w:left="1848"/>
      </w:pPr>
      <w:r w:rsidRPr="005B3F10">
        <w:t xml:space="preserve">Fonte: </w:t>
      </w:r>
      <w:r>
        <w:t>Bussab e Morettin (2010)</w:t>
      </w:r>
    </w:p>
    <w:p w14:paraId="6ED55C37" w14:textId="77777777" w:rsidR="005732B1" w:rsidRPr="005732B1" w:rsidRDefault="005732B1" w:rsidP="005732B1"/>
    <w:p w14:paraId="3FD89026" w14:textId="2439436C" w:rsidR="007C6E35" w:rsidRDefault="009301F9" w:rsidP="00B74A64">
      <w:r>
        <w:t>Uma medida de dispersão</w:t>
      </w:r>
      <w:r w:rsidR="00CC01DF">
        <w:t xml:space="preserve"> alternativa ao desvio padrão</w:t>
      </w:r>
      <w:r>
        <w:t xml:space="preserve">, a </w:t>
      </w:r>
      <w:r w:rsidR="00CC01DF">
        <w:t>distância</w:t>
      </w:r>
      <w:r>
        <w:t xml:space="preserve"> interquartil, é definida pela diferença entre o primeiro e terceiro quartil</w:t>
      </w:r>
      <w:r w:rsidR="001E16FA">
        <w:t>, como segue na equação</w:t>
      </w:r>
      <w:r w:rsidR="003171CC">
        <w:t xml:space="preserve"> </w:t>
      </w:r>
      <w:r w:rsidR="003171CC">
        <w:fldChar w:fldCharType="begin"/>
      </w:r>
      <w:r w:rsidR="003171CC">
        <w:instrText xml:space="preserve"> REF _Ref89775336 \h </w:instrText>
      </w:r>
      <w:r w:rsidR="003171CC">
        <w:fldChar w:fldCharType="separate"/>
      </w:r>
      <w:r w:rsidR="009636C1">
        <w:t>(</w:t>
      </w:r>
      <w:r w:rsidR="009636C1">
        <w:rPr>
          <w:noProof/>
        </w:rPr>
        <w:t>2.5.2</w:t>
      </w:r>
      <w:r w:rsidR="009636C1">
        <w:t>.</w:t>
      </w:r>
      <w:r w:rsidR="009636C1">
        <w:rPr>
          <w:noProof/>
        </w:rPr>
        <w:t>1</w:t>
      </w:r>
      <w:r w:rsidR="009636C1">
        <w:t>)</w:t>
      </w:r>
      <w:r w:rsidR="003171CC">
        <w:fldChar w:fldCharType="end"/>
      </w:r>
      <w:r w:rsidR="001E16FA">
        <w:t>.</w:t>
      </w:r>
    </w:p>
    <w:tbl>
      <w:tblPr>
        <w:tblStyle w:val="TableGrid"/>
        <w:tblW w:w="9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7"/>
        <w:gridCol w:w="1036"/>
      </w:tblGrid>
      <w:tr w:rsidR="007C6E35" w14:paraId="06BDCF0C" w14:textId="77777777" w:rsidTr="008B391C">
        <w:trPr>
          <w:trHeight w:val="567"/>
        </w:trPr>
        <w:tc>
          <w:tcPr>
            <w:tcW w:w="8107" w:type="dxa"/>
            <w:vAlign w:val="center"/>
          </w:tcPr>
          <w:p w14:paraId="721ED1AD" w14:textId="12009F6C" w:rsidR="007C6E35" w:rsidRPr="00F966E2" w:rsidRDefault="007C6E35" w:rsidP="008B391C">
            <w:pPr>
              <w:jc w:val="center"/>
            </w:pPr>
            <m:oMathPara>
              <m:oMath>
                <m:r>
                  <w:rPr>
                    <w:rFonts w:ascii="Cambria Math" w:hAnsi="Cambria Math"/>
                  </w:rPr>
                  <m:t xml:space="preserve">dq= </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1</m:t>
                    </m:r>
                  </m:sub>
                </m:sSub>
              </m:oMath>
            </m:oMathPara>
          </w:p>
        </w:tc>
        <w:tc>
          <w:tcPr>
            <w:tcW w:w="1036" w:type="dxa"/>
            <w:vAlign w:val="center"/>
          </w:tcPr>
          <w:p w14:paraId="235ECBD1" w14:textId="1339DE74" w:rsidR="007C6E35" w:rsidRDefault="007C6E35" w:rsidP="008B391C">
            <w:pPr>
              <w:jc w:val="center"/>
            </w:pPr>
            <w:bookmarkStart w:id="107" w:name="_Ref89775336"/>
            <w:r>
              <w:t>(</w:t>
            </w:r>
            <w:fldSimple w:instr=" STYLEREF 3 \s ">
              <w:r w:rsidR="009636C1">
                <w:rPr>
                  <w:noProof/>
                </w:rPr>
                <w:t>2.5.2</w:t>
              </w:r>
            </w:fldSimple>
            <w:r>
              <w:t>.</w:t>
            </w:r>
            <w:fldSimple w:instr=" SEQ Equation \* ARABIC \s 3 ">
              <w:r w:rsidR="009636C1">
                <w:rPr>
                  <w:noProof/>
                </w:rPr>
                <w:t>1</w:t>
              </w:r>
            </w:fldSimple>
            <w:r>
              <w:t>)</w:t>
            </w:r>
            <w:bookmarkEnd w:id="107"/>
          </w:p>
        </w:tc>
      </w:tr>
    </w:tbl>
    <w:p w14:paraId="731A92E1" w14:textId="3B88F4AC" w:rsidR="00205BE6" w:rsidRDefault="00686F5E" w:rsidP="00B72AF9">
      <w:r>
        <w:t>O</w:t>
      </w:r>
      <w:r w:rsidR="00EC4E7A">
        <w:t xml:space="preserve">s limites tanto superior quanto inferior são dados </w:t>
      </w:r>
      <w:r w:rsidR="00C50755">
        <w:t xml:space="preserve">pelas equações </w:t>
      </w:r>
      <w:r w:rsidR="00C50755">
        <w:fldChar w:fldCharType="begin"/>
      </w:r>
      <w:r w:rsidR="00C50755">
        <w:instrText xml:space="preserve"> REF _Ref89726030 \h </w:instrText>
      </w:r>
      <w:r w:rsidR="00C50755">
        <w:fldChar w:fldCharType="separate"/>
      </w:r>
      <w:r w:rsidR="009636C1">
        <w:t>(</w:t>
      </w:r>
      <w:r w:rsidR="009636C1">
        <w:rPr>
          <w:noProof/>
        </w:rPr>
        <w:t>2.5.2</w:t>
      </w:r>
      <w:r w:rsidR="009636C1">
        <w:t>.</w:t>
      </w:r>
      <w:r w:rsidR="009636C1">
        <w:rPr>
          <w:noProof/>
        </w:rPr>
        <w:t>2</w:t>
      </w:r>
      <w:r w:rsidR="009636C1">
        <w:t>)</w:t>
      </w:r>
      <w:r w:rsidR="00C50755">
        <w:fldChar w:fldCharType="end"/>
      </w:r>
      <w:r w:rsidR="00C50755">
        <w:t xml:space="preserve"> e </w:t>
      </w:r>
      <w:r w:rsidR="00C50755">
        <w:fldChar w:fldCharType="begin"/>
      </w:r>
      <w:r w:rsidR="00C50755">
        <w:instrText xml:space="preserve"> REF _Ref89726031 \h </w:instrText>
      </w:r>
      <w:r w:rsidR="00C50755">
        <w:fldChar w:fldCharType="separate"/>
      </w:r>
      <w:r w:rsidR="009636C1">
        <w:t>(</w:t>
      </w:r>
      <w:r w:rsidR="009636C1">
        <w:rPr>
          <w:noProof/>
        </w:rPr>
        <w:t>2.5.2</w:t>
      </w:r>
      <w:r w:rsidR="009636C1">
        <w:t>.</w:t>
      </w:r>
      <w:r w:rsidR="009636C1">
        <w:rPr>
          <w:noProof/>
        </w:rPr>
        <w:t>3</w:t>
      </w:r>
      <w:r w:rsidR="009636C1">
        <w:t>)</w:t>
      </w:r>
      <w:r w:rsidR="00C50755">
        <w:fldChar w:fldCharType="end"/>
      </w:r>
      <w:r w:rsidR="00AA1A01">
        <w:t xml:space="preserve"> que envolvem o uso da distância interquartil </w:t>
      </w:r>
      <w:r w:rsidR="00012A67">
        <w:t>dos</w:t>
      </w:r>
      <w:r w:rsidR="00AA1A01">
        <w:t xml:space="preserve"> quartis </w:t>
      </w:r>
      <w:r w:rsidR="00161490">
        <w:t>3</w:t>
      </w:r>
      <w:r w:rsidR="00AA1A01">
        <w:t xml:space="preserve"> e </w:t>
      </w:r>
      <w:r w:rsidR="00161490">
        <w:t>1, respectivamente</w:t>
      </w:r>
      <w:r w:rsidR="00AA1A01">
        <w:t>.</w:t>
      </w:r>
    </w:p>
    <w:tbl>
      <w:tblPr>
        <w:tblStyle w:val="TableGrid"/>
        <w:tblW w:w="91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3"/>
        <w:gridCol w:w="1036"/>
      </w:tblGrid>
      <w:tr w:rsidR="005148BC" w14:paraId="3E7ADE8B" w14:textId="77777777" w:rsidTr="001E2EE2">
        <w:trPr>
          <w:trHeight w:val="567"/>
        </w:trPr>
        <w:tc>
          <w:tcPr>
            <w:tcW w:w="8153" w:type="dxa"/>
            <w:vAlign w:val="bottom"/>
          </w:tcPr>
          <w:p w14:paraId="709957D9" w14:textId="4BD9F269" w:rsidR="009411EF" w:rsidRPr="00F966E2" w:rsidRDefault="009C2863" w:rsidP="007C6E35">
            <w:pPr>
              <w:jc w:val="center"/>
            </w:pPr>
            <m:oMathPara>
              <m:oMath>
                <m:r>
                  <w:rPr>
                    <w:rFonts w:ascii="Cambria Math" w:hAnsi="Cambria Math"/>
                  </w:rPr>
                  <m:t>LS=</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 xml:space="preserve">+1,5 </m:t>
                </m:r>
                <m:sSub>
                  <m:sSubPr>
                    <m:ctrlPr>
                      <w:rPr>
                        <w:rFonts w:ascii="Cambria Math" w:hAnsi="Cambria Math"/>
                        <w:i/>
                      </w:rPr>
                    </m:ctrlPr>
                  </m:sSubPr>
                  <m:e>
                    <m:r>
                      <w:rPr>
                        <w:rFonts w:ascii="Cambria Math" w:hAnsi="Cambria Math"/>
                      </w:rPr>
                      <m:t>d</m:t>
                    </m:r>
                  </m:e>
                  <m:sub>
                    <m:r>
                      <w:rPr>
                        <w:rFonts w:ascii="Cambria Math" w:hAnsi="Cambria Math"/>
                      </w:rPr>
                      <m:t>q</m:t>
                    </m:r>
                  </m:sub>
                </m:sSub>
              </m:oMath>
            </m:oMathPara>
          </w:p>
        </w:tc>
        <w:tc>
          <w:tcPr>
            <w:tcW w:w="1036" w:type="dxa"/>
            <w:vAlign w:val="center"/>
          </w:tcPr>
          <w:p w14:paraId="45CC0223" w14:textId="681F0C69" w:rsidR="009411EF" w:rsidRDefault="009C2863" w:rsidP="007C6E35">
            <w:pPr>
              <w:jc w:val="center"/>
            </w:pPr>
            <w:bookmarkStart w:id="108" w:name="_Ref89726030"/>
            <w:r>
              <w:t>(</w:t>
            </w:r>
            <w:fldSimple w:instr=" STYLEREF 3 \s ">
              <w:r w:rsidR="009636C1">
                <w:rPr>
                  <w:noProof/>
                </w:rPr>
                <w:t>2.5.2</w:t>
              </w:r>
            </w:fldSimple>
            <w:r>
              <w:t>.</w:t>
            </w:r>
            <w:fldSimple w:instr=" SEQ Equation \* ARABIC \s 3 ">
              <w:r w:rsidR="009636C1">
                <w:rPr>
                  <w:noProof/>
                </w:rPr>
                <w:t>2</w:t>
              </w:r>
            </w:fldSimple>
            <w:r>
              <w:t>)</w:t>
            </w:r>
            <w:bookmarkEnd w:id="108"/>
          </w:p>
        </w:tc>
      </w:tr>
      <w:tr w:rsidR="00ED5197" w14:paraId="4ACBE259" w14:textId="77777777" w:rsidTr="001E2EE2">
        <w:trPr>
          <w:trHeight w:val="567"/>
        </w:trPr>
        <w:tc>
          <w:tcPr>
            <w:tcW w:w="8153" w:type="dxa"/>
            <w:vAlign w:val="bottom"/>
          </w:tcPr>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7"/>
            </w:tblGrid>
            <w:tr w:rsidR="00ED5197" w14:paraId="40676030" w14:textId="77777777" w:rsidTr="00ED5197">
              <w:trPr>
                <w:trHeight w:val="567"/>
              </w:trPr>
              <w:tc>
                <w:tcPr>
                  <w:tcW w:w="7937" w:type="dxa"/>
                  <w:vAlign w:val="bottom"/>
                </w:tcPr>
                <w:p w14:paraId="0AB749A6" w14:textId="77777777" w:rsidR="00ED5197" w:rsidRPr="00F966E2" w:rsidRDefault="00ED5197" w:rsidP="007C6E35">
                  <w:pPr>
                    <w:jc w:val="center"/>
                  </w:pPr>
                  <m:oMathPara>
                    <m:oMath>
                      <m:r>
                        <w:rPr>
                          <w:rFonts w:ascii="Cambria Math" w:hAnsi="Cambria Math"/>
                        </w:rPr>
                        <m:t>LI=</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 xml:space="preserve">-1,5 </m:t>
                      </m:r>
                      <m:sSub>
                        <m:sSubPr>
                          <m:ctrlPr>
                            <w:rPr>
                              <w:rFonts w:ascii="Cambria Math" w:hAnsi="Cambria Math"/>
                              <w:i/>
                            </w:rPr>
                          </m:ctrlPr>
                        </m:sSubPr>
                        <m:e>
                          <m:r>
                            <w:rPr>
                              <w:rFonts w:ascii="Cambria Math" w:hAnsi="Cambria Math"/>
                            </w:rPr>
                            <m:t>d</m:t>
                          </m:r>
                        </m:e>
                        <m:sub>
                          <m:r>
                            <w:rPr>
                              <w:rFonts w:ascii="Cambria Math" w:hAnsi="Cambria Math"/>
                            </w:rPr>
                            <m:t>q</m:t>
                          </m:r>
                        </m:sub>
                      </m:sSub>
                    </m:oMath>
                  </m:oMathPara>
                </w:p>
              </w:tc>
            </w:tr>
          </w:tbl>
          <w:p w14:paraId="7F60C99C" w14:textId="77777777" w:rsidR="00ED5197" w:rsidRDefault="00ED5197" w:rsidP="007C6E35">
            <w:pPr>
              <w:jc w:val="center"/>
            </w:pPr>
          </w:p>
        </w:tc>
        <w:tc>
          <w:tcPr>
            <w:tcW w:w="1036" w:type="dxa"/>
            <w:vAlign w:val="center"/>
          </w:tcPr>
          <w:p w14:paraId="3F235DA2" w14:textId="59AB44E0" w:rsidR="00ED5197" w:rsidRDefault="00ED5197" w:rsidP="007C6E35">
            <w:pPr>
              <w:jc w:val="center"/>
            </w:pPr>
            <w:bookmarkStart w:id="109" w:name="_Ref89726031"/>
            <w:r>
              <w:t>(</w:t>
            </w:r>
            <w:fldSimple w:instr=" STYLEREF 3 \s ">
              <w:r w:rsidR="009636C1">
                <w:rPr>
                  <w:noProof/>
                </w:rPr>
                <w:t>2.5.2</w:t>
              </w:r>
            </w:fldSimple>
            <w:r>
              <w:t>.</w:t>
            </w:r>
            <w:fldSimple w:instr=" SEQ Equation \* ARABIC \s 3 ">
              <w:r w:rsidR="009636C1">
                <w:rPr>
                  <w:noProof/>
                </w:rPr>
                <w:t>3</w:t>
              </w:r>
            </w:fldSimple>
            <w:bookmarkStart w:id="110" w:name="_Ref89800181"/>
            <w:r>
              <w:t>)</w:t>
            </w:r>
            <w:bookmarkEnd w:id="109"/>
            <w:bookmarkEnd w:id="110"/>
          </w:p>
        </w:tc>
      </w:tr>
    </w:tbl>
    <w:p w14:paraId="751AD3C0" w14:textId="47B3104F" w:rsidR="00386ADB" w:rsidRDefault="001E2EE2" w:rsidP="001E2EE2">
      <w:pPr>
        <w:pStyle w:val="Quote"/>
      </w:pPr>
      <w:r w:rsidRPr="001E2EE2">
        <w:t>As</w:t>
      </w:r>
      <w:r>
        <w:t xml:space="preserve"> </w:t>
      </w:r>
      <w:r w:rsidRPr="001E2EE2">
        <w:t>observações</w:t>
      </w:r>
      <w:r>
        <w:t xml:space="preserve"> </w:t>
      </w:r>
      <w:r w:rsidRPr="001E2EE2">
        <w:t>que</w:t>
      </w:r>
      <w:r>
        <w:t xml:space="preserve"> </w:t>
      </w:r>
      <w:r w:rsidRPr="001E2EE2">
        <w:t>estiverem</w:t>
      </w:r>
      <w:r w:rsidR="00155F75">
        <w:t xml:space="preserve"> </w:t>
      </w:r>
      <w:r w:rsidRPr="001E2EE2">
        <w:t xml:space="preserve">acima do limite superior ou abaixo do limite inferior estabelecidos serão chamadas </w:t>
      </w:r>
      <w:r w:rsidRPr="001E2EE2">
        <w:rPr>
          <w:rFonts w:ascii="Times-Italic" w:hAnsi="Times-Italic"/>
          <w:i/>
        </w:rPr>
        <w:t>pontos</w:t>
      </w:r>
      <w:r>
        <w:rPr>
          <w:rFonts w:ascii="Times-Italic" w:hAnsi="Times-Italic"/>
          <w:i/>
        </w:rPr>
        <w:t xml:space="preserve"> </w:t>
      </w:r>
      <w:r w:rsidRPr="001E2EE2">
        <w:rPr>
          <w:rFonts w:ascii="Times-Italic" w:hAnsi="Times-Italic"/>
          <w:i/>
        </w:rPr>
        <w:t xml:space="preserve">exteriores </w:t>
      </w:r>
      <w:r w:rsidRPr="001E2EE2">
        <w:t>e representadas por asteriscos. Essas são observações destoantes das demais</w:t>
      </w:r>
      <w:r>
        <w:t xml:space="preserve"> </w:t>
      </w:r>
      <w:r w:rsidRPr="001E2EE2">
        <w:t>e</w:t>
      </w:r>
      <w:r w:rsidR="00155F75">
        <w:t xml:space="preserve"> </w:t>
      </w:r>
      <w:r w:rsidRPr="001E2EE2">
        <w:t xml:space="preserve">podem ou não ser o que chamamos de </w:t>
      </w:r>
      <w:r w:rsidRPr="001E2EE2">
        <w:rPr>
          <w:rFonts w:ascii="Times-Italic" w:hAnsi="Times-Italic"/>
          <w:i/>
        </w:rPr>
        <w:t xml:space="preserve">outliers </w:t>
      </w:r>
      <w:r w:rsidRPr="001E2EE2">
        <w:t xml:space="preserve">ou </w:t>
      </w:r>
      <w:r w:rsidRPr="00362C13">
        <w:rPr>
          <w:rFonts w:ascii="Times-Italic" w:hAnsi="Times-Italic"/>
          <w:iCs w:val="0"/>
        </w:rPr>
        <w:t>valores atípicos</w:t>
      </w:r>
      <w:r w:rsidR="00155F75">
        <w:t xml:space="preserve"> </w:t>
      </w:r>
      <w:sdt>
        <w:sdtPr>
          <w:id w:val="-2125147622"/>
          <w:citation/>
        </w:sdtPr>
        <w:sdtEndPr/>
        <w:sdtContent>
          <w:r w:rsidR="00155F75">
            <w:fldChar w:fldCharType="begin"/>
          </w:r>
          <w:r w:rsidR="00155F75" w:rsidRPr="005370AE">
            <w:instrText xml:space="preserve"> CITATION Bus10 \l 1031 </w:instrText>
          </w:r>
          <w:r w:rsidR="00155F75">
            <w:fldChar w:fldCharType="separate"/>
          </w:r>
          <w:r w:rsidR="00155F75" w:rsidRPr="005370AE">
            <w:rPr>
              <w:noProof/>
            </w:rPr>
            <w:t>(BUSSAB; MORETTIN, 2010)</w:t>
          </w:r>
          <w:r w:rsidR="00155F75">
            <w:fldChar w:fldCharType="end"/>
          </w:r>
        </w:sdtContent>
      </w:sdt>
      <w:r w:rsidR="00155F75">
        <w:t>.</w:t>
      </w:r>
    </w:p>
    <w:p w14:paraId="180112BF" w14:textId="7F541E3D" w:rsidR="003150B3" w:rsidRPr="00632D8B" w:rsidRDefault="00AC7E11" w:rsidP="00632D8B">
      <w:r>
        <w:t xml:space="preserve">Todas informações </w:t>
      </w:r>
      <w:r w:rsidR="00147C2A">
        <w:t>fora dos limites calculados</w:t>
      </w:r>
      <w:r w:rsidR="004845D8">
        <w:t>,</w:t>
      </w:r>
      <w:r w:rsidR="006F680C">
        <w:t xml:space="preserve"> </w:t>
      </w:r>
      <w:r w:rsidR="004845D8">
        <w:t>são</w:t>
      </w:r>
      <w:r w:rsidR="006F680C">
        <w:t xml:space="preserve"> então</w:t>
      </w:r>
      <w:r w:rsidR="004845D8">
        <w:t>,</w:t>
      </w:r>
      <w:r w:rsidR="006F680C">
        <w:t xml:space="preserve"> </w:t>
      </w:r>
      <w:r w:rsidR="004845D8">
        <w:t xml:space="preserve">descartadas </w:t>
      </w:r>
      <w:r w:rsidR="006144E1">
        <w:t>ao uti</w:t>
      </w:r>
      <w:r w:rsidR="004845D8">
        <w:t>lizar este</w:t>
      </w:r>
      <w:r w:rsidR="006F680C">
        <w:t xml:space="preserve"> filtro.</w:t>
      </w:r>
    </w:p>
    <w:p w14:paraId="4C6DE947" w14:textId="34D28AE4" w:rsidR="004F16C1" w:rsidRPr="00956BB6" w:rsidRDefault="00715EF6" w:rsidP="00956BB6">
      <w:pPr>
        <w:pStyle w:val="Heading3"/>
      </w:pPr>
      <w:bookmarkStart w:id="111" w:name="_Toc89728367"/>
      <w:r>
        <w:t>Significância estatística</w:t>
      </w:r>
      <w:bookmarkEnd w:id="111"/>
      <w:r w:rsidR="00276B8A">
        <w:t xml:space="preserve"> (nível-p)</w:t>
      </w:r>
    </w:p>
    <w:p w14:paraId="2458454C" w14:textId="393590BE" w:rsidR="00BC70D8" w:rsidRDefault="00956BB6" w:rsidP="00956BB6">
      <w:r>
        <w:t xml:space="preserve">Significância estatística é uma </w:t>
      </w:r>
      <w:r w:rsidR="001B3C48">
        <w:t>medida</w:t>
      </w:r>
      <w:r>
        <w:t xml:space="preserve"> para análise de grupo de amostras de uma população. Com ela é possível dar respaldo a hipóteses criadas sobre o que está sendo estudado. Em boa </w:t>
      </w:r>
      <w:r>
        <w:lastRenderedPageBreak/>
        <w:t>parte dos casos, é impraticável e custoso financeiramente estudar todo o conjunto da população.</w:t>
      </w:r>
      <w:r w:rsidR="00E775DA">
        <w:t xml:space="preserve"> Com isso se faz necessário que haja um estudo estatístico</w:t>
      </w:r>
      <w:r w:rsidR="00BB4220">
        <w:t xml:space="preserve"> amostral</w:t>
      </w:r>
      <w:r w:rsidR="00452E14">
        <w:t xml:space="preserve"> </w:t>
      </w:r>
      <w:r w:rsidR="0074494D">
        <w:t>(</w:t>
      </w:r>
      <w:r w:rsidR="00F8180B">
        <w:fldChar w:fldCharType="begin"/>
      </w:r>
      <w:r w:rsidR="00F8180B">
        <w:instrText xml:space="preserve"> REF  _Ref92471181 \* Lower \h </w:instrText>
      </w:r>
      <w:r w:rsidR="00F8180B">
        <w:fldChar w:fldCharType="separate"/>
      </w:r>
      <w:r w:rsidR="009636C1">
        <w:t xml:space="preserve">figura </w:t>
      </w:r>
      <w:r w:rsidR="009636C1">
        <w:rPr>
          <w:noProof/>
        </w:rPr>
        <w:t>6</w:t>
      </w:r>
      <w:r w:rsidR="00F8180B">
        <w:fldChar w:fldCharType="end"/>
      </w:r>
      <w:r w:rsidR="0074494D">
        <w:t>)</w:t>
      </w:r>
      <w:r w:rsidR="00E775DA">
        <w:t>, e o resultado do mesmo precisa ter significância</w:t>
      </w:r>
      <w:r w:rsidR="00452E14">
        <w:t xml:space="preserve"> perante sua população</w:t>
      </w:r>
      <w:r w:rsidR="00E775DA">
        <w:t xml:space="preserve"> </w:t>
      </w:r>
      <w:sdt>
        <w:sdtPr>
          <w:id w:val="-1099093301"/>
          <w:citation/>
        </w:sdtPr>
        <w:sdtEndPr/>
        <w:sdtContent>
          <w:r w:rsidR="0069023D">
            <w:fldChar w:fldCharType="begin"/>
          </w:r>
          <w:r w:rsidR="0069023D" w:rsidRPr="0069023D">
            <w:instrText xml:space="preserve"> CITATION Ste21 \l 1031 </w:instrText>
          </w:r>
          <w:r w:rsidR="0069023D">
            <w:fldChar w:fldCharType="separate"/>
          </w:r>
          <w:r w:rsidR="00607771">
            <w:rPr>
              <w:noProof/>
            </w:rPr>
            <w:t>(GLEN, 2013)</w:t>
          </w:r>
          <w:r w:rsidR="0069023D">
            <w:fldChar w:fldCharType="end"/>
          </w:r>
        </w:sdtContent>
      </w:sdt>
      <w:r w:rsidR="009627D8">
        <w:t>.</w:t>
      </w:r>
    </w:p>
    <w:p w14:paraId="5925FD21" w14:textId="77777777" w:rsidR="00C32768" w:rsidRDefault="00C32768" w:rsidP="00956BB6"/>
    <w:p w14:paraId="1A5B5E09" w14:textId="6B9A6BA2" w:rsidR="0074494D" w:rsidRDefault="0074494D" w:rsidP="00090DB5">
      <w:pPr>
        <w:pStyle w:val="Caption"/>
        <w:keepNext/>
        <w:keepLines/>
        <w:ind w:left="3261"/>
      </w:pPr>
      <w:bookmarkStart w:id="112" w:name="_Ref92471181"/>
      <w:r>
        <w:t xml:space="preserve">Figura </w:t>
      </w:r>
      <w:fldSimple w:instr=" SEQ Figura \* ARABIC ">
        <w:r w:rsidR="009636C1">
          <w:rPr>
            <w:noProof/>
          </w:rPr>
          <w:t>6</w:t>
        </w:r>
      </w:fldSimple>
      <w:bookmarkEnd w:id="112"/>
      <w:r>
        <w:t xml:space="preserve"> – População e </w:t>
      </w:r>
      <w:r w:rsidR="00C16F61">
        <w:t>amostra</w:t>
      </w:r>
    </w:p>
    <w:p w14:paraId="433AECB2" w14:textId="46974C65" w:rsidR="00C16F61" w:rsidRDefault="00C32768" w:rsidP="00F8180B">
      <w:pPr>
        <w:keepNext/>
        <w:keepLines/>
        <w:ind w:left="126"/>
        <w:jc w:val="center"/>
        <w:rPr>
          <w:sz w:val="20"/>
          <w:szCs w:val="16"/>
        </w:rPr>
      </w:pPr>
      <w:r>
        <w:rPr>
          <w:noProof/>
        </w:rPr>
        <w:drawing>
          <wp:inline distT="0" distB="0" distL="0" distR="0" wp14:anchorId="57A0E307" wp14:editId="2905EAB5">
            <wp:extent cx="2499360" cy="2194560"/>
            <wp:effectExtent l="0" t="0" r="0" b="0"/>
            <wp:docPr id="29" name="Chart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6BD13DC" w14:textId="6855EB90" w:rsidR="00C16F61" w:rsidRPr="00B4780D" w:rsidRDefault="00C16F61" w:rsidP="00090DB5">
      <w:pPr>
        <w:keepNext/>
        <w:keepLines/>
        <w:ind w:left="3261"/>
        <w:jc w:val="left"/>
        <w:rPr>
          <w:sz w:val="20"/>
          <w:szCs w:val="16"/>
        </w:rPr>
      </w:pPr>
      <w:r w:rsidRPr="006733C9">
        <w:rPr>
          <w:sz w:val="20"/>
          <w:szCs w:val="16"/>
        </w:rPr>
        <w:t>Fonte: Produção do próprio autor.</w:t>
      </w:r>
    </w:p>
    <w:p w14:paraId="7C844F98" w14:textId="77777777" w:rsidR="00D713E3" w:rsidRDefault="00D713E3" w:rsidP="00D713E3"/>
    <w:p w14:paraId="643F2538" w14:textId="161D8E10" w:rsidR="00C32768" w:rsidRDefault="00D713E3" w:rsidP="001168FD">
      <w:r>
        <w:t>Essa medida estima o grau do quão confiável, ou seja, o quão representativo um resultado é em relação a população. O valor de nível-p é um índice decrescente da confiabilidade do resultado</w:t>
      </w:r>
      <w:r w:rsidR="00DF0705">
        <w:t xml:space="preserve"> e </w:t>
      </w:r>
      <w:r>
        <w:t xml:space="preserve">representa a probabilidade de erro </w:t>
      </w:r>
      <w:r w:rsidRPr="00981AA5">
        <w:t>envolvida em aceitar o resultado como válido</w:t>
      </w:r>
      <w:r w:rsidR="00B12168">
        <w:t xml:space="preserve">. É esperado que o resultado de </w:t>
      </w:r>
      <w:r w:rsidR="00572A98">
        <w:t>comparação entre grupos obtenha valor de nível-p</w:t>
      </w:r>
      <w:r w:rsidR="00047690">
        <w:t xml:space="preserve"> mais</w:t>
      </w:r>
      <w:r w:rsidR="00572A98">
        <w:t xml:space="preserve"> próximo a zero</w:t>
      </w:r>
      <w:r w:rsidR="00047690">
        <w:t>, pois isso significa que há diferença significativa entre os grupos</w:t>
      </w:r>
      <w:r w:rsidR="00863093">
        <w:t xml:space="preserve">, </w:t>
      </w:r>
      <w:r w:rsidR="005661AC">
        <w:t>já que</w:t>
      </w:r>
      <w:r w:rsidR="00863093">
        <w:t xml:space="preserve"> é mais próximo a zero a probabilidade dessa diferença ser gerado ao acaso</w:t>
      </w:r>
      <w:r w:rsidRPr="00981AA5">
        <w:t>. Se um experimento aceita um nível-p de 0,05 (ou 1/20), isto significa que</w:t>
      </w:r>
      <w:r w:rsidR="007018C0" w:rsidRPr="00981AA5">
        <w:t>,</w:t>
      </w:r>
      <w:r w:rsidRPr="00981AA5">
        <w:t xml:space="preserve"> </w:t>
      </w:r>
      <w:r w:rsidR="00A50C9F">
        <w:t>é aceitável a</w:t>
      </w:r>
      <w:r w:rsidR="00685B9D">
        <w:t xml:space="preserve"> probabilidade de</w:t>
      </w:r>
      <w:r w:rsidR="00640923">
        <w:t xml:space="preserve"> </w:t>
      </w:r>
      <w:r w:rsidRPr="00981AA5">
        <w:t>1 em cada 20 realizações do experimento</w:t>
      </w:r>
      <w:r w:rsidR="00A46F65">
        <w:t>,</w:t>
      </w:r>
      <w:r w:rsidRPr="00981AA5">
        <w:t xml:space="preserve"> </w:t>
      </w:r>
      <w:r w:rsidR="00953298">
        <w:t>d</w:t>
      </w:r>
      <w:r w:rsidR="0062673A">
        <w:t xml:space="preserve">a </w:t>
      </w:r>
      <w:r w:rsidR="00AA08EC" w:rsidRPr="00981AA5">
        <w:t>diferença</w:t>
      </w:r>
      <w:r w:rsidR="00AA42FD">
        <w:t xml:space="preserve"> observada</w:t>
      </w:r>
      <w:r w:rsidR="00AA08EC" w:rsidRPr="00981AA5">
        <w:t xml:space="preserve"> entre os grupos</w:t>
      </w:r>
      <w:r w:rsidRPr="00981AA5">
        <w:t xml:space="preserve"> </w:t>
      </w:r>
      <w:r w:rsidR="00685B9D">
        <w:t>ser</w:t>
      </w:r>
      <w:r w:rsidR="0062673A">
        <w:t xml:space="preserve"> </w:t>
      </w:r>
      <w:r w:rsidR="00230741" w:rsidRPr="00981AA5">
        <w:t>gerada</w:t>
      </w:r>
      <w:r w:rsidR="00230741">
        <w:t xml:space="preserve"> ao acaso</w:t>
      </w:r>
      <w:r>
        <w:t xml:space="preserve"> </w:t>
      </w:r>
      <w:sdt>
        <w:sdtPr>
          <w:id w:val="1687714707"/>
          <w:citation/>
        </w:sdtPr>
        <w:sdtEndPr/>
        <w:sdtContent>
          <w:r w:rsidR="00964A09">
            <w:fldChar w:fldCharType="begin"/>
          </w:r>
          <w:r w:rsidR="00964A09" w:rsidRPr="00964A09">
            <w:instrText xml:space="preserve"> CITATION Apr20 \l 1031 </w:instrText>
          </w:r>
          <w:r w:rsidR="00964A09">
            <w:fldChar w:fldCharType="separate"/>
          </w:r>
          <w:r w:rsidR="00964A09" w:rsidRPr="00964A09">
            <w:rPr>
              <w:noProof/>
            </w:rPr>
            <w:t>(APRENDER ESTATÍSTICA FÁCIL, 2020)</w:t>
          </w:r>
          <w:r w:rsidR="00964A09">
            <w:fldChar w:fldCharType="end"/>
          </w:r>
        </w:sdtContent>
      </w:sdt>
      <w:r w:rsidR="00964A09">
        <w:t>.</w:t>
      </w:r>
    </w:p>
    <w:p w14:paraId="7A861076" w14:textId="3955521A" w:rsidR="009967EE" w:rsidRPr="009967EE" w:rsidRDefault="006A13B2" w:rsidP="00D833E0">
      <w:pPr>
        <w:pStyle w:val="Heading3"/>
      </w:pPr>
      <w:r w:rsidRPr="00CF58AE">
        <w:t>Testes de hipótese</w:t>
      </w:r>
    </w:p>
    <w:p w14:paraId="463F1C3E" w14:textId="7AAD199A" w:rsidR="00CF58AE" w:rsidRDefault="00937D4E" w:rsidP="00CF58AE">
      <w:r>
        <w:t xml:space="preserve">A fim de verificar </w:t>
      </w:r>
      <w:r w:rsidR="003C7EAF">
        <w:t xml:space="preserve">igualdade ou desigualdade entre duas ou mais medidas, </w:t>
      </w:r>
      <w:r w:rsidR="000C4268">
        <w:t>ou, entre valores esperados e ocorridos</w:t>
      </w:r>
      <w:r w:rsidR="00225FB9">
        <w:t>,</w:t>
      </w:r>
      <w:r w:rsidR="002A37E8">
        <w:t xml:space="preserve"> são utilizadas técnicas</w:t>
      </w:r>
      <w:r w:rsidR="00225FB9">
        <w:t xml:space="preserve"> ou</w:t>
      </w:r>
      <w:r w:rsidR="00814643">
        <w:t xml:space="preserve"> processos </w:t>
      </w:r>
      <w:r w:rsidR="004D7D3B">
        <w:t>denominada</w:t>
      </w:r>
      <w:r w:rsidR="00814643">
        <w:t xml:space="preserve"> </w:t>
      </w:r>
      <w:r w:rsidR="00225FB9">
        <w:t>testes de hipótese</w:t>
      </w:r>
      <w:r w:rsidR="00E326BB">
        <w:t>s.</w:t>
      </w:r>
      <w:r w:rsidR="00EC71E7">
        <w:t xml:space="preserve"> </w:t>
      </w:r>
      <w:r w:rsidR="00B61157">
        <w:t>Possuem regras objetivas de tomada de decisão</w:t>
      </w:r>
      <w:r w:rsidR="00EB2E28">
        <w:t xml:space="preserve"> com base em dados</w:t>
      </w:r>
      <w:r w:rsidR="002E73A6">
        <w:t xml:space="preserve"> (resultados)</w:t>
      </w:r>
      <w:r w:rsidR="00EB2E28">
        <w:t xml:space="preserve"> amostrais</w:t>
      </w:r>
      <w:r w:rsidR="002E73A6">
        <w:t xml:space="preserve"> (</w:t>
      </w:r>
      <w:r w:rsidR="0057215C">
        <w:t>experimentais)</w:t>
      </w:r>
      <w:r w:rsidR="009B1048">
        <w:t>, no qual o pesquisador pode aceitar ou rejeitar um hipótese estatístic</w:t>
      </w:r>
      <w:r w:rsidR="00D958B8">
        <w:t>a.</w:t>
      </w:r>
      <w:r w:rsidR="0057215C">
        <w:t xml:space="preserve"> É um meio</w:t>
      </w:r>
      <w:r w:rsidR="00464FB5">
        <w:t>,</w:t>
      </w:r>
      <w:r w:rsidR="0057215C">
        <w:t xml:space="preserve"> no qual</w:t>
      </w:r>
      <w:r w:rsidR="00B52D93">
        <w:t xml:space="preserve"> se obtém a</w:t>
      </w:r>
      <w:r w:rsidR="00D958B8">
        <w:t xml:space="preserve"> </w:t>
      </w:r>
      <w:r w:rsidR="00B52D93">
        <w:t>probabilidade que uma diferença maior ou igual da observada seja ocasionada pelo acaso</w:t>
      </w:r>
      <w:r w:rsidR="00E50726">
        <w:t xml:space="preserve">, </w:t>
      </w:r>
      <w:r w:rsidR="00E772D2">
        <w:t>se não há</w:t>
      </w:r>
      <w:r w:rsidR="00E50726">
        <w:t xml:space="preserve"> diferença</w:t>
      </w:r>
      <w:r w:rsidR="00496133">
        <w:t>, ou seja,</w:t>
      </w:r>
      <w:r w:rsidR="007B4E4E">
        <w:t xml:space="preserve"> se a</w:t>
      </w:r>
      <w:r w:rsidR="00496133">
        <w:t xml:space="preserve"> hipótese nula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9F1F2F">
        <w:t>)</w:t>
      </w:r>
      <w:r w:rsidR="007B4E4E">
        <w:t xml:space="preserve"> é</w:t>
      </w:r>
      <w:r w:rsidR="00496133">
        <w:t xml:space="preserve"> verdadeira </w:t>
      </w:r>
      <w:r w:rsidR="009B1048">
        <w:t xml:space="preserve"> </w:t>
      </w:r>
      <w:sdt>
        <w:sdtPr>
          <w:id w:val="-382414165"/>
          <w:citation/>
        </w:sdtPr>
        <w:sdtEndPr/>
        <w:sdtContent>
          <w:r w:rsidR="000C3DAB">
            <w:fldChar w:fldCharType="begin"/>
          </w:r>
          <w:r w:rsidR="000C3DAB" w:rsidRPr="000C3DAB">
            <w:instrText xml:space="preserve"> CITATION Ass20 \l 1031 </w:instrText>
          </w:r>
          <w:r w:rsidR="000C3DAB">
            <w:fldChar w:fldCharType="separate"/>
          </w:r>
          <w:r w:rsidR="000C3DAB" w:rsidRPr="000C3DAB">
            <w:rPr>
              <w:noProof/>
            </w:rPr>
            <w:t>(ASSIS; SOUSA; LINHARES, 2020)</w:t>
          </w:r>
          <w:r w:rsidR="000C3DAB">
            <w:fldChar w:fldCharType="end"/>
          </w:r>
        </w:sdtContent>
      </w:sdt>
      <w:r w:rsidR="00D8343F">
        <w:t>.</w:t>
      </w:r>
    </w:p>
    <w:p w14:paraId="422D13FB" w14:textId="77777777" w:rsidR="004207A2" w:rsidRDefault="004207A2" w:rsidP="00CF58AE"/>
    <w:p w14:paraId="5659A55D" w14:textId="59BBD635" w:rsidR="00100D39" w:rsidRDefault="00CF25A9" w:rsidP="00956BB6">
      <w:r>
        <w:t xml:space="preserve">O objetivo </w:t>
      </w:r>
      <w:r w:rsidR="004C192C">
        <w:t>central de um teste de hipótese</w:t>
      </w:r>
      <w:r w:rsidR="005A514B">
        <w:t xml:space="preserve">, sobre um </w:t>
      </w:r>
      <w:r w:rsidR="00F051C7">
        <w:t>parâmetro ou</w:t>
      </w:r>
      <w:r w:rsidR="00102884">
        <w:t xml:space="preserve"> comparação de parâmetros de populações</w:t>
      </w:r>
      <w:r w:rsidR="00516A39">
        <w:t xml:space="preserve"> é de supor verdadeira a hipótese em questão</w:t>
      </w:r>
      <w:r w:rsidR="00BE3A94">
        <w:t xml:space="preserve">, e verificar se a amostra </w:t>
      </w:r>
      <w:r w:rsidR="00F051C7">
        <w:t>observada condiz</w:t>
      </w:r>
      <w:r w:rsidR="005C54BB">
        <w:t xml:space="preserve"> com a realidade </w:t>
      </w:r>
      <w:r w:rsidR="006846BE">
        <w:t>ou é provável</w:t>
      </w:r>
      <w:r w:rsidR="00F051C7">
        <w:t xml:space="preserve">. Isto é, </w:t>
      </w:r>
      <w:r w:rsidR="009A6367">
        <w:t xml:space="preserve">se reflete o que </w:t>
      </w:r>
      <w:r w:rsidR="005E0F5A">
        <w:t xml:space="preserve">há de </w:t>
      </w:r>
      <w:r w:rsidR="009A6367">
        <w:t xml:space="preserve">mais próximo do </w:t>
      </w:r>
      <w:r w:rsidR="007C3DED">
        <w:t>real estado</w:t>
      </w:r>
      <w:r w:rsidR="005E0F5A">
        <w:t xml:space="preserve"> d</w:t>
      </w:r>
      <w:r w:rsidR="00E0003C">
        <w:t>as condições do experimento no ambiente que é conduzido a pesquisa</w:t>
      </w:r>
      <w:r w:rsidR="0052125D">
        <w:t xml:space="preserve"> </w:t>
      </w:r>
      <w:sdt>
        <w:sdtPr>
          <w:id w:val="-1488242425"/>
          <w:citation/>
        </w:sdtPr>
        <w:sdtEndPr/>
        <w:sdtContent>
          <w:r w:rsidR="0052125D">
            <w:fldChar w:fldCharType="begin"/>
          </w:r>
          <w:r w:rsidR="0052125D" w:rsidRPr="0052125D">
            <w:instrText xml:space="preserve"> CITATION Bus10 \l 1031 </w:instrText>
          </w:r>
          <w:r w:rsidR="0052125D">
            <w:fldChar w:fldCharType="separate"/>
          </w:r>
          <w:r w:rsidR="0052125D" w:rsidRPr="0052125D">
            <w:rPr>
              <w:noProof/>
            </w:rPr>
            <w:t>(BUSSAB; MORETTIN, 2010)</w:t>
          </w:r>
          <w:r w:rsidR="0052125D">
            <w:fldChar w:fldCharType="end"/>
          </w:r>
        </w:sdtContent>
      </w:sdt>
      <w:r w:rsidR="00E0003C">
        <w:t>.</w:t>
      </w:r>
      <w:r w:rsidR="007C3DED">
        <w:t xml:space="preserve"> </w:t>
      </w:r>
    </w:p>
    <w:p w14:paraId="20ACB09F" w14:textId="40A7CEBF" w:rsidR="00D833E0" w:rsidRDefault="00D833E0" w:rsidP="00D833E0">
      <w:pPr>
        <w:pStyle w:val="Heading4"/>
      </w:pPr>
      <w:r>
        <w:t>Testes paramétricos e não</w:t>
      </w:r>
      <w:r w:rsidR="00337A1F">
        <w:t xml:space="preserve"> </w:t>
      </w:r>
      <w:r>
        <w:t>paramétricos</w:t>
      </w:r>
    </w:p>
    <w:p w14:paraId="53522146" w14:textId="7CF6D448" w:rsidR="00FC31CA" w:rsidRDefault="00BA0818" w:rsidP="00F75B34">
      <w:r>
        <w:t xml:space="preserve">Para ser caracterizado como teste não paramétrico, a distribuição da população não </w:t>
      </w:r>
      <w:r w:rsidR="00D63705">
        <w:t>requer</w:t>
      </w:r>
      <w:r w:rsidR="005278FE">
        <w:t xml:space="preserve"> uma</w:t>
      </w:r>
      <w:r w:rsidR="00C213AC">
        <w:t xml:space="preserve"> </w:t>
      </w:r>
      <w:r w:rsidR="000A2834">
        <w:t>cor</w:t>
      </w:r>
      <w:r w:rsidR="00C213AC">
        <w:t xml:space="preserve">relação com </w:t>
      </w:r>
      <w:r w:rsidR="000A2834">
        <w:t xml:space="preserve">quaisquer </w:t>
      </w:r>
      <w:r w:rsidR="00C213AC">
        <w:t>parâmetros</w:t>
      </w:r>
      <w:r w:rsidR="000A2834">
        <w:t>.</w:t>
      </w:r>
      <w:r w:rsidR="00A94829">
        <w:t xml:space="preserve"> É comum testes de hipóteses partir</w:t>
      </w:r>
      <w:r w:rsidR="00842975">
        <w:t>em</w:t>
      </w:r>
      <w:r w:rsidR="00A94829">
        <w:t xml:space="preserve"> de um pressuposto</w:t>
      </w:r>
      <w:r w:rsidR="00E560C8">
        <w:t xml:space="preserve"> paramétrico</w:t>
      </w:r>
      <w:r w:rsidR="00F46C9B">
        <w:t xml:space="preserve">, </w:t>
      </w:r>
      <w:r w:rsidR="00F45B54">
        <w:t xml:space="preserve">como uma distribuição </w:t>
      </w:r>
      <w:r w:rsidR="00D63705">
        <w:t>normal</w:t>
      </w:r>
      <w:r w:rsidR="00FB7004">
        <w:t>,</w:t>
      </w:r>
      <w:r w:rsidR="00D63705">
        <w:t xml:space="preserve"> para</w:t>
      </w:r>
      <w:r w:rsidR="00F46C9B">
        <w:t xml:space="preserve"> representar uma população</w:t>
      </w:r>
      <w:r w:rsidR="00FB7004">
        <w:t xml:space="preserve">. </w:t>
      </w:r>
      <w:r w:rsidR="005C454A">
        <w:t>A</w:t>
      </w:r>
      <w:r w:rsidR="00DF77A0">
        <w:t xml:space="preserve"> </w:t>
      </w:r>
      <w:r w:rsidR="002E6F83">
        <w:t>estatística paramétrica</w:t>
      </w:r>
      <w:r w:rsidR="00EF72E7">
        <w:t xml:space="preserve"> parte do princípio que </w:t>
      </w:r>
      <w:r w:rsidR="00844FB8">
        <w:t>as amostras são coletadas</w:t>
      </w:r>
      <w:r w:rsidR="00A3444A">
        <w:t xml:space="preserve"> a partir de d</w:t>
      </w:r>
      <w:r w:rsidR="00EF72E7">
        <w:t xml:space="preserve">istribuições </w:t>
      </w:r>
      <w:r w:rsidR="005C323E">
        <w:t>caracterizadas por um ou mais parâmetros desconhecidos</w:t>
      </w:r>
      <w:r w:rsidR="003C2C77">
        <w:t xml:space="preserve"> da qual é procurado fazer a inferência.</w:t>
      </w:r>
    </w:p>
    <w:p w14:paraId="0487017C" w14:textId="3497EA14" w:rsidR="00865B29" w:rsidRDefault="00842975" w:rsidP="00F75B34">
      <w:r>
        <w:t>O teste</w:t>
      </w:r>
      <w:r w:rsidR="00AC1E59">
        <w:t xml:space="preserve"> não paramétrico é indicado e</w:t>
      </w:r>
      <w:r w:rsidR="00C36E56">
        <w:t xml:space="preserve">m situações que a suposição de normalidade não </w:t>
      </w:r>
      <w:r w:rsidR="00FC31CA">
        <w:t>é sustentada</w:t>
      </w:r>
      <w:r w:rsidR="008071C1">
        <w:t>,</w:t>
      </w:r>
      <w:r w:rsidR="002D7E1F">
        <w:t xml:space="preserve"> e </w:t>
      </w:r>
      <w:r w:rsidR="008071C1">
        <w:t xml:space="preserve">quando </w:t>
      </w:r>
      <w:r w:rsidR="009A1F8A">
        <w:t>o tamanho da amostra é pequeno.</w:t>
      </w:r>
      <w:r w:rsidR="002D7E1F">
        <w:t xml:space="preserve"> </w:t>
      </w:r>
    </w:p>
    <w:p w14:paraId="4E16D0E3" w14:textId="396934A8" w:rsidR="009F6450" w:rsidRDefault="00F17D17" w:rsidP="009F6450">
      <w:sdt>
        <w:sdtPr>
          <w:id w:val="-64888565"/>
          <w:citation/>
        </w:sdtPr>
        <w:sdtEndPr/>
        <w:sdtContent>
          <w:r w:rsidR="001B4AF4">
            <w:fldChar w:fldCharType="begin"/>
          </w:r>
          <w:r w:rsidR="00CD0150" w:rsidRPr="007811E2">
            <w:instrText xml:space="preserve">CITATION Min22 \l 1031 </w:instrText>
          </w:r>
          <w:r w:rsidR="001B4AF4">
            <w:fldChar w:fldCharType="separate"/>
          </w:r>
          <w:r w:rsidR="00CD0150" w:rsidRPr="00B82D6A">
            <w:rPr>
              <w:noProof/>
            </w:rPr>
            <w:t>(MINITAB, 2019)</w:t>
          </w:r>
          <w:r w:rsidR="001B4AF4">
            <w:fldChar w:fldCharType="end"/>
          </w:r>
        </w:sdtContent>
      </w:sdt>
    </w:p>
    <w:p w14:paraId="537143DE" w14:textId="77777777" w:rsidR="00E32600" w:rsidRDefault="00E32600" w:rsidP="00E32600"/>
    <w:p w14:paraId="526DCCF9" w14:textId="2F35E619" w:rsidR="00F75B34" w:rsidRDefault="009F6450" w:rsidP="00F75B34">
      <w:r>
        <w:t xml:space="preserve">Para cada teste paramétrico existe uma alternativa </w:t>
      </w:r>
      <w:r w:rsidR="00CC0CA5">
        <w:t>de teste</w:t>
      </w:r>
      <w:r w:rsidR="00B82D6A">
        <w:t xml:space="preserve"> não</w:t>
      </w:r>
      <w:r w:rsidR="00CC0CA5">
        <w:t xml:space="preserve"> paramétrico, como mostra o </w:t>
      </w:r>
      <w:r w:rsidR="00F75B34">
        <w:fldChar w:fldCharType="begin"/>
      </w:r>
      <w:r w:rsidR="00F75B34">
        <w:instrText xml:space="preserve"> REF  _Ref109214968 \* Lower \h </w:instrText>
      </w:r>
      <w:r w:rsidR="00F75B34">
        <w:fldChar w:fldCharType="separate"/>
      </w:r>
      <w:r w:rsidR="009636C1">
        <w:t xml:space="preserve">quadro </w:t>
      </w:r>
      <w:r w:rsidR="009636C1">
        <w:rPr>
          <w:noProof/>
        </w:rPr>
        <w:t>1</w:t>
      </w:r>
      <w:r w:rsidR="00F75B34">
        <w:fldChar w:fldCharType="end"/>
      </w:r>
      <w:r w:rsidR="00F75B34">
        <w:t>.</w:t>
      </w:r>
    </w:p>
    <w:p w14:paraId="3F8E4033" w14:textId="77777777" w:rsidR="00E32600" w:rsidRPr="009F6450" w:rsidRDefault="00E32600" w:rsidP="00F75B34"/>
    <w:p w14:paraId="3ABA0269" w14:textId="59E466F3" w:rsidR="00CC0CA5" w:rsidRDefault="00CC0CA5" w:rsidP="00B40369">
      <w:pPr>
        <w:pStyle w:val="Caption"/>
        <w:keepNext/>
        <w:keepLines/>
        <w:ind w:left="700"/>
      </w:pPr>
      <w:bookmarkStart w:id="113" w:name="_Ref109214968"/>
      <w:r>
        <w:lastRenderedPageBreak/>
        <w:t xml:space="preserve">Quadro </w:t>
      </w:r>
      <w:fldSimple w:instr=" SEQ Quadro \* ARABIC ">
        <w:r w:rsidR="009636C1">
          <w:rPr>
            <w:noProof/>
          </w:rPr>
          <w:t>1</w:t>
        </w:r>
      </w:fldSimple>
      <w:bookmarkEnd w:id="113"/>
      <w:r>
        <w:t xml:space="preserve"> – Alternativas </w:t>
      </w:r>
      <w:r w:rsidR="0026615A">
        <w:t>à</w:t>
      </w:r>
      <w:r>
        <w:t xml:space="preserve"> testes paramétricos</w:t>
      </w:r>
    </w:p>
    <w:tbl>
      <w:tblPr>
        <w:tblW w:w="7676" w:type="dxa"/>
        <w:jc w:val="center"/>
        <w:tblCellSpacing w:w="0"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Description w:val=""/>
      </w:tblPr>
      <w:tblGrid>
        <w:gridCol w:w="3831"/>
        <w:gridCol w:w="3845"/>
      </w:tblGrid>
      <w:tr w:rsidR="00B82D6A" w:rsidRPr="006D39AF" w14:paraId="423F9219" w14:textId="285A4E0A" w:rsidTr="00D73BA5">
        <w:trPr>
          <w:trHeight w:val="505"/>
          <w:tblHeader/>
          <w:tblCellSpacing w:w="0" w:type="dxa"/>
          <w:jc w:val="center"/>
        </w:trPr>
        <w:tc>
          <w:tcPr>
            <w:tcW w:w="0" w:type="auto"/>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14:paraId="5952BDC2" w14:textId="02B7522D" w:rsidR="00B82D6A" w:rsidRPr="00B40369" w:rsidRDefault="00B82D6A" w:rsidP="00B82D6A">
            <w:pPr>
              <w:keepNext/>
              <w:keepLines/>
              <w:jc w:val="center"/>
              <w:rPr>
                <w:b/>
                <w:bCs/>
                <w:lang w:val="de-DE" w:eastAsia="de-DE"/>
              </w:rPr>
            </w:pPr>
            <w:r w:rsidRPr="00B40369">
              <w:rPr>
                <w:b/>
                <w:bCs/>
                <w:lang w:val="de-DE" w:eastAsia="de-DE"/>
              </w:rPr>
              <w:t>Teste paramétrico alternativo</w:t>
            </w:r>
          </w:p>
        </w:tc>
        <w:tc>
          <w:tcPr>
            <w:tcW w:w="0" w:type="auto"/>
            <w:tcBorders>
              <w:top w:val="outset" w:sz="6" w:space="0" w:color="auto"/>
              <w:left w:val="outset" w:sz="6" w:space="0" w:color="auto"/>
              <w:bottom w:val="outset" w:sz="6" w:space="0" w:color="auto"/>
              <w:right w:val="outset" w:sz="6" w:space="0" w:color="auto"/>
            </w:tcBorders>
            <w:vAlign w:val="center"/>
          </w:tcPr>
          <w:p w14:paraId="2B70B073" w14:textId="58616929" w:rsidR="00B82D6A" w:rsidRPr="00B40369" w:rsidRDefault="00B82D6A" w:rsidP="00B82D6A">
            <w:pPr>
              <w:keepNext/>
              <w:keepLines/>
              <w:jc w:val="center"/>
              <w:rPr>
                <w:b/>
                <w:bCs/>
                <w:lang w:val="de-DE" w:eastAsia="de-DE"/>
              </w:rPr>
            </w:pPr>
            <w:r w:rsidRPr="00B40369">
              <w:rPr>
                <w:b/>
                <w:bCs/>
                <w:lang w:val="de-DE" w:eastAsia="de-DE"/>
              </w:rPr>
              <w:t>Teste não paramétrico</w:t>
            </w:r>
          </w:p>
        </w:tc>
      </w:tr>
      <w:tr w:rsidR="00B82D6A" w:rsidRPr="006D39AF" w14:paraId="7AF3E69E" w14:textId="3012439A" w:rsidTr="00D73BA5">
        <w:trPr>
          <w:trHeight w:val="505"/>
          <w:tblCellSpacing w:w="0" w:type="dxa"/>
          <w:jc w:val="center"/>
        </w:trPr>
        <w:tc>
          <w:tcPr>
            <w:tcW w:w="0" w:type="auto"/>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14:paraId="2430E91C" w14:textId="3E5D3A73" w:rsidR="00B82D6A" w:rsidRPr="00B40369" w:rsidRDefault="00B82D6A" w:rsidP="00B82D6A">
            <w:pPr>
              <w:keepNext/>
              <w:keepLines/>
              <w:jc w:val="center"/>
              <w:rPr>
                <w:lang w:eastAsia="de-DE"/>
              </w:rPr>
            </w:pPr>
            <w:r w:rsidRPr="00B40369">
              <w:rPr>
                <w:lang w:eastAsia="de-DE"/>
              </w:rPr>
              <w:t>Z com 1 amostra, t com 1 amostra</w:t>
            </w:r>
          </w:p>
        </w:tc>
        <w:tc>
          <w:tcPr>
            <w:tcW w:w="0" w:type="auto"/>
            <w:tcBorders>
              <w:top w:val="outset" w:sz="6" w:space="0" w:color="auto"/>
              <w:left w:val="outset" w:sz="6" w:space="0" w:color="auto"/>
              <w:bottom w:val="outset" w:sz="6" w:space="0" w:color="auto"/>
              <w:right w:val="outset" w:sz="6" w:space="0" w:color="auto"/>
            </w:tcBorders>
            <w:vAlign w:val="center"/>
          </w:tcPr>
          <w:p w14:paraId="47B82F48" w14:textId="2C0C2F33" w:rsidR="00B82D6A" w:rsidRPr="00B40369" w:rsidRDefault="00B82D6A" w:rsidP="00B82D6A">
            <w:pPr>
              <w:keepNext/>
              <w:keepLines/>
              <w:jc w:val="center"/>
              <w:rPr>
                <w:lang w:eastAsia="de-DE"/>
              </w:rPr>
            </w:pPr>
            <w:r w:rsidRPr="00B40369">
              <w:rPr>
                <w:lang w:eastAsia="de-DE"/>
              </w:rPr>
              <w:t>Teste de sinal com 1 amostra</w:t>
            </w:r>
          </w:p>
        </w:tc>
      </w:tr>
      <w:tr w:rsidR="00B82D6A" w:rsidRPr="006D39AF" w14:paraId="4DC37AFD" w14:textId="1DA0B17C" w:rsidTr="00D73BA5">
        <w:trPr>
          <w:trHeight w:val="505"/>
          <w:tblCellSpacing w:w="0" w:type="dxa"/>
          <w:jc w:val="center"/>
        </w:trPr>
        <w:tc>
          <w:tcPr>
            <w:tcW w:w="0" w:type="auto"/>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14:paraId="2567DB2B" w14:textId="102EA65A" w:rsidR="00B82D6A" w:rsidRPr="00B40369" w:rsidRDefault="00B82D6A" w:rsidP="00B82D6A">
            <w:pPr>
              <w:keepNext/>
              <w:keepLines/>
              <w:jc w:val="center"/>
              <w:rPr>
                <w:lang w:eastAsia="de-DE"/>
              </w:rPr>
            </w:pPr>
            <w:r w:rsidRPr="00B40369">
              <w:rPr>
                <w:lang w:eastAsia="de-DE"/>
              </w:rPr>
              <w:t>Z com 1 amostra, t com 1 amostra</w:t>
            </w:r>
          </w:p>
        </w:tc>
        <w:tc>
          <w:tcPr>
            <w:tcW w:w="0" w:type="auto"/>
            <w:tcBorders>
              <w:top w:val="outset" w:sz="6" w:space="0" w:color="auto"/>
              <w:left w:val="outset" w:sz="6" w:space="0" w:color="auto"/>
              <w:bottom w:val="outset" w:sz="6" w:space="0" w:color="auto"/>
              <w:right w:val="outset" w:sz="6" w:space="0" w:color="auto"/>
            </w:tcBorders>
            <w:vAlign w:val="center"/>
          </w:tcPr>
          <w:p w14:paraId="38C5A2A3" w14:textId="6A7B812E" w:rsidR="00B82D6A" w:rsidRPr="00B40369" w:rsidRDefault="00B82D6A" w:rsidP="00B82D6A">
            <w:pPr>
              <w:keepNext/>
              <w:keepLines/>
              <w:jc w:val="center"/>
              <w:rPr>
                <w:lang w:eastAsia="de-DE"/>
              </w:rPr>
            </w:pPr>
            <w:r w:rsidRPr="00B40369">
              <w:rPr>
                <w:lang w:eastAsia="de-DE"/>
              </w:rPr>
              <w:t xml:space="preserve">Teste de </w:t>
            </w:r>
            <w:proofErr w:type="spellStart"/>
            <w:r w:rsidRPr="00B40369">
              <w:rPr>
                <w:lang w:eastAsia="de-DE"/>
              </w:rPr>
              <w:t>Wilcoxon</w:t>
            </w:r>
            <w:proofErr w:type="spellEnd"/>
            <w:r w:rsidRPr="00B40369">
              <w:rPr>
                <w:lang w:eastAsia="de-DE"/>
              </w:rPr>
              <w:t xml:space="preserve"> para 1 amostra</w:t>
            </w:r>
          </w:p>
        </w:tc>
      </w:tr>
      <w:tr w:rsidR="00B82D6A" w:rsidRPr="006D39AF" w14:paraId="1DA2531A" w14:textId="1576AAB4" w:rsidTr="00D73BA5">
        <w:trPr>
          <w:trHeight w:val="506"/>
          <w:tblCellSpacing w:w="0" w:type="dxa"/>
          <w:jc w:val="center"/>
        </w:trPr>
        <w:tc>
          <w:tcPr>
            <w:tcW w:w="0" w:type="auto"/>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14:paraId="02B5A027" w14:textId="430DB899" w:rsidR="00B82D6A" w:rsidRPr="006D39AF" w:rsidRDefault="00B82D6A" w:rsidP="00B82D6A">
            <w:pPr>
              <w:keepNext/>
              <w:keepLines/>
              <w:jc w:val="center"/>
              <w:rPr>
                <w:lang w:val="de-DE" w:eastAsia="de-DE"/>
              </w:rPr>
            </w:pPr>
            <w:r w:rsidRPr="006D39AF">
              <w:rPr>
                <w:lang w:val="de-DE" w:eastAsia="de-DE"/>
              </w:rPr>
              <w:t>Teste t para 2 amostras</w:t>
            </w:r>
          </w:p>
        </w:tc>
        <w:tc>
          <w:tcPr>
            <w:tcW w:w="0" w:type="auto"/>
            <w:tcBorders>
              <w:top w:val="outset" w:sz="6" w:space="0" w:color="auto"/>
              <w:left w:val="outset" w:sz="6" w:space="0" w:color="auto"/>
              <w:bottom w:val="outset" w:sz="6" w:space="0" w:color="auto"/>
              <w:right w:val="outset" w:sz="6" w:space="0" w:color="auto"/>
            </w:tcBorders>
            <w:vAlign w:val="center"/>
          </w:tcPr>
          <w:p w14:paraId="047F84AD" w14:textId="1F17B0C2" w:rsidR="00B82D6A" w:rsidRPr="006D39AF" w:rsidRDefault="00B82D6A" w:rsidP="00B82D6A">
            <w:pPr>
              <w:keepNext/>
              <w:keepLines/>
              <w:jc w:val="center"/>
              <w:rPr>
                <w:lang w:val="de-DE" w:eastAsia="de-DE"/>
              </w:rPr>
            </w:pPr>
            <w:r w:rsidRPr="006D39AF">
              <w:rPr>
                <w:lang w:val="de-DE" w:eastAsia="de-DE"/>
              </w:rPr>
              <w:t>Teste de Mann-Whitney</w:t>
            </w:r>
          </w:p>
        </w:tc>
      </w:tr>
      <w:tr w:rsidR="00B82D6A" w:rsidRPr="006D39AF" w14:paraId="6A940F5A" w14:textId="040100F2" w:rsidTr="00D73BA5">
        <w:trPr>
          <w:trHeight w:val="505"/>
          <w:tblCellSpacing w:w="0" w:type="dxa"/>
          <w:jc w:val="center"/>
        </w:trPr>
        <w:tc>
          <w:tcPr>
            <w:tcW w:w="0" w:type="auto"/>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14:paraId="6C1A6595" w14:textId="52B380F2" w:rsidR="00B82D6A" w:rsidRPr="006D39AF" w:rsidRDefault="00B82D6A" w:rsidP="00B82D6A">
            <w:pPr>
              <w:keepNext/>
              <w:keepLines/>
              <w:jc w:val="center"/>
              <w:rPr>
                <w:lang w:val="de-DE" w:eastAsia="de-DE"/>
              </w:rPr>
            </w:pPr>
            <w:r w:rsidRPr="006D39AF">
              <w:rPr>
                <w:lang w:val="de-DE" w:eastAsia="de-DE"/>
              </w:rPr>
              <w:t>ANOVA com um fator</w:t>
            </w:r>
          </w:p>
        </w:tc>
        <w:tc>
          <w:tcPr>
            <w:tcW w:w="0" w:type="auto"/>
            <w:tcBorders>
              <w:top w:val="outset" w:sz="6" w:space="0" w:color="auto"/>
              <w:left w:val="outset" w:sz="6" w:space="0" w:color="auto"/>
              <w:bottom w:val="outset" w:sz="6" w:space="0" w:color="auto"/>
              <w:right w:val="outset" w:sz="6" w:space="0" w:color="auto"/>
            </w:tcBorders>
            <w:vAlign w:val="center"/>
          </w:tcPr>
          <w:p w14:paraId="358DF452" w14:textId="6AE4BD4B" w:rsidR="00B82D6A" w:rsidRPr="006D39AF" w:rsidRDefault="00B82D6A" w:rsidP="00B82D6A">
            <w:pPr>
              <w:keepNext/>
              <w:keepLines/>
              <w:jc w:val="center"/>
              <w:rPr>
                <w:lang w:val="de-DE" w:eastAsia="de-DE"/>
              </w:rPr>
            </w:pPr>
            <w:r w:rsidRPr="006D39AF">
              <w:rPr>
                <w:lang w:val="de-DE" w:eastAsia="de-DE"/>
              </w:rPr>
              <w:t>Teste de Kruskal-Wallis</w:t>
            </w:r>
          </w:p>
        </w:tc>
      </w:tr>
      <w:tr w:rsidR="00B82D6A" w:rsidRPr="00B82D6A" w14:paraId="08E569AE" w14:textId="5B6C583D" w:rsidTr="00D73BA5">
        <w:trPr>
          <w:trHeight w:val="505"/>
          <w:tblCellSpacing w:w="0" w:type="dxa"/>
          <w:jc w:val="center"/>
        </w:trPr>
        <w:tc>
          <w:tcPr>
            <w:tcW w:w="0" w:type="auto"/>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14:paraId="72CF1EBF" w14:textId="4646DAE1" w:rsidR="00B82D6A" w:rsidRPr="006D39AF" w:rsidRDefault="00B82D6A" w:rsidP="00B82D6A">
            <w:pPr>
              <w:keepNext/>
              <w:keepLines/>
              <w:jc w:val="center"/>
              <w:rPr>
                <w:lang w:val="de-DE" w:eastAsia="de-DE"/>
              </w:rPr>
            </w:pPr>
            <w:r w:rsidRPr="006D39AF">
              <w:rPr>
                <w:lang w:val="de-DE" w:eastAsia="de-DE"/>
              </w:rPr>
              <w:t>ANOVA com um fator</w:t>
            </w:r>
          </w:p>
        </w:tc>
        <w:tc>
          <w:tcPr>
            <w:tcW w:w="0" w:type="auto"/>
            <w:tcBorders>
              <w:top w:val="outset" w:sz="6" w:space="0" w:color="auto"/>
              <w:left w:val="outset" w:sz="6" w:space="0" w:color="auto"/>
              <w:bottom w:val="outset" w:sz="6" w:space="0" w:color="auto"/>
              <w:right w:val="outset" w:sz="6" w:space="0" w:color="auto"/>
            </w:tcBorders>
            <w:vAlign w:val="center"/>
          </w:tcPr>
          <w:p w14:paraId="66820535" w14:textId="643ED6A3" w:rsidR="00B82D6A" w:rsidRPr="00B82D6A" w:rsidRDefault="00B82D6A" w:rsidP="00B82D6A">
            <w:pPr>
              <w:keepNext/>
              <w:keepLines/>
              <w:jc w:val="center"/>
              <w:rPr>
                <w:lang w:eastAsia="de-DE"/>
              </w:rPr>
            </w:pPr>
            <w:r w:rsidRPr="00B40369">
              <w:rPr>
                <w:lang w:eastAsia="de-DE"/>
              </w:rPr>
              <w:t xml:space="preserve">Teste de mediana de </w:t>
            </w:r>
            <w:proofErr w:type="spellStart"/>
            <w:r w:rsidRPr="00B40369">
              <w:rPr>
                <w:lang w:eastAsia="de-DE"/>
              </w:rPr>
              <w:t>Mood</w:t>
            </w:r>
            <w:proofErr w:type="spellEnd"/>
          </w:p>
        </w:tc>
      </w:tr>
      <w:tr w:rsidR="00B82D6A" w:rsidRPr="006D39AF" w14:paraId="0836B51D" w14:textId="3E6AA2C3" w:rsidTr="00D73BA5">
        <w:trPr>
          <w:trHeight w:val="506"/>
          <w:tblCellSpacing w:w="0" w:type="dxa"/>
          <w:jc w:val="center"/>
        </w:trPr>
        <w:tc>
          <w:tcPr>
            <w:tcW w:w="0" w:type="auto"/>
            <w:tcBorders>
              <w:top w:val="outset" w:sz="6" w:space="0" w:color="auto"/>
              <w:left w:val="outset" w:sz="6" w:space="0" w:color="auto"/>
              <w:bottom w:val="outset" w:sz="6" w:space="0" w:color="auto"/>
              <w:right w:val="outset" w:sz="6" w:space="0" w:color="auto"/>
            </w:tcBorders>
            <w:tcMar>
              <w:top w:w="45" w:type="dxa"/>
              <w:left w:w="45" w:type="dxa"/>
              <w:bottom w:w="45" w:type="dxa"/>
              <w:right w:w="45" w:type="dxa"/>
            </w:tcMar>
            <w:vAlign w:val="center"/>
            <w:hideMark/>
          </w:tcPr>
          <w:p w14:paraId="40ACD4AB" w14:textId="299F3C04" w:rsidR="00B82D6A" w:rsidRPr="006D39AF" w:rsidRDefault="00B82D6A" w:rsidP="00B82D6A">
            <w:pPr>
              <w:keepNext/>
              <w:keepLines/>
              <w:jc w:val="center"/>
              <w:rPr>
                <w:lang w:val="de-DE" w:eastAsia="de-DE"/>
              </w:rPr>
            </w:pPr>
            <w:r w:rsidRPr="006D39AF">
              <w:rPr>
                <w:lang w:val="de-DE" w:eastAsia="de-DE"/>
              </w:rPr>
              <w:t>ANOVA com dois fatores</w:t>
            </w:r>
          </w:p>
        </w:tc>
        <w:tc>
          <w:tcPr>
            <w:tcW w:w="0" w:type="auto"/>
            <w:tcBorders>
              <w:top w:val="outset" w:sz="6" w:space="0" w:color="auto"/>
              <w:left w:val="outset" w:sz="6" w:space="0" w:color="auto"/>
              <w:bottom w:val="outset" w:sz="6" w:space="0" w:color="auto"/>
              <w:right w:val="outset" w:sz="6" w:space="0" w:color="auto"/>
            </w:tcBorders>
            <w:vAlign w:val="center"/>
          </w:tcPr>
          <w:p w14:paraId="1BF2EC9B" w14:textId="59BD16BC" w:rsidR="00B82D6A" w:rsidRPr="006D39AF" w:rsidRDefault="00B82D6A" w:rsidP="00B82D6A">
            <w:pPr>
              <w:keepNext/>
              <w:keepLines/>
              <w:jc w:val="center"/>
              <w:rPr>
                <w:lang w:val="de-DE" w:eastAsia="de-DE"/>
              </w:rPr>
            </w:pPr>
            <w:r w:rsidRPr="006D39AF">
              <w:rPr>
                <w:lang w:val="de-DE" w:eastAsia="de-DE"/>
              </w:rPr>
              <w:t>Teste de Friedman</w:t>
            </w:r>
          </w:p>
        </w:tc>
      </w:tr>
    </w:tbl>
    <w:p w14:paraId="5F9D95AA" w14:textId="3F56267B" w:rsidR="00D833E0" w:rsidRPr="00D833E0" w:rsidRDefault="00B40369" w:rsidP="006F4D26">
      <w:pPr>
        <w:keepNext/>
        <w:keepLines/>
        <w:ind w:left="700"/>
        <w:jc w:val="left"/>
      </w:pPr>
      <w:r w:rsidRPr="006733C9">
        <w:rPr>
          <w:sz w:val="20"/>
          <w:szCs w:val="16"/>
        </w:rPr>
        <w:t xml:space="preserve">Fonte: </w:t>
      </w:r>
      <w:r w:rsidR="006F4D26" w:rsidRPr="006F4D26">
        <w:rPr>
          <w:noProof/>
          <w:sz w:val="20"/>
          <w:szCs w:val="16"/>
          <w:lang w:val="de-DE"/>
        </w:rPr>
        <w:t>MINITAB</w:t>
      </w:r>
      <w:r w:rsidR="006F4D26">
        <w:rPr>
          <w:noProof/>
          <w:sz w:val="20"/>
          <w:szCs w:val="16"/>
          <w:lang w:val="de-DE"/>
        </w:rPr>
        <w:t xml:space="preserve"> (</w:t>
      </w:r>
      <w:r w:rsidR="006F4D26" w:rsidRPr="006F4D26">
        <w:rPr>
          <w:noProof/>
          <w:sz w:val="20"/>
          <w:szCs w:val="16"/>
          <w:lang w:val="de-DE"/>
        </w:rPr>
        <w:t>20</w:t>
      </w:r>
      <w:r w:rsidR="00D47C93">
        <w:rPr>
          <w:noProof/>
          <w:sz w:val="20"/>
          <w:szCs w:val="16"/>
          <w:lang w:val="de-DE"/>
        </w:rPr>
        <w:t>19</w:t>
      </w:r>
      <w:r w:rsidR="006F4D26" w:rsidRPr="006F4D26">
        <w:rPr>
          <w:noProof/>
          <w:sz w:val="20"/>
          <w:szCs w:val="16"/>
          <w:lang w:val="de-DE"/>
        </w:rPr>
        <w:t>)</w:t>
      </w:r>
    </w:p>
    <w:p w14:paraId="7C4DA260" w14:textId="77777777" w:rsidR="00BA1FB0" w:rsidRDefault="00715EF6" w:rsidP="006A13B2">
      <w:pPr>
        <w:pStyle w:val="Heading4"/>
        <w:rPr>
          <w:lang w:val="de-DE"/>
        </w:rPr>
      </w:pPr>
      <w:bookmarkStart w:id="114" w:name="_Toc89728369"/>
      <w:r w:rsidRPr="00567F01">
        <w:rPr>
          <w:lang w:val="de-DE"/>
        </w:rPr>
        <w:t>Teste de Student (teste</w:t>
      </w:r>
      <w:r w:rsidR="00C43D2E">
        <w:rPr>
          <w:lang w:val="de-DE"/>
        </w:rPr>
        <w:t>-</w:t>
      </w:r>
      <w:r w:rsidRPr="00567F01">
        <w:rPr>
          <w:lang w:val="de-DE"/>
        </w:rPr>
        <w:t>t)</w:t>
      </w:r>
      <w:bookmarkEnd w:id="114"/>
      <w:r w:rsidR="00E32600" w:rsidRPr="00567F01">
        <w:rPr>
          <w:lang w:val="de-DE"/>
        </w:rPr>
        <w:t xml:space="preserve"> </w:t>
      </w:r>
    </w:p>
    <w:p w14:paraId="09C7E68D" w14:textId="0814DFF2" w:rsidR="002504F0" w:rsidRDefault="005D7DD0" w:rsidP="00B72478">
      <w:pPr>
        <w:pStyle w:val="Caption"/>
        <w:keepNext/>
        <w:keepLines/>
        <w:rPr>
          <w:sz w:val="24"/>
          <w:szCs w:val="24"/>
        </w:rPr>
      </w:pPr>
      <w:r>
        <w:rPr>
          <w:sz w:val="24"/>
          <w:szCs w:val="24"/>
        </w:rPr>
        <w:t xml:space="preserve">O teste t </w:t>
      </w:r>
      <w:r w:rsidR="00056E9D">
        <w:rPr>
          <w:sz w:val="24"/>
          <w:szCs w:val="24"/>
        </w:rPr>
        <w:t xml:space="preserve">é </w:t>
      </w:r>
      <w:r w:rsidR="008B1954">
        <w:rPr>
          <w:sz w:val="24"/>
          <w:szCs w:val="24"/>
        </w:rPr>
        <w:t>utilizado para testar hipóteses sobre diferença</w:t>
      </w:r>
      <w:r w:rsidR="0092366E">
        <w:rPr>
          <w:sz w:val="24"/>
          <w:szCs w:val="24"/>
        </w:rPr>
        <w:t xml:space="preserve"> entre</w:t>
      </w:r>
      <w:r w:rsidR="00942B47">
        <w:rPr>
          <w:sz w:val="24"/>
          <w:szCs w:val="24"/>
        </w:rPr>
        <w:t xml:space="preserve"> média</w:t>
      </w:r>
      <w:r w:rsidR="0092366E">
        <w:rPr>
          <w:sz w:val="24"/>
          <w:szCs w:val="24"/>
        </w:rPr>
        <w:t>s</w:t>
      </w:r>
      <w:r w:rsidR="00942B47">
        <w:rPr>
          <w:sz w:val="24"/>
          <w:szCs w:val="24"/>
        </w:rPr>
        <w:t xml:space="preserve"> de um</w:t>
      </w:r>
      <w:r w:rsidR="00650120">
        <w:rPr>
          <w:sz w:val="24"/>
          <w:szCs w:val="24"/>
        </w:rPr>
        <w:t>a</w:t>
      </w:r>
      <w:r w:rsidR="00942B47">
        <w:rPr>
          <w:sz w:val="24"/>
          <w:szCs w:val="24"/>
        </w:rPr>
        <w:t xml:space="preserve"> </w:t>
      </w:r>
      <w:r w:rsidR="0092366E">
        <w:rPr>
          <w:sz w:val="24"/>
          <w:szCs w:val="24"/>
        </w:rPr>
        <w:t xml:space="preserve">até </w:t>
      </w:r>
      <w:r w:rsidR="00942B47">
        <w:rPr>
          <w:sz w:val="24"/>
          <w:szCs w:val="24"/>
        </w:rPr>
        <w:t>duas populações</w:t>
      </w:r>
      <w:r w:rsidR="00C5300C">
        <w:rPr>
          <w:sz w:val="24"/>
          <w:szCs w:val="24"/>
        </w:rPr>
        <w:t xml:space="preserve">, </w:t>
      </w:r>
      <w:r w:rsidR="00624D1B">
        <w:rPr>
          <w:sz w:val="24"/>
          <w:szCs w:val="24"/>
        </w:rPr>
        <w:t>pressupondo uma distribuição normal.</w:t>
      </w:r>
    </w:p>
    <w:p w14:paraId="658C7DDB" w14:textId="77777777" w:rsidR="0092366E" w:rsidRDefault="0092366E" w:rsidP="0092366E"/>
    <w:p w14:paraId="7C49F515" w14:textId="6415AD43" w:rsidR="0092366E" w:rsidRPr="0092366E" w:rsidRDefault="00F17DAD" w:rsidP="0092366E">
      <w:r>
        <w:t xml:space="preserve">Sua robustez </w:t>
      </w:r>
      <w:r w:rsidR="00D13E16">
        <w:t xml:space="preserve">é uma propriedade </w:t>
      </w:r>
      <w:r w:rsidR="002A65DC">
        <w:t xml:space="preserve">que torna o teste t um dos procedimentos mais úteis quando </w:t>
      </w:r>
      <w:r w:rsidR="00F25840">
        <w:t>é necessário realizar uma inferência sobre a média de uma população</w:t>
      </w:r>
      <w:r w:rsidR="001055B1">
        <w:t xml:space="preserve">. Em amostras grandes </w:t>
      </w:r>
      <w:r w:rsidR="00C35D30">
        <w:t xml:space="preserve">o teste t é valido mesmo quando </w:t>
      </w:r>
      <w:r w:rsidR="001A066F">
        <w:t>ocorrem pressupostos de violação da normalidade.</w:t>
      </w:r>
    </w:p>
    <w:p w14:paraId="58B6BE2E" w14:textId="1B6B1BCD" w:rsidR="002504F0" w:rsidRDefault="00F17D17" w:rsidP="00B72478">
      <w:pPr>
        <w:pStyle w:val="Caption"/>
        <w:keepNext/>
        <w:keepLines/>
      </w:pPr>
      <w:sdt>
        <w:sdtPr>
          <w:id w:val="-732619472"/>
          <w:citation/>
        </w:sdtPr>
        <w:sdtEndPr/>
        <w:sdtContent>
          <w:r w:rsidR="00EE5070" w:rsidRPr="00BB4C5D">
            <w:rPr>
              <w:sz w:val="24"/>
              <w:szCs w:val="24"/>
            </w:rPr>
            <w:fldChar w:fldCharType="begin"/>
          </w:r>
          <w:r w:rsidR="00EE5070" w:rsidRPr="00EA48AF">
            <w:rPr>
              <w:sz w:val="24"/>
              <w:szCs w:val="24"/>
            </w:rPr>
            <w:instrText xml:space="preserve"> CITATION Min18 \l 1031 </w:instrText>
          </w:r>
          <w:r w:rsidR="00EE5070" w:rsidRPr="00BB4C5D">
            <w:rPr>
              <w:sz w:val="24"/>
              <w:szCs w:val="24"/>
            </w:rPr>
            <w:fldChar w:fldCharType="separate"/>
          </w:r>
          <w:r w:rsidR="00EE5070" w:rsidRPr="00EA48AF">
            <w:rPr>
              <w:noProof/>
              <w:sz w:val="24"/>
              <w:szCs w:val="24"/>
            </w:rPr>
            <w:t>(MINITAB, 2018)</w:t>
          </w:r>
          <w:r w:rsidR="00EE5070" w:rsidRPr="00BB4C5D">
            <w:rPr>
              <w:sz w:val="24"/>
              <w:szCs w:val="24"/>
            </w:rPr>
            <w:fldChar w:fldCharType="end"/>
          </w:r>
        </w:sdtContent>
      </w:sdt>
    </w:p>
    <w:p w14:paraId="6E06D98E" w14:textId="77777777" w:rsidR="008F45C1" w:rsidRPr="008F45C1" w:rsidRDefault="008F45C1" w:rsidP="008F45C1"/>
    <w:p w14:paraId="522EF2D4" w14:textId="153DE22D" w:rsidR="00B72478" w:rsidRDefault="00B72478" w:rsidP="008F45C1">
      <w:pPr>
        <w:pStyle w:val="Caption"/>
        <w:keepNext/>
        <w:keepLines/>
        <w:ind w:left="-196"/>
      </w:pPr>
      <w:r>
        <w:lastRenderedPageBreak/>
        <w:t xml:space="preserve">Quadro </w:t>
      </w:r>
      <w:fldSimple w:instr=" SEQ Quadro \* ARABIC ">
        <w:r w:rsidR="009636C1">
          <w:rPr>
            <w:noProof/>
          </w:rPr>
          <w:t>2</w:t>
        </w:r>
      </w:fldSimple>
      <w:r>
        <w:t xml:space="preserve"> - Tipos de testes t</w:t>
      </w:r>
    </w:p>
    <w:tbl>
      <w:tblPr>
        <w:tblW w:w="94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8" w:type="dxa"/>
          <w:left w:w="48" w:type="dxa"/>
          <w:bottom w:w="48" w:type="dxa"/>
          <w:right w:w="48" w:type="dxa"/>
        </w:tblCellMar>
        <w:tblLook w:val="04A0" w:firstRow="1" w:lastRow="0" w:firstColumn="1" w:lastColumn="0" w:noHBand="0" w:noVBand="1"/>
        <w:tblDescription w:val=""/>
      </w:tblPr>
      <w:tblGrid>
        <w:gridCol w:w="1696"/>
        <w:gridCol w:w="3828"/>
        <w:gridCol w:w="3914"/>
      </w:tblGrid>
      <w:tr w:rsidR="002504F0" w:rsidRPr="00335371" w14:paraId="44E79294" w14:textId="77777777" w:rsidTr="002504F0">
        <w:trPr>
          <w:trHeight w:val="754"/>
          <w:tblHeader/>
          <w:jc w:val="center"/>
        </w:trPr>
        <w:tc>
          <w:tcPr>
            <w:tcW w:w="1696" w:type="dxa"/>
            <w:shd w:val="clear" w:color="auto" w:fill="auto"/>
            <w:tcMar>
              <w:top w:w="120" w:type="dxa"/>
              <w:left w:w="240" w:type="dxa"/>
              <w:bottom w:w="120" w:type="dxa"/>
              <w:right w:w="240" w:type="dxa"/>
            </w:tcMar>
            <w:vAlign w:val="center"/>
            <w:hideMark/>
          </w:tcPr>
          <w:p w14:paraId="245BDA38" w14:textId="77777777" w:rsidR="00335371" w:rsidRPr="00335371" w:rsidRDefault="00335371" w:rsidP="008F45C1">
            <w:pPr>
              <w:keepNext/>
              <w:keepLines/>
              <w:spacing w:line="315" w:lineRule="atLeast"/>
              <w:jc w:val="center"/>
              <w:rPr>
                <w:b/>
                <w:bCs/>
                <w:color w:val="333333"/>
                <w:szCs w:val="24"/>
                <w:lang w:val="de-DE" w:eastAsia="de-DE"/>
              </w:rPr>
            </w:pPr>
            <w:r w:rsidRPr="00335371">
              <w:rPr>
                <w:b/>
                <w:bCs/>
                <w:color w:val="333333"/>
                <w:szCs w:val="24"/>
                <w:lang w:val="de-DE" w:eastAsia="de-DE"/>
              </w:rPr>
              <w:t>Teste</w:t>
            </w:r>
          </w:p>
        </w:tc>
        <w:tc>
          <w:tcPr>
            <w:tcW w:w="3828" w:type="dxa"/>
            <w:shd w:val="clear" w:color="auto" w:fill="auto"/>
            <w:tcMar>
              <w:top w:w="120" w:type="dxa"/>
              <w:left w:w="240" w:type="dxa"/>
              <w:bottom w:w="120" w:type="dxa"/>
              <w:right w:w="240" w:type="dxa"/>
            </w:tcMar>
            <w:vAlign w:val="center"/>
            <w:hideMark/>
          </w:tcPr>
          <w:p w14:paraId="72CF5FEC" w14:textId="77777777" w:rsidR="00335371" w:rsidRPr="00335371" w:rsidRDefault="00335371" w:rsidP="008F45C1">
            <w:pPr>
              <w:keepNext/>
              <w:keepLines/>
              <w:spacing w:line="315" w:lineRule="atLeast"/>
              <w:jc w:val="center"/>
              <w:rPr>
                <w:b/>
                <w:bCs/>
                <w:color w:val="333333"/>
                <w:szCs w:val="24"/>
                <w:lang w:val="de-DE" w:eastAsia="de-DE"/>
              </w:rPr>
            </w:pPr>
            <w:r w:rsidRPr="00335371">
              <w:rPr>
                <w:b/>
                <w:bCs/>
                <w:color w:val="333333"/>
                <w:szCs w:val="24"/>
                <w:lang w:val="de-DE" w:eastAsia="de-DE"/>
              </w:rPr>
              <w:t>Propósito</w:t>
            </w:r>
          </w:p>
        </w:tc>
        <w:tc>
          <w:tcPr>
            <w:tcW w:w="3914" w:type="dxa"/>
            <w:shd w:val="clear" w:color="auto" w:fill="auto"/>
            <w:tcMar>
              <w:top w:w="120" w:type="dxa"/>
              <w:left w:w="240" w:type="dxa"/>
              <w:bottom w:w="120" w:type="dxa"/>
              <w:right w:w="240" w:type="dxa"/>
            </w:tcMar>
            <w:vAlign w:val="center"/>
            <w:hideMark/>
          </w:tcPr>
          <w:p w14:paraId="189FC8D0" w14:textId="77777777" w:rsidR="00335371" w:rsidRPr="00335371" w:rsidRDefault="00335371" w:rsidP="008F45C1">
            <w:pPr>
              <w:keepNext/>
              <w:keepLines/>
              <w:spacing w:line="315" w:lineRule="atLeast"/>
              <w:jc w:val="center"/>
              <w:rPr>
                <w:b/>
                <w:bCs/>
                <w:color w:val="333333"/>
                <w:szCs w:val="24"/>
                <w:lang w:val="de-DE" w:eastAsia="de-DE"/>
              </w:rPr>
            </w:pPr>
            <w:r w:rsidRPr="00335371">
              <w:rPr>
                <w:b/>
                <w:bCs/>
                <w:color w:val="333333"/>
                <w:szCs w:val="24"/>
                <w:lang w:val="de-DE" w:eastAsia="de-DE"/>
              </w:rPr>
              <w:t>Exemplo</w:t>
            </w:r>
          </w:p>
        </w:tc>
      </w:tr>
      <w:tr w:rsidR="00091811" w:rsidRPr="00335371" w14:paraId="5BB039B0" w14:textId="77777777" w:rsidTr="002504F0">
        <w:trPr>
          <w:trHeight w:val="754"/>
          <w:jc w:val="center"/>
        </w:trPr>
        <w:tc>
          <w:tcPr>
            <w:tcW w:w="1696" w:type="dxa"/>
            <w:shd w:val="clear" w:color="auto" w:fill="auto"/>
            <w:tcMar>
              <w:top w:w="120" w:type="dxa"/>
              <w:left w:w="240" w:type="dxa"/>
              <w:bottom w:w="120" w:type="dxa"/>
              <w:right w:w="240" w:type="dxa"/>
            </w:tcMar>
            <w:vAlign w:val="center"/>
            <w:hideMark/>
          </w:tcPr>
          <w:p w14:paraId="02EF0864" w14:textId="77777777" w:rsidR="00335371" w:rsidRPr="00335371" w:rsidRDefault="00335371" w:rsidP="008F45C1">
            <w:pPr>
              <w:keepNext/>
              <w:keepLines/>
              <w:spacing w:line="338" w:lineRule="atLeast"/>
              <w:jc w:val="center"/>
              <w:rPr>
                <w:color w:val="333333"/>
                <w:szCs w:val="24"/>
                <w:lang w:val="de-DE" w:eastAsia="de-DE"/>
              </w:rPr>
            </w:pPr>
            <w:r w:rsidRPr="00335371">
              <w:rPr>
                <w:color w:val="333333"/>
                <w:szCs w:val="24"/>
                <w:lang w:val="de-DE" w:eastAsia="de-DE"/>
              </w:rPr>
              <w:t>Teste t para 1 amostra</w:t>
            </w:r>
          </w:p>
        </w:tc>
        <w:tc>
          <w:tcPr>
            <w:tcW w:w="3828" w:type="dxa"/>
            <w:shd w:val="clear" w:color="auto" w:fill="auto"/>
            <w:tcMar>
              <w:top w:w="120" w:type="dxa"/>
              <w:left w:w="240" w:type="dxa"/>
              <w:bottom w:w="120" w:type="dxa"/>
              <w:right w:w="240" w:type="dxa"/>
            </w:tcMar>
            <w:vAlign w:val="center"/>
            <w:hideMark/>
          </w:tcPr>
          <w:p w14:paraId="2721A8E4" w14:textId="77777777" w:rsidR="00335371" w:rsidRPr="00335371" w:rsidRDefault="00335371" w:rsidP="008F45C1">
            <w:pPr>
              <w:keepNext/>
              <w:keepLines/>
              <w:spacing w:line="338" w:lineRule="atLeast"/>
              <w:jc w:val="center"/>
              <w:rPr>
                <w:color w:val="333333"/>
                <w:szCs w:val="24"/>
                <w:lang w:eastAsia="de-DE"/>
              </w:rPr>
            </w:pPr>
            <w:r w:rsidRPr="00335371">
              <w:rPr>
                <w:color w:val="333333"/>
                <w:szCs w:val="24"/>
                <w:lang w:eastAsia="de-DE"/>
              </w:rPr>
              <w:t>Testa se a média de uma única população é igual a um valor alvo</w:t>
            </w:r>
          </w:p>
        </w:tc>
        <w:tc>
          <w:tcPr>
            <w:tcW w:w="3914" w:type="dxa"/>
            <w:shd w:val="clear" w:color="auto" w:fill="auto"/>
            <w:tcMar>
              <w:top w:w="120" w:type="dxa"/>
              <w:left w:w="240" w:type="dxa"/>
              <w:bottom w:w="120" w:type="dxa"/>
              <w:right w:w="240" w:type="dxa"/>
            </w:tcMar>
            <w:vAlign w:val="center"/>
            <w:hideMark/>
          </w:tcPr>
          <w:p w14:paraId="5158EE06" w14:textId="6C4C0403" w:rsidR="00335371" w:rsidRPr="00335371" w:rsidRDefault="00335371" w:rsidP="008F45C1">
            <w:pPr>
              <w:keepNext/>
              <w:keepLines/>
              <w:spacing w:line="338" w:lineRule="atLeast"/>
              <w:jc w:val="center"/>
              <w:rPr>
                <w:color w:val="333333"/>
                <w:szCs w:val="24"/>
                <w:lang w:eastAsia="de-DE"/>
              </w:rPr>
            </w:pPr>
            <w:r w:rsidRPr="00335371">
              <w:rPr>
                <w:color w:val="333333"/>
                <w:szCs w:val="24"/>
                <w:lang w:eastAsia="de-DE"/>
              </w:rPr>
              <w:t xml:space="preserve">A </w:t>
            </w:r>
            <w:r w:rsidR="00D908F4">
              <w:rPr>
                <w:color w:val="333333"/>
                <w:szCs w:val="24"/>
                <w:lang w:eastAsia="de-DE"/>
              </w:rPr>
              <w:t xml:space="preserve">geração </w:t>
            </w:r>
            <w:r w:rsidR="00CE71FD">
              <w:rPr>
                <w:color w:val="333333"/>
                <w:szCs w:val="24"/>
                <w:lang w:eastAsia="de-DE"/>
              </w:rPr>
              <w:t xml:space="preserve">média </w:t>
            </w:r>
            <w:r w:rsidR="00D908F4">
              <w:rPr>
                <w:color w:val="333333"/>
                <w:szCs w:val="24"/>
                <w:lang w:eastAsia="de-DE"/>
              </w:rPr>
              <w:t>de energia em uma string</w:t>
            </w:r>
            <w:r w:rsidR="00CE71FD">
              <w:rPr>
                <w:color w:val="333333"/>
                <w:szCs w:val="24"/>
                <w:lang w:eastAsia="de-DE"/>
              </w:rPr>
              <w:t xml:space="preserve"> é maior que </w:t>
            </w:r>
            <w:r w:rsidR="00354A66">
              <w:rPr>
                <w:color w:val="333333"/>
                <w:szCs w:val="24"/>
                <w:lang w:eastAsia="de-DE"/>
              </w:rPr>
              <w:t>5kWh/dia</w:t>
            </w:r>
            <w:r w:rsidR="004B2F04">
              <w:rPr>
                <w:color w:val="333333"/>
                <w:szCs w:val="24"/>
                <w:lang w:eastAsia="de-DE"/>
              </w:rPr>
              <w:t xml:space="preserve"> em agosto</w:t>
            </w:r>
            <w:r w:rsidRPr="00335371">
              <w:rPr>
                <w:color w:val="333333"/>
                <w:szCs w:val="24"/>
                <w:lang w:eastAsia="de-DE"/>
              </w:rPr>
              <w:t>?</w:t>
            </w:r>
          </w:p>
        </w:tc>
      </w:tr>
      <w:tr w:rsidR="00091811" w:rsidRPr="00335371" w14:paraId="60D5A4EF" w14:textId="77777777" w:rsidTr="002504F0">
        <w:trPr>
          <w:trHeight w:val="754"/>
          <w:jc w:val="center"/>
        </w:trPr>
        <w:tc>
          <w:tcPr>
            <w:tcW w:w="1696" w:type="dxa"/>
            <w:shd w:val="clear" w:color="auto" w:fill="auto"/>
            <w:tcMar>
              <w:top w:w="120" w:type="dxa"/>
              <w:left w:w="240" w:type="dxa"/>
              <w:bottom w:w="120" w:type="dxa"/>
              <w:right w:w="240" w:type="dxa"/>
            </w:tcMar>
            <w:vAlign w:val="center"/>
            <w:hideMark/>
          </w:tcPr>
          <w:p w14:paraId="12A20928" w14:textId="77777777" w:rsidR="00335371" w:rsidRPr="00335371" w:rsidRDefault="00335371" w:rsidP="008F45C1">
            <w:pPr>
              <w:keepNext/>
              <w:keepLines/>
              <w:spacing w:line="338" w:lineRule="atLeast"/>
              <w:jc w:val="center"/>
              <w:rPr>
                <w:color w:val="333333"/>
                <w:szCs w:val="24"/>
                <w:lang w:val="de-DE" w:eastAsia="de-DE"/>
              </w:rPr>
            </w:pPr>
            <w:r w:rsidRPr="00335371">
              <w:rPr>
                <w:color w:val="333333"/>
                <w:szCs w:val="24"/>
                <w:lang w:val="de-DE" w:eastAsia="de-DE"/>
              </w:rPr>
              <w:t>Teste t para 2 amostras</w:t>
            </w:r>
          </w:p>
        </w:tc>
        <w:tc>
          <w:tcPr>
            <w:tcW w:w="3828" w:type="dxa"/>
            <w:shd w:val="clear" w:color="auto" w:fill="auto"/>
            <w:tcMar>
              <w:top w:w="120" w:type="dxa"/>
              <w:left w:w="240" w:type="dxa"/>
              <w:bottom w:w="120" w:type="dxa"/>
              <w:right w:w="240" w:type="dxa"/>
            </w:tcMar>
            <w:vAlign w:val="center"/>
            <w:hideMark/>
          </w:tcPr>
          <w:p w14:paraId="6D45EC71" w14:textId="77777777" w:rsidR="00335371" w:rsidRPr="00335371" w:rsidRDefault="00335371" w:rsidP="008F45C1">
            <w:pPr>
              <w:keepNext/>
              <w:keepLines/>
              <w:spacing w:line="338" w:lineRule="atLeast"/>
              <w:jc w:val="center"/>
              <w:rPr>
                <w:color w:val="333333"/>
                <w:szCs w:val="24"/>
                <w:lang w:eastAsia="de-DE"/>
              </w:rPr>
            </w:pPr>
            <w:r w:rsidRPr="00335371">
              <w:rPr>
                <w:color w:val="333333"/>
                <w:szCs w:val="24"/>
                <w:lang w:eastAsia="de-DE"/>
              </w:rPr>
              <w:t>Testa se a diferença entre as médias de duas populações independentes é igual a um valor alvo</w:t>
            </w:r>
          </w:p>
        </w:tc>
        <w:tc>
          <w:tcPr>
            <w:tcW w:w="3914" w:type="dxa"/>
            <w:shd w:val="clear" w:color="auto" w:fill="auto"/>
            <w:tcMar>
              <w:top w:w="120" w:type="dxa"/>
              <w:left w:w="240" w:type="dxa"/>
              <w:bottom w:w="120" w:type="dxa"/>
              <w:right w:w="240" w:type="dxa"/>
            </w:tcMar>
            <w:vAlign w:val="center"/>
            <w:hideMark/>
          </w:tcPr>
          <w:p w14:paraId="2E8C8BA2" w14:textId="7A433DC7" w:rsidR="00335371" w:rsidRPr="00335371" w:rsidRDefault="00335371" w:rsidP="008F45C1">
            <w:pPr>
              <w:keepNext/>
              <w:keepLines/>
              <w:spacing w:line="338" w:lineRule="atLeast"/>
              <w:jc w:val="center"/>
              <w:rPr>
                <w:color w:val="333333"/>
                <w:szCs w:val="24"/>
                <w:lang w:eastAsia="de-DE"/>
              </w:rPr>
            </w:pPr>
            <w:r w:rsidRPr="00335371">
              <w:rPr>
                <w:color w:val="333333"/>
                <w:szCs w:val="24"/>
                <w:lang w:eastAsia="de-DE"/>
              </w:rPr>
              <w:t xml:space="preserve">A </w:t>
            </w:r>
            <w:r w:rsidR="00D908F4">
              <w:rPr>
                <w:color w:val="333333"/>
                <w:szCs w:val="24"/>
                <w:lang w:eastAsia="de-DE"/>
              </w:rPr>
              <w:t>geração</w:t>
            </w:r>
            <w:r w:rsidR="0062032C">
              <w:rPr>
                <w:color w:val="333333"/>
                <w:szCs w:val="24"/>
                <w:lang w:eastAsia="de-DE"/>
              </w:rPr>
              <w:t xml:space="preserve"> de energia</w:t>
            </w:r>
            <w:r w:rsidRPr="00335371">
              <w:rPr>
                <w:color w:val="333333"/>
                <w:szCs w:val="24"/>
                <w:lang w:eastAsia="de-DE"/>
              </w:rPr>
              <w:t xml:space="preserve"> média </w:t>
            </w:r>
            <w:r w:rsidR="0062032C">
              <w:rPr>
                <w:color w:val="333333"/>
                <w:szCs w:val="24"/>
                <w:lang w:eastAsia="de-DE"/>
              </w:rPr>
              <w:t xml:space="preserve">de </w:t>
            </w:r>
            <w:r w:rsidR="002A3E85">
              <w:rPr>
                <w:color w:val="333333"/>
                <w:szCs w:val="24"/>
                <w:lang w:eastAsia="de-DE"/>
              </w:rPr>
              <w:t>uma string</w:t>
            </w:r>
            <w:r w:rsidR="0062032C">
              <w:rPr>
                <w:color w:val="333333"/>
                <w:szCs w:val="24"/>
                <w:lang w:eastAsia="de-DE"/>
              </w:rPr>
              <w:t xml:space="preserve"> FV</w:t>
            </w:r>
            <w:r w:rsidRPr="00335371">
              <w:rPr>
                <w:color w:val="333333"/>
                <w:szCs w:val="24"/>
                <w:lang w:eastAsia="de-DE"/>
              </w:rPr>
              <w:t xml:space="preserve"> é significativamente diferente da </w:t>
            </w:r>
            <w:r w:rsidR="0062032C">
              <w:rPr>
                <w:color w:val="333333"/>
                <w:szCs w:val="24"/>
                <w:lang w:eastAsia="de-DE"/>
              </w:rPr>
              <w:t>produção média d</w:t>
            </w:r>
            <w:r w:rsidR="002A3E85">
              <w:rPr>
                <w:color w:val="333333"/>
                <w:szCs w:val="24"/>
                <w:lang w:eastAsia="de-DE"/>
              </w:rPr>
              <w:t>e todas outras strings do sistema</w:t>
            </w:r>
            <w:r w:rsidRPr="00335371">
              <w:rPr>
                <w:color w:val="333333"/>
                <w:szCs w:val="24"/>
                <w:lang w:eastAsia="de-DE"/>
              </w:rPr>
              <w:t>?</w:t>
            </w:r>
          </w:p>
        </w:tc>
      </w:tr>
      <w:tr w:rsidR="00091811" w:rsidRPr="00335371" w14:paraId="5899A8E7" w14:textId="77777777" w:rsidTr="002504F0">
        <w:trPr>
          <w:trHeight w:val="754"/>
          <w:jc w:val="center"/>
        </w:trPr>
        <w:tc>
          <w:tcPr>
            <w:tcW w:w="1696" w:type="dxa"/>
            <w:shd w:val="clear" w:color="auto" w:fill="auto"/>
            <w:tcMar>
              <w:top w:w="120" w:type="dxa"/>
              <w:left w:w="240" w:type="dxa"/>
              <w:bottom w:w="120" w:type="dxa"/>
              <w:right w:w="240" w:type="dxa"/>
            </w:tcMar>
            <w:vAlign w:val="center"/>
            <w:hideMark/>
          </w:tcPr>
          <w:p w14:paraId="7F2551EB" w14:textId="77777777" w:rsidR="00335371" w:rsidRPr="00335371" w:rsidRDefault="00335371" w:rsidP="008F45C1">
            <w:pPr>
              <w:keepNext/>
              <w:keepLines/>
              <w:spacing w:line="338" w:lineRule="atLeast"/>
              <w:jc w:val="center"/>
              <w:rPr>
                <w:color w:val="333333"/>
                <w:szCs w:val="24"/>
                <w:lang w:val="de-DE" w:eastAsia="de-DE"/>
              </w:rPr>
            </w:pPr>
            <w:r w:rsidRPr="00335371">
              <w:rPr>
                <w:color w:val="333333"/>
                <w:szCs w:val="24"/>
                <w:lang w:val="de-DE" w:eastAsia="de-DE"/>
              </w:rPr>
              <w:t>Teste t pareado</w:t>
            </w:r>
          </w:p>
        </w:tc>
        <w:tc>
          <w:tcPr>
            <w:tcW w:w="3828" w:type="dxa"/>
            <w:shd w:val="clear" w:color="auto" w:fill="auto"/>
            <w:tcMar>
              <w:top w:w="120" w:type="dxa"/>
              <w:left w:w="240" w:type="dxa"/>
              <w:bottom w:w="120" w:type="dxa"/>
              <w:right w:w="240" w:type="dxa"/>
            </w:tcMar>
            <w:vAlign w:val="center"/>
            <w:hideMark/>
          </w:tcPr>
          <w:p w14:paraId="55C49031" w14:textId="77777777" w:rsidR="00335371" w:rsidRPr="00335371" w:rsidRDefault="00335371" w:rsidP="008F45C1">
            <w:pPr>
              <w:keepNext/>
              <w:keepLines/>
              <w:spacing w:line="338" w:lineRule="atLeast"/>
              <w:jc w:val="center"/>
              <w:rPr>
                <w:color w:val="333333"/>
                <w:szCs w:val="24"/>
                <w:lang w:eastAsia="de-DE"/>
              </w:rPr>
            </w:pPr>
            <w:r w:rsidRPr="00335371">
              <w:rPr>
                <w:color w:val="333333"/>
                <w:szCs w:val="24"/>
                <w:lang w:eastAsia="de-DE"/>
              </w:rPr>
              <w:t>Testa se a média das diferenças entre observações independentes ou pareadas é igual a um valor alvo</w:t>
            </w:r>
          </w:p>
        </w:tc>
        <w:tc>
          <w:tcPr>
            <w:tcW w:w="3914" w:type="dxa"/>
            <w:shd w:val="clear" w:color="auto" w:fill="auto"/>
            <w:tcMar>
              <w:top w:w="120" w:type="dxa"/>
              <w:left w:w="240" w:type="dxa"/>
              <w:bottom w:w="120" w:type="dxa"/>
              <w:right w:w="240" w:type="dxa"/>
            </w:tcMar>
            <w:vAlign w:val="center"/>
            <w:hideMark/>
          </w:tcPr>
          <w:p w14:paraId="70DC9053" w14:textId="43E0AA23" w:rsidR="00335371" w:rsidRPr="00335371" w:rsidRDefault="00335371" w:rsidP="008F45C1">
            <w:pPr>
              <w:keepNext/>
              <w:keepLines/>
              <w:spacing w:line="338" w:lineRule="atLeast"/>
              <w:jc w:val="center"/>
              <w:rPr>
                <w:color w:val="333333"/>
                <w:szCs w:val="24"/>
                <w:lang w:eastAsia="de-DE"/>
              </w:rPr>
            </w:pPr>
            <w:r w:rsidRPr="00335371">
              <w:rPr>
                <w:color w:val="333333"/>
                <w:szCs w:val="24"/>
                <w:lang w:eastAsia="de-DE"/>
              </w:rPr>
              <w:t xml:space="preserve">Se </w:t>
            </w:r>
            <w:r w:rsidR="00FD21B4">
              <w:rPr>
                <w:color w:val="333333"/>
                <w:szCs w:val="24"/>
                <w:lang w:eastAsia="de-DE"/>
              </w:rPr>
              <w:t xml:space="preserve">o desempenho de </w:t>
            </w:r>
            <w:r w:rsidR="008C783E">
              <w:rPr>
                <w:color w:val="333333"/>
                <w:szCs w:val="24"/>
                <w:lang w:eastAsia="de-DE"/>
              </w:rPr>
              <w:t xml:space="preserve">módulos FV </w:t>
            </w:r>
            <w:r w:rsidR="00957967">
              <w:rPr>
                <w:color w:val="333333"/>
                <w:szCs w:val="24"/>
                <w:lang w:eastAsia="de-DE"/>
              </w:rPr>
              <w:t>é observado</w:t>
            </w:r>
            <w:r w:rsidRPr="00335371">
              <w:rPr>
                <w:color w:val="333333"/>
                <w:szCs w:val="24"/>
                <w:lang w:eastAsia="de-DE"/>
              </w:rPr>
              <w:t xml:space="preserve"> antes e depois </w:t>
            </w:r>
            <w:r w:rsidR="00957967">
              <w:rPr>
                <w:color w:val="333333"/>
                <w:szCs w:val="24"/>
                <w:lang w:eastAsia="de-DE"/>
              </w:rPr>
              <w:t>de uma limpeza</w:t>
            </w:r>
            <w:r w:rsidRPr="00335371">
              <w:rPr>
                <w:color w:val="333333"/>
                <w:szCs w:val="24"/>
                <w:lang w:eastAsia="de-DE"/>
              </w:rPr>
              <w:t xml:space="preserve">, </w:t>
            </w:r>
            <w:r w:rsidR="00957967">
              <w:rPr>
                <w:color w:val="333333"/>
                <w:szCs w:val="24"/>
                <w:lang w:eastAsia="de-DE"/>
              </w:rPr>
              <w:t xml:space="preserve">o ganho de desempenho </w:t>
            </w:r>
            <w:r w:rsidRPr="00335371">
              <w:rPr>
                <w:color w:val="333333"/>
                <w:szCs w:val="24"/>
                <w:lang w:eastAsia="de-DE"/>
              </w:rPr>
              <w:t xml:space="preserve">é suficientemente significante para concluir que </w:t>
            </w:r>
            <w:r w:rsidR="00641565">
              <w:rPr>
                <w:color w:val="333333"/>
                <w:szCs w:val="24"/>
                <w:lang w:eastAsia="de-DE"/>
              </w:rPr>
              <w:t>a limpeza funciona</w:t>
            </w:r>
            <w:r w:rsidRPr="00335371">
              <w:rPr>
                <w:color w:val="333333"/>
                <w:szCs w:val="24"/>
                <w:lang w:eastAsia="de-DE"/>
              </w:rPr>
              <w:t>?</w:t>
            </w:r>
          </w:p>
        </w:tc>
      </w:tr>
      <w:tr w:rsidR="00091811" w:rsidRPr="00335371" w14:paraId="7F1043E6" w14:textId="77777777" w:rsidTr="002504F0">
        <w:trPr>
          <w:trHeight w:val="754"/>
          <w:jc w:val="center"/>
        </w:trPr>
        <w:tc>
          <w:tcPr>
            <w:tcW w:w="1696" w:type="dxa"/>
            <w:shd w:val="clear" w:color="auto" w:fill="auto"/>
            <w:tcMar>
              <w:top w:w="120" w:type="dxa"/>
              <w:left w:w="240" w:type="dxa"/>
              <w:bottom w:w="120" w:type="dxa"/>
              <w:right w:w="240" w:type="dxa"/>
            </w:tcMar>
            <w:vAlign w:val="center"/>
            <w:hideMark/>
          </w:tcPr>
          <w:p w14:paraId="19F17D5D" w14:textId="77777777" w:rsidR="00335371" w:rsidRPr="00335371" w:rsidRDefault="00335371" w:rsidP="008F45C1">
            <w:pPr>
              <w:keepNext/>
              <w:keepLines/>
              <w:spacing w:line="338" w:lineRule="atLeast"/>
              <w:jc w:val="center"/>
              <w:rPr>
                <w:color w:val="333333"/>
                <w:szCs w:val="24"/>
                <w:lang w:eastAsia="de-DE"/>
              </w:rPr>
            </w:pPr>
            <w:r w:rsidRPr="00335371">
              <w:rPr>
                <w:color w:val="333333"/>
                <w:szCs w:val="24"/>
                <w:lang w:eastAsia="de-DE"/>
              </w:rPr>
              <w:t>Teste t na saída da regressão</w:t>
            </w:r>
          </w:p>
        </w:tc>
        <w:tc>
          <w:tcPr>
            <w:tcW w:w="3828" w:type="dxa"/>
            <w:shd w:val="clear" w:color="auto" w:fill="auto"/>
            <w:tcMar>
              <w:top w:w="120" w:type="dxa"/>
              <w:left w:w="240" w:type="dxa"/>
              <w:bottom w:w="120" w:type="dxa"/>
              <w:right w:w="240" w:type="dxa"/>
            </w:tcMar>
            <w:vAlign w:val="center"/>
            <w:hideMark/>
          </w:tcPr>
          <w:p w14:paraId="60630B49" w14:textId="77777777" w:rsidR="00335371" w:rsidRPr="00335371" w:rsidRDefault="00335371" w:rsidP="008F45C1">
            <w:pPr>
              <w:keepNext/>
              <w:keepLines/>
              <w:spacing w:line="338" w:lineRule="atLeast"/>
              <w:jc w:val="center"/>
              <w:rPr>
                <w:color w:val="333333"/>
                <w:szCs w:val="24"/>
                <w:lang w:eastAsia="de-DE"/>
              </w:rPr>
            </w:pPr>
            <w:r w:rsidRPr="00335371">
              <w:rPr>
                <w:color w:val="333333"/>
                <w:szCs w:val="24"/>
                <w:lang w:eastAsia="de-DE"/>
              </w:rPr>
              <w:t>Testa se os valores dos coeficientes na equação de regressão diferem significativamente de zero</w:t>
            </w:r>
          </w:p>
        </w:tc>
        <w:tc>
          <w:tcPr>
            <w:tcW w:w="3914" w:type="dxa"/>
            <w:shd w:val="clear" w:color="auto" w:fill="auto"/>
            <w:tcMar>
              <w:top w:w="120" w:type="dxa"/>
              <w:left w:w="240" w:type="dxa"/>
              <w:bottom w:w="120" w:type="dxa"/>
              <w:right w:w="240" w:type="dxa"/>
            </w:tcMar>
            <w:vAlign w:val="center"/>
            <w:hideMark/>
          </w:tcPr>
          <w:p w14:paraId="52B4D9B1" w14:textId="2942407D" w:rsidR="00335371" w:rsidRPr="00335371" w:rsidRDefault="002B2018" w:rsidP="008F45C1">
            <w:pPr>
              <w:keepNext/>
              <w:keepLines/>
              <w:spacing w:line="338" w:lineRule="atLeast"/>
              <w:jc w:val="center"/>
              <w:rPr>
                <w:color w:val="333333"/>
                <w:szCs w:val="24"/>
                <w:lang w:eastAsia="de-DE"/>
              </w:rPr>
            </w:pPr>
            <w:r>
              <w:rPr>
                <w:color w:val="333333"/>
                <w:szCs w:val="24"/>
                <w:lang w:eastAsia="de-DE"/>
              </w:rPr>
              <w:t>A limpeza em módulos FV constitu</w:t>
            </w:r>
            <w:r w:rsidR="00DF27E2">
              <w:rPr>
                <w:color w:val="333333"/>
                <w:szCs w:val="24"/>
                <w:lang w:eastAsia="de-DE"/>
              </w:rPr>
              <w:t>em preditores significantes no desempenho dos módulos FV</w:t>
            </w:r>
            <w:r w:rsidR="00335371" w:rsidRPr="00335371">
              <w:rPr>
                <w:color w:val="333333"/>
                <w:szCs w:val="24"/>
                <w:lang w:eastAsia="de-DE"/>
              </w:rPr>
              <w:t>?</w:t>
            </w:r>
          </w:p>
        </w:tc>
      </w:tr>
    </w:tbl>
    <w:p w14:paraId="0B046981" w14:textId="44BCCB94" w:rsidR="00091B8F" w:rsidRPr="00D833E0" w:rsidRDefault="00091B8F" w:rsidP="008F45C1">
      <w:pPr>
        <w:keepNext/>
        <w:keepLines/>
        <w:ind w:left="-196"/>
        <w:jc w:val="left"/>
      </w:pPr>
      <w:r w:rsidRPr="006733C9">
        <w:rPr>
          <w:sz w:val="20"/>
          <w:szCs w:val="16"/>
        </w:rPr>
        <w:t xml:space="preserve">Fonte: </w:t>
      </w:r>
      <w:r w:rsidRPr="006F4D26">
        <w:rPr>
          <w:noProof/>
          <w:sz w:val="20"/>
          <w:szCs w:val="16"/>
          <w:lang w:val="de-DE"/>
        </w:rPr>
        <w:t>MINITAB</w:t>
      </w:r>
      <w:r>
        <w:rPr>
          <w:noProof/>
          <w:sz w:val="20"/>
          <w:szCs w:val="16"/>
          <w:lang w:val="de-DE"/>
        </w:rPr>
        <w:t xml:space="preserve"> (</w:t>
      </w:r>
      <w:r w:rsidRPr="006F4D26">
        <w:rPr>
          <w:noProof/>
          <w:sz w:val="20"/>
          <w:szCs w:val="16"/>
          <w:lang w:val="de-DE"/>
        </w:rPr>
        <w:t>20</w:t>
      </w:r>
      <w:r>
        <w:rPr>
          <w:noProof/>
          <w:sz w:val="20"/>
          <w:szCs w:val="16"/>
          <w:lang w:val="de-DE"/>
        </w:rPr>
        <w:t>1</w:t>
      </w:r>
      <w:r w:rsidR="00B72478">
        <w:rPr>
          <w:noProof/>
          <w:sz w:val="20"/>
          <w:szCs w:val="16"/>
          <w:lang w:val="de-DE"/>
        </w:rPr>
        <w:t>8</w:t>
      </w:r>
      <w:r w:rsidRPr="006F4D26">
        <w:rPr>
          <w:noProof/>
          <w:sz w:val="20"/>
          <w:szCs w:val="16"/>
          <w:lang w:val="de-DE"/>
        </w:rPr>
        <w:t>)</w:t>
      </w:r>
    </w:p>
    <w:p w14:paraId="08E247D8" w14:textId="77777777" w:rsidR="007511C4" w:rsidRPr="00335371" w:rsidRDefault="007511C4" w:rsidP="007511C4"/>
    <w:p w14:paraId="78125FB8" w14:textId="4226CF4C" w:rsidR="00715EF6" w:rsidRPr="00567F01" w:rsidRDefault="00BA1FB0" w:rsidP="006A13B2">
      <w:pPr>
        <w:pStyle w:val="Heading4"/>
        <w:rPr>
          <w:lang w:val="de-DE"/>
        </w:rPr>
      </w:pPr>
      <w:r>
        <w:rPr>
          <w:lang w:val="de-DE"/>
        </w:rPr>
        <w:t>T</w:t>
      </w:r>
      <w:r w:rsidR="00567F01">
        <w:rPr>
          <w:lang w:val="de-DE"/>
        </w:rPr>
        <w:t>este</w:t>
      </w:r>
      <w:r w:rsidR="00C43D2E">
        <w:rPr>
          <w:lang w:val="de-DE"/>
        </w:rPr>
        <w:t xml:space="preserve"> </w:t>
      </w:r>
      <w:r w:rsidR="00567F01">
        <w:rPr>
          <w:lang w:val="de-DE"/>
        </w:rPr>
        <w:t>Z</w:t>
      </w:r>
    </w:p>
    <w:p w14:paraId="02BBB357" w14:textId="77777777" w:rsidR="00BA1FB0" w:rsidRPr="00894C7D" w:rsidRDefault="00BA1FB0" w:rsidP="00BA1FB0">
      <w:pPr>
        <w:pStyle w:val="p"/>
        <w:spacing w:before="0" w:beforeAutospacing="0" w:after="240" w:afterAutospacing="0" w:line="338" w:lineRule="atLeast"/>
        <w:rPr>
          <w:rFonts w:ascii="Open Sans" w:hAnsi="Open Sans" w:cs="Open Sans"/>
          <w:color w:val="333333"/>
          <w:sz w:val="23"/>
          <w:szCs w:val="23"/>
          <w:highlight w:val="yellow"/>
          <w:lang w:val="pt-BR"/>
        </w:rPr>
      </w:pPr>
      <w:r w:rsidRPr="00894C7D">
        <w:rPr>
          <w:rFonts w:ascii="Open Sans" w:hAnsi="Open Sans" w:cs="Open Sans"/>
          <w:color w:val="333333"/>
          <w:sz w:val="23"/>
          <w:szCs w:val="23"/>
          <w:highlight w:val="yellow"/>
          <w:lang w:val="pt-BR"/>
        </w:rPr>
        <w:t>Um teste Z é um teste de hipótese baseado na estatística Z, que segue a distribuição normal padrão sob a hipótese nula.</w:t>
      </w:r>
    </w:p>
    <w:p w14:paraId="75DBCCFF" w14:textId="77777777" w:rsidR="00BA1FB0" w:rsidRPr="00894C7D" w:rsidRDefault="00BA1FB0" w:rsidP="00BA1FB0">
      <w:pPr>
        <w:pStyle w:val="p"/>
        <w:spacing w:before="0" w:beforeAutospacing="0" w:after="240" w:afterAutospacing="0" w:line="338" w:lineRule="atLeast"/>
        <w:rPr>
          <w:rFonts w:ascii="Open Sans" w:hAnsi="Open Sans" w:cs="Open Sans"/>
          <w:color w:val="333333"/>
          <w:sz w:val="23"/>
          <w:szCs w:val="23"/>
          <w:highlight w:val="yellow"/>
          <w:lang w:val="pt-BR"/>
        </w:rPr>
      </w:pPr>
      <w:r w:rsidRPr="00894C7D">
        <w:rPr>
          <w:rFonts w:ascii="Open Sans" w:hAnsi="Open Sans" w:cs="Open Sans"/>
          <w:color w:val="333333"/>
          <w:sz w:val="23"/>
          <w:szCs w:val="23"/>
          <w:highlight w:val="yellow"/>
          <w:lang w:val="pt-BR"/>
        </w:rPr>
        <w:t>O teste Z mais simples é o teste Z para 1 amostra, que testa a média de uma população normalmente distribuída com variância conhecida. Por exemplo, o gerente de um fabricante de doces deseja saber se o peso médio de um lote de caixa de doces é igual para o valor alvo de 10 onças. A partir de dados históricos, eles sabem que a máquina de enchimento tem um desvio padrão de 0,m5 onças, de forma que eles usam este valor como o desvio padrão da população em um teste Z para 1 amostra.</w:t>
      </w:r>
    </w:p>
    <w:p w14:paraId="0C543BEB" w14:textId="77777777" w:rsidR="00BA1FB0" w:rsidRPr="00894C7D" w:rsidRDefault="00BA1FB0" w:rsidP="00BA1FB0">
      <w:pPr>
        <w:pStyle w:val="p"/>
        <w:spacing w:before="0" w:beforeAutospacing="0" w:after="240" w:afterAutospacing="0" w:line="338" w:lineRule="atLeast"/>
        <w:rPr>
          <w:rFonts w:ascii="Open Sans" w:hAnsi="Open Sans" w:cs="Open Sans"/>
          <w:color w:val="333333"/>
          <w:sz w:val="23"/>
          <w:szCs w:val="23"/>
          <w:highlight w:val="yellow"/>
          <w:lang w:val="pt-BR"/>
        </w:rPr>
      </w:pPr>
      <w:r w:rsidRPr="00894C7D">
        <w:rPr>
          <w:rFonts w:ascii="Open Sans" w:hAnsi="Open Sans" w:cs="Open Sans"/>
          <w:color w:val="333333"/>
          <w:sz w:val="23"/>
          <w:szCs w:val="23"/>
          <w:highlight w:val="yellow"/>
          <w:lang w:val="pt-BR"/>
        </w:rPr>
        <w:t xml:space="preserve">Você também pode usar testes Z para determinar se variáveis preditoras em análise por </w:t>
      </w:r>
      <w:proofErr w:type="spellStart"/>
      <w:r w:rsidRPr="00894C7D">
        <w:rPr>
          <w:rFonts w:ascii="Open Sans" w:hAnsi="Open Sans" w:cs="Open Sans"/>
          <w:color w:val="333333"/>
          <w:sz w:val="23"/>
          <w:szCs w:val="23"/>
          <w:highlight w:val="yellow"/>
          <w:lang w:val="pt-BR"/>
        </w:rPr>
        <w:t>probito</w:t>
      </w:r>
      <w:proofErr w:type="spellEnd"/>
      <w:r w:rsidRPr="00894C7D">
        <w:rPr>
          <w:rFonts w:ascii="Open Sans" w:hAnsi="Open Sans" w:cs="Open Sans"/>
          <w:color w:val="333333"/>
          <w:sz w:val="23"/>
          <w:szCs w:val="23"/>
          <w:highlight w:val="yellow"/>
          <w:lang w:val="pt-BR"/>
        </w:rPr>
        <w:t xml:space="preserve"> e regressão logística têm um efeito significativo sobre a resposta. A hipótese nula afirma que o preditos não é significante.</w:t>
      </w:r>
    </w:p>
    <w:p w14:paraId="168B525B" w14:textId="77777777" w:rsidR="00BA1FB0" w:rsidRPr="00894C7D" w:rsidRDefault="00BA1FB0" w:rsidP="00BA1FB0">
      <w:pPr>
        <w:pStyle w:val="p"/>
        <w:spacing w:before="0" w:beforeAutospacing="0" w:after="240" w:afterAutospacing="0" w:line="338" w:lineRule="atLeast"/>
        <w:rPr>
          <w:rFonts w:ascii="Open Sans" w:hAnsi="Open Sans" w:cs="Open Sans"/>
          <w:color w:val="333333"/>
          <w:sz w:val="23"/>
          <w:szCs w:val="23"/>
          <w:lang w:val="pt-BR"/>
        </w:rPr>
      </w:pPr>
      <w:r w:rsidRPr="00894C7D">
        <w:rPr>
          <w:rFonts w:ascii="Open Sans" w:hAnsi="Open Sans" w:cs="Open Sans"/>
          <w:color w:val="333333"/>
          <w:sz w:val="23"/>
          <w:szCs w:val="23"/>
          <w:highlight w:val="yellow"/>
          <w:lang w:val="pt-BR"/>
        </w:rPr>
        <w:lastRenderedPageBreak/>
        <w:t>Você também tem a opção de usar um teste Z para fazer uma aproximação para os testes de taxa de Poisson e testes de proporções. Estas aproximações normais são válidas quando o tamanho amostral e o número de eventos são adequadamente grandes.</w:t>
      </w:r>
    </w:p>
    <w:p w14:paraId="4E432536" w14:textId="77777777" w:rsidR="00715EF6" w:rsidRPr="00894C7D" w:rsidRDefault="00715EF6" w:rsidP="00715EF6"/>
    <w:p w14:paraId="5B6ABE93" w14:textId="77777777" w:rsidR="00956BB6" w:rsidRPr="00894C7D" w:rsidRDefault="00956BB6" w:rsidP="00956BB6">
      <w:pPr>
        <w:rPr>
          <w:vanish/>
        </w:rPr>
      </w:pPr>
    </w:p>
    <w:p w14:paraId="247A9398" w14:textId="77777777" w:rsidR="001B7915" w:rsidRPr="00894C7D" w:rsidRDefault="001B7915">
      <w:pPr>
        <w:spacing w:line="240" w:lineRule="auto"/>
        <w:jc w:val="left"/>
        <w:rPr>
          <w:b/>
          <w:caps/>
          <w:sz w:val="28"/>
        </w:rPr>
      </w:pPr>
      <w:bookmarkStart w:id="115" w:name="_Toc73001742"/>
      <w:bookmarkStart w:id="116" w:name="_Toc80372448"/>
      <w:bookmarkStart w:id="117" w:name="_Toc80375908"/>
      <w:bookmarkStart w:id="118" w:name="_Toc80376345"/>
      <w:r w:rsidRPr="00894C7D">
        <w:br w:type="page"/>
      </w:r>
    </w:p>
    <w:p w14:paraId="37A51275" w14:textId="77777777" w:rsidR="007F6466" w:rsidRDefault="007F6466" w:rsidP="007F6466">
      <w:pPr>
        <w:pStyle w:val="Heading4"/>
        <w:rPr>
          <w:lang w:val="en-US"/>
        </w:rPr>
      </w:pPr>
      <w:bookmarkStart w:id="119" w:name="_Toc89728368"/>
      <w:bookmarkStart w:id="120" w:name="_Toc89728370"/>
      <w:proofErr w:type="spellStart"/>
      <w:r>
        <w:rPr>
          <w:lang w:val="en-US"/>
        </w:rPr>
        <w:lastRenderedPageBreak/>
        <w:t>Análise</w:t>
      </w:r>
      <w:proofErr w:type="spellEnd"/>
      <w:r>
        <w:rPr>
          <w:lang w:val="en-US"/>
        </w:rPr>
        <w:t xml:space="preserve"> de </w:t>
      </w:r>
      <w:proofErr w:type="spellStart"/>
      <w:r>
        <w:rPr>
          <w:lang w:val="en-US"/>
        </w:rPr>
        <w:t>variância</w:t>
      </w:r>
      <w:proofErr w:type="spellEnd"/>
      <w:r>
        <w:rPr>
          <w:lang w:val="en-US"/>
        </w:rPr>
        <w:t xml:space="preserve"> (ANOVA)</w:t>
      </w:r>
      <w:bookmarkEnd w:id="119"/>
    </w:p>
    <w:p w14:paraId="23696047" w14:textId="77777777" w:rsidR="00736F14" w:rsidRDefault="00736F14" w:rsidP="00736F14">
      <w:pPr>
        <w:rPr>
          <w:lang w:val="en-US"/>
        </w:rPr>
      </w:pPr>
    </w:p>
    <w:p w14:paraId="26F21762" w14:textId="4CBD0131" w:rsidR="00736F14" w:rsidRDefault="00736F14" w:rsidP="00736F14">
      <w:r w:rsidRPr="00BD572B">
        <w:rPr>
          <w:highlight w:val="yellow"/>
        </w:rPr>
        <w:t xml:space="preserve">Um possível método a ser utilizado é o ANOVA para medidas repetidas (Elliot </w:t>
      </w:r>
      <w:proofErr w:type="spellStart"/>
      <w:r w:rsidRPr="00BD572B">
        <w:rPr>
          <w:highlight w:val="yellow"/>
        </w:rPr>
        <w:t>and</w:t>
      </w:r>
      <w:proofErr w:type="spellEnd"/>
      <w:r w:rsidRPr="00BD572B">
        <w:rPr>
          <w:highlight w:val="yellow"/>
        </w:rPr>
        <w:t xml:space="preserve"> Woodward 2006). Esse método, de maneira geral, é uma extensão do teste t-</w:t>
      </w:r>
      <w:proofErr w:type="spellStart"/>
      <w:r w:rsidRPr="00BD572B">
        <w:rPr>
          <w:highlight w:val="yellow"/>
        </w:rPr>
        <w:t>student</w:t>
      </w:r>
      <w:proofErr w:type="spellEnd"/>
      <w:r w:rsidRPr="00BD572B">
        <w:rPr>
          <w:highlight w:val="yellow"/>
        </w:rPr>
        <w:t xml:space="preserve"> emparelhado.</w:t>
      </w:r>
    </w:p>
    <w:p w14:paraId="0C6D009B" w14:textId="77777777" w:rsidR="00736F14" w:rsidRPr="00736F14" w:rsidRDefault="00736F14" w:rsidP="00736F14"/>
    <w:p w14:paraId="52C1EF7E" w14:textId="77777777" w:rsidR="007F6466" w:rsidRPr="00F80585" w:rsidRDefault="007F6466" w:rsidP="007F6466">
      <w:pPr>
        <w:rPr>
          <w:highlight w:val="yellow"/>
        </w:rPr>
      </w:pPr>
      <w:r w:rsidRPr="00F80585">
        <w:rPr>
          <w:highlight w:val="yellow"/>
        </w:rPr>
        <w:t>Análise de variância é a técnica estatística que permite avaliar afirmações sobre as médias de populações [1]. A análise visa, fundamentalmente, verificar se existe uma diferença significativa entre as médias e se os fatores exercem influência em alguma variável dependente.</w:t>
      </w:r>
    </w:p>
    <w:p w14:paraId="750D83AC" w14:textId="77777777" w:rsidR="007F6466" w:rsidRPr="00F80585" w:rsidRDefault="007F6466" w:rsidP="007F6466">
      <w:pPr>
        <w:rPr>
          <w:highlight w:val="yellow"/>
        </w:rPr>
      </w:pPr>
      <w:r w:rsidRPr="00F80585">
        <w:rPr>
          <w:highlight w:val="yellow"/>
        </w:rPr>
        <w:t>Objetivo da Análise de Variância</w:t>
      </w:r>
    </w:p>
    <w:p w14:paraId="22814197" w14:textId="77777777" w:rsidR="007F6466" w:rsidRPr="00F80585" w:rsidRDefault="007F6466" w:rsidP="007F6466">
      <w:pPr>
        <w:rPr>
          <w:highlight w:val="yellow"/>
        </w:rPr>
      </w:pPr>
      <w:r w:rsidRPr="00F80585">
        <w:rPr>
          <w:highlight w:val="yellow"/>
        </w:rPr>
        <w:t>A análise de variância compara médias de diferentes populações para verificar se essas populações possuem médias iguais ou não. Assim, essa técnica permite que vários grupos sejam comparados a um só tempo.</w:t>
      </w:r>
    </w:p>
    <w:p w14:paraId="53BE0B1B" w14:textId="77777777" w:rsidR="007F6466" w:rsidRPr="00F80585" w:rsidRDefault="007F6466" w:rsidP="007F6466">
      <w:pPr>
        <w:rPr>
          <w:highlight w:val="yellow"/>
        </w:rPr>
      </w:pPr>
    </w:p>
    <w:p w14:paraId="3CBCEF10" w14:textId="77777777" w:rsidR="007F6466" w:rsidRDefault="007F6466" w:rsidP="007F6466">
      <w:r w:rsidRPr="00F80585">
        <w:rPr>
          <w:highlight w:val="yellow"/>
        </w:rPr>
        <w:t>Em outras palavras, a análise de variância é utilizada quando se quer decidir se as diferenças amostrais observadas são reais (causadas por diferenças significativas nas populações observadas) ou casuais (decorrentes da mera variabilidade amostral). Portanto, essa análise parte do pressuposto que o acaso só produz pequenos desvios, sendo as grandes diferenças geradas por causas reais[1].</w:t>
      </w:r>
    </w:p>
    <w:p w14:paraId="372C1400" w14:textId="77777777" w:rsidR="007F6466" w:rsidRPr="00042760" w:rsidRDefault="007F6466" w:rsidP="007F6466"/>
    <w:p w14:paraId="1DA710F0" w14:textId="05A19FC2" w:rsidR="004C1E0B" w:rsidRPr="00945970" w:rsidRDefault="004C1E0B" w:rsidP="004C1E0B">
      <w:pPr>
        <w:pStyle w:val="Heading1"/>
        <w:tabs>
          <w:tab w:val="clear" w:pos="851"/>
        </w:tabs>
        <w:ind w:left="567" w:hanging="567"/>
        <w:jc w:val="left"/>
      </w:pPr>
      <w:r w:rsidRPr="00580D51">
        <w:t>METODOLOGIA</w:t>
      </w:r>
      <w:bookmarkEnd w:id="115"/>
      <w:r w:rsidRPr="00580D51">
        <w:t xml:space="preserve"> E ETAPAS DE</w:t>
      </w:r>
      <w:r w:rsidRPr="00945970">
        <w:rPr>
          <w:caps w:val="0"/>
        </w:rPr>
        <w:t xml:space="preserve"> D</w:t>
      </w:r>
      <w:r>
        <w:rPr>
          <w:caps w:val="0"/>
        </w:rPr>
        <w:t>ESENVOLVIMENTO</w:t>
      </w:r>
      <w:bookmarkEnd w:id="116"/>
      <w:bookmarkEnd w:id="117"/>
      <w:bookmarkEnd w:id="118"/>
      <w:bookmarkEnd w:id="120"/>
    </w:p>
    <w:p w14:paraId="3EFCA7E6" w14:textId="382AFBE1" w:rsidR="00AD1AAF" w:rsidRDefault="004C1E0B" w:rsidP="004C1E0B">
      <w:del w:id="121" w:author="Vitor Mascarenhas" w:date="2021-12-02T10:58:00Z">
        <w:r w:rsidRPr="00A15F8D" w:rsidDel="00B97652">
          <w:delText>Nesta subseção</w:delText>
        </w:r>
      </w:del>
      <w:ins w:id="122" w:author="Vitor Mascarenhas" w:date="2021-12-02T10:58:00Z">
        <w:r w:rsidR="00B97652" w:rsidRPr="00A15F8D">
          <w:t>Nest</w:t>
        </w:r>
      </w:ins>
      <w:r w:rsidR="007954E9">
        <w:t xml:space="preserve">a seção </w:t>
      </w:r>
      <w:r w:rsidRPr="00A15F8D">
        <w:t xml:space="preserve">está descrito como </w:t>
      </w:r>
      <w:r w:rsidR="009A0609">
        <w:t>foi realizado</w:t>
      </w:r>
      <w:r w:rsidR="009E143C">
        <w:t xml:space="preserve"> o estudo do efeito da </w:t>
      </w:r>
      <w:r w:rsidR="00FC118C">
        <w:t xml:space="preserve">sujidade, através da </w:t>
      </w:r>
      <w:r w:rsidR="009E143C">
        <w:t>limpeza</w:t>
      </w:r>
      <w:r w:rsidR="00DD03CA">
        <w:t xml:space="preserve"> em um sistema fotovoltaico</w:t>
      </w:r>
      <w:r w:rsidRPr="00A15F8D">
        <w:t xml:space="preserve">. Para isto, </w:t>
      </w:r>
      <w:r w:rsidR="00A15F8D">
        <w:t xml:space="preserve">foi </w:t>
      </w:r>
      <w:r w:rsidRPr="00A15F8D">
        <w:t>especifica</w:t>
      </w:r>
      <w:r w:rsidR="00A15F8D">
        <w:t xml:space="preserve">do </w:t>
      </w:r>
      <w:r w:rsidRPr="00A15F8D">
        <w:t>instrumentos, equipamentos e métodos utilizados.</w:t>
      </w:r>
      <w:r w:rsidRPr="0066239A">
        <w:t xml:space="preserve"> </w:t>
      </w:r>
    </w:p>
    <w:p w14:paraId="7BC108A9" w14:textId="77777777" w:rsidR="00801B3D" w:rsidRDefault="00801B3D" w:rsidP="004C1E0B"/>
    <w:p w14:paraId="4E4C2928" w14:textId="4ACBF5B8" w:rsidR="00801B3D" w:rsidRDefault="00801B3D" w:rsidP="004C1E0B">
      <w:r w:rsidRPr="00801B3D">
        <w:t>A hipótese científica levantada é que</w:t>
      </w:r>
      <w:r w:rsidR="004A1197">
        <w:t xml:space="preserve"> a limpeza </w:t>
      </w:r>
      <w:r w:rsidR="00896F91">
        <w:t>executada impactaria n</w:t>
      </w:r>
      <w:r w:rsidR="00955773">
        <w:t>a</w:t>
      </w:r>
      <w:r w:rsidR="00896F91">
        <w:t xml:space="preserve"> capacidade de geração </w:t>
      </w:r>
      <w:r w:rsidR="002850CD">
        <w:t xml:space="preserve">das </w:t>
      </w:r>
      <w:r w:rsidR="002850CD" w:rsidRPr="002850CD">
        <w:rPr>
          <w:i/>
          <w:iCs/>
        </w:rPr>
        <w:t>strings</w:t>
      </w:r>
      <w:r w:rsidR="002850CD">
        <w:rPr>
          <w:i/>
          <w:iCs/>
        </w:rPr>
        <w:t xml:space="preserve"> </w:t>
      </w:r>
      <w:r w:rsidR="00955773">
        <w:t>de</w:t>
      </w:r>
      <w:r w:rsidR="00896F91">
        <w:t xml:space="preserve"> modulo fotovoltaico</w:t>
      </w:r>
      <w:r w:rsidR="00A04AAC">
        <w:t>. Est</w:t>
      </w:r>
      <w:r w:rsidR="004F18A6">
        <w:t xml:space="preserve">as </w:t>
      </w:r>
      <w:r w:rsidR="004F18A6">
        <w:rPr>
          <w:i/>
          <w:iCs/>
        </w:rPr>
        <w:t>strings</w:t>
      </w:r>
      <w:r w:rsidR="005156D3">
        <w:t>,</w:t>
      </w:r>
      <w:r w:rsidR="00A04AAC">
        <w:t xml:space="preserve"> </w:t>
      </w:r>
      <w:r w:rsidR="005156D3">
        <w:t xml:space="preserve">por estarem a muito tempo sem manutenção, já </w:t>
      </w:r>
      <w:r w:rsidR="00A44A7A">
        <w:t>estariam sofrendo perdas</w:t>
      </w:r>
      <w:r w:rsidR="004F18A6">
        <w:t xml:space="preserve"> na geração de energia elétrica</w:t>
      </w:r>
      <w:r w:rsidR="007D1803">
        <w:t>,</w:t>
      </w:r>
      <w:r w:rsidR="00A44A7A">
        <w:t xml:space="preserve"> ocasionadas pel</w:t>
      </w:r>
      <w:r w:rsidR="00FE3FEF">
        <w:t>o aumento da densidade superficial de sujidade</w:t>
      </w:r>
      <w:r w:rsidR="005156D3">
        <w:t xml:space="preserve"> </w:t>
      </w:r>
      <w:sdt>
        <w:sdtPr>
          <w:id w:val="-1164391439"/>
          <w:citation/>
        </w:sdtPr>
        <w:sdtEndPr/>
        <w:sdtContent>
          <w:r w:rsidR="004D1B46">
            <w:fldChar w:fldCharType="begin"/>
          </w:r>
          <w:r w:rsidR="004D1B46" w:rsidRPr="004D1B46">
            <w:instrText xml:space="preserve"> CITATION Moh16 \l 1031 </w:instrText>
          </w:r>
          <w:r w:rsidR="004D1B46">
            <w:fldChar w:fldCharType="separate"/>
          </w:r>
          <w:r w:rsidR="00607771">
            <w:rPr>
              <w:noProof/>
            </w:rPr>
            <w:t xml:space="preserve">(MAGHAMI </w:t>
          </w:r>
          <w:r w:rsidR="00607771">
            <w:rPr>
              <w:i/>
              <w:iCs/>
              <w:noProof/>
            </w:rPr>
            <w:t>et al.</w:t>
          </w:r>
          <w:r w:rsidR="00607771">
            <w:rPr>
              <w:noProof/>
            </w:rPr>
            <w:t>, 2016)</w:t>
          </w:r>
          <w:r w:rsidR="004D1B46">
            <w:fldChar w:fldCharType="end"/>
          </w:r>
        </w:sdtContent>
      </w:sdt>
      <w:r w:rsidR="00CC1508">
        <w:t>.</w:t>
      </w:r>
    </w:p>
    <w:p w14:paraId="5F5EA6E9" w14:textId="77777777" w:rsidR="000054D9" w:rsidRDefault="000054D9" w:rsidP="004C1E0B"/>
    <w:p w14:paraId="31473000" w14:textId="17C6E2B9" w:rsidR="000054D9" w:rsidRPr="0066239A" w:rsidRDefault="006A206A" w:rsidP="004C1E0B">
      <w:r w:rsidRPr="006A206A">
        <w:t xml:space="preserve">Desse modo, a partir da análise das informações obtidas nos experimentos será possível </w:t>
      </w:r>
      <w:r w:rsidR="00895700">
        <w:t xml:space="preserve">determinar se a metodologia de limpeza, ou se o </w:t>
      </w:r>
      <w:r w:rsidR="001968EC">
        <w:t>espaçamento de tempo entre limpezas é justificável</w:t>
      </w:r>
      <w:r w:rsidR="007E1988">
        <w:t>,</w:t>
      </w:r>
      <w:r w:rsidR="00DE69E6">
        <w:t xml:space="preserve"> e apresenta resultados esperados</w:t>
      </w:r>
      <w:r w:rsidR="001968EC">
        <w:t xml:space="preserve">. </w:t>
      </w:r>
      <w:r w:rsidRPr="006A206A">
        <w:t xml:space="preserve">Com base </w:t>
      </w:r>
      <w:r w:rsidR="00967C21">
        <w:t>nos resultados</w:t>
      </w:r>
      <w:r w:rsidR="00B603FC">
        <w:t xml:space="preserve"> deste estudo,</w:t>
      </w:r>
      <w:r w:rsidR="00967C21">
        <w:t xml:space="preserve"> </w:t>
      </w:r>
      <w:r w:rsidR="007437E6">
        <w:t xml:space="preserve">o analista </w:t>
      </w:r>
      <w:r w:rsidR="0089306F">
        <w:lastRenderedPageBreak/>
        <w:t>das usinas fotovoltaicas</w:t>
      </w:r>
      <w:r w:rsidR="00586605">
        <w:t xml:space="preserve"> </w:t>
      </w:r>
      <w:r w:rsidR="008C3281">
        <w:t>poderá</w:t>
      </w:r>
      <w:r w:rsidR="00F11039">
        <w:t xml:space="preserve"> determinar </w:t>
      </w:r>
      <w:r w:rsidR="00B603FC">
        <w:t xml:space="preserve">melhor </w:t>
      </w:r>
      <w:r w:rsidRPr="006A206A">
        <w:t>custos de manutenção e operação ao considerar a limpeza dos módulos.</w:t>
      </w:r>
    </w:p>
    <w:p w14:paraId="29EA7487" w14:textId="58104EA8" w:rsidR="004C1E0B" w:rsidRDefault="004C1E0B" w:rsidP="00983D23">
      <w:pPr>
        <w:pStyle w:val="Heading2"/>
      </w:pPr>
      <w:bookmarkStart w:id="123" w:name="_Toc89728371"/>
      <w:r>
        <w:t xml:space="preserve">Definição do </w:t>
      </w:r>
      <w:r w:rsidR="009D2EB7">
        <w:t>Sistema Fotovoltaico</w:t>
      </w:r>
      <w:bookmarkEnd w:id="123"/>
    </w:p>
    <w:p w14:paraId="48189A14" w14:textId="51B3676C" w:rsidR="008366C7" w:rsidRDefault="00124022" w:rsidP="0061461B">
      <w:r>
        <w:t xml:space="preserve">A edificação </w:t>
      </w:r>
      <w:r w:rsidR="00274815">
        <w:t>abordada no estudo</w:t>
      </w:r>
      <w:r w:rsidR="000A42DB">
        <w:t>, o prédio CTXII do Centro Tecnológico da Ufes</w:t>
      </w:r>
      <w:r w:rsidR="008366C7">
        <w:t>,</w:t>
      </w:r>
      <w:r w:rsidR="000A42DB">
        <w:t xml:space="preserve"> é a planta de número 101 no sistema SEMS de monitoramento de dados</w:t>
      </w:r>
      <w:r w:rsidR="008366C7">
        <w:t xml:space="preserve"> (</w:t>
      </w:r>
      <w:r w:rsidR="008366C7">
        <w:fldChar w:fldCharType="begin"/>
      </w:r>
      <w:r w:rsidR="008366C7">
        <w:instrText xml:space="preserve"> REF _Ref64622074 \h \* lower </w:instrText>
      </w:r>
      <w:r w:rsidR="008366C7">
        <w:fldChar w:fldCharType="separate"/>
      </w:r>
      <w:r w:rsidR="009636C1" w:rsidRPr="0066239A">
        <w:t xml:space="preserve">figura </w:t>
      </w:r>
      <w:r w:rsidR="009636C1">
        <w:rPr>
          <w:noProof/>
        </w:rPr>
        <w:t>7</w:t>
      </w:r>
      <w:r w:rsidR="008366C7">
        <w:fldChar w:fldCharType="end"/>
      </w:r>
      <w:r w:rsidR="008366C7">
        <w:t>)</w:t>
      </w:r>
      <w:r w:rsidR="000A42DB">
        <w:t>. P</w:t>
      </w:r>
      <w:r>
        <w:t xml:space="preserve">ossui um </w:t>
      </w:r>
      <w:r w:rsidR="008366C7">
        <w:t>sistema fotovoltaico</w:t>
      </w:r>
      <w:r>
        <w:t xml:space="preserve"> </w:t>
      </w:r>
      <w:r w:rsidR="008366C7">
        <w:t>54 módulos fotovoltaicos</w:t>
      </w:r>
      <w:r w:rsidR="00D2267D">
        <w:t xml:space="preserve"> ligados a 3 inversores, que totaliza 128,52 kW em corrente continua. </w:t>
      </w:r>
    </w:p>
    <w:p w14:paraId="767B8BEC" w14:textId="77777777" w:rsidR="008366C7" w:rsidRDefault="008366C7" w:rsidP="0061461B"/>
    <w:p w14:paraId="7A585FB2" w14:textId="207CFB9B" w:rsidR="008366C7" w:rsidRPr="0066239A" w:rsidRDefault="008366C7" w:rsidP="006A206A">
      <w:pPr>
        <w:pStyle w:val="Caption"/>
        <w:keepNext/>
        <w:keepLines/>
        <w:ind w:left="840"/>
      </w:pPr>
      <w:bookmarkStart w:id="124" w:name="_Ref64622074"/>
      <w:bookmarkStart w:id="125" w:name="_Toc89728393"/>
      <w:r w:rsidRPr="0066239A">
        <w:t xml:space="preserve">Figura </w:t>
      </w:r>
      <w:fldSimple w:instr=" SEQ Figura \* ARABIC ">
        <w:r w:rsidR="009636C1">
          <w:rPr>
            <w:noProof/>
          </w:rPr>
          <w:t>7</w:t>
        </w:r>
      </w:fldSimple>
      <w:bookmarkEnd w:id="124"/>
      <w:r w:rsidRPr="0066239A">
        <w:t xml:space="preserve"> – </w:t>
      </w:r>
      <w:r>
        <w:t>Vista aérea</w:t>
      </w:r>
      <w:r w:rsidRPr="0066239A">
        <w:t xml:space="preserve"> </w:t>
      </w:r>
      <w:r>
        <w:t>do</w:t>
      </w:r>
      <w:r w:rsidRPr="0066239A">
        <w:t xml:space="preserve"> sistema fotovoltaico </w:t>
      </w:r>
      <w:r>
        <w:t>utilizado no estudo</w:t>
      </w:r>
      <w:bookmarkEnd w:id="125"/>
    </w:p>
    <w:p w14:paraId="0A8B4AA3" w14:textId="45B4FB6F" w:rsidR="008366C7" w:rsidRPr="001E1C23" w:rsidRDefault="008366C7" w:rsidP="006A206A">
      <w:pPr>
        <w:keepNext/>
        <w:keepLines/>
        <w:ind w:left="851"/>
        <w:jc w:val="left"/>
        <w:rPr>
          <w:sz w:val="20"/>
          <w:szCs w:val="16"/>
        </w:rPr>
      </w:pPr>
      <w:r w:rsidRPr="001E1C23">
        <w:rPr>
          <w:noProof/>
          <w:sz w:val="20"/>
          <w:szCs w:val="16"/>
        </w:rPr>
        <w:drawing>
          <wp:anchor distT="0" distB="0" distL="114300" distR="114300" simplePos="0" relativeHeight="251659264" behindDoc="0" locked="0" layoutInCell="1" allowOverlap="1" wp14:anchorId="1CBB0EE8" wp14:editId="2D0B68B8">
            <wp:simplePos x="0" y="0"/>
            <wp:positionH relativeFrom="column">
              <wp:posOffset>528955</wp:posOffset>
            </wp:positionH>
            <wp:positionV relativeFrom="paragraph">
              <wp:posOffset>0</wp:posOffset>
            </wp:positionV>
            <wp:extent cx="4695825" cy="2087880"/>
            <wp:effectExtent l="0" t="0" r="9525"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7">
                      <a:extLst>
                        <a:ext uri="{28A0092B-C50C-407E-A947-70E740481C1C}">
                          <a14:useLocalDpi xmlns:a14="http://schemas.microsoft.com/office/drawing/2010/main" val="0"/>
                        </a:ext>
                      </a:extLst>
                    </a:blip>
                    <a:stretch>
                      <a:fillRect/>
                    </a:stretch>
                  </pic:blipFill>
                  <pic:spPr>
                    <a:xfrm>
                      <a:off x="0" y="0"/>
                      <a:ext cx="4695825" cy="2087880"/>
                    </a:xfrm>
                    <a:prstGeom prst="rect">
                      <a:avLst/>
                    </a:prstGeom>
                  </pic:spPr>
                </pic:pic>
              </a:graphicData>
            </a:graphic>
            <wp14:sizeRelH relativeFrom="page">
              <wp14:pctWidth>0</wp14:pctWidth>
            </wp14:sizeRelH>
            <wp14:sizeRelV relativeFrom="page">
              <wp14:pctHeight>0</wp14:pctHeight>
            </wp14:sizeRelV>
          </wp:anchor>
        </w:drawing>
      </w:r>
      <w:r w:rsidRPr="001E1C23">
        <w:rPr>
          <w:sz w:val="20"/>
          <w:szCs w:val="16"/>
        </w:rPr>
        <w:t xml:space="preserve">Fonte: </w:t>
      </w:r>
      <w:r w:rsidR="00400310">
        <w:rPr>
          <w:sz w:val="20"/>
          <w:szCs w:val="16"/>
        </w:rPr>
        <w:t>Concedido pela Ufes (2021).</w:t>
      </w:r>
    </w:p>
    <w:p w14:paraId="1C9424E6" w14:textId="77777777" w:rsidR="008366C7" w:rsidRDefault="008366C7" w:rsidP="0061461B"/>
    <w:p w14:paraId="19CF8CA7" w14:textId="236C7A73" w:rsidR="008366C7" w:rsidRDefault="00D2267D" w:rsidP="0061461B">
      <w:r>
        <w:t>Os inversores são de 36 kV, modelo</w:t>
      </w:r>
      <w:r w:rsidRPr="00274815">
        <w:t xml:space="preserve"> GW35KLV-MT</w:t>
      </w:r>
      <w:r>
        <w:t xml:space="preserve">, da marca </w:t>
      </w:r>
      <w:proofErr w:type="spellStart"/>
      <w:r>
        <w:t>Goodwe</w:t>
      </w:r>
      <w:proofErr w:type="spellEnd"/>
      <w:r>
        <w:t xml:space="preserve"> (</w:t>
      </w:r>
      <w:r w:rsidR="003B6FF2">
        <w:fldChar w:fldCharType="begin"/>
      </w:r>
      <w:r w:rsidR="003B6FF2">
        <w:instrText xml:space="preserve"> REF  _Ref85214778 \h \n </w:instrText>
      </w:r>
      <w:r w:rsidR="003B6FF2">
        <w:fldChar w:fldCharType="separate"/>
      </w:r>
      <w:r w:rsidR="009636C1">
        <w:t>ANEXO A</w:t>
      </w:r>
      <w:r w:rsidR="003B6FF2">
        <w:fldChar w:fldCharType="end"/>
      </w:r>
      <w:r>
        <w:t>)</w:t>
      </w:r>
      <w:r w:rsidR="00CD43FE">
        <w:t>, com 4</w:t>
      </w:r>
      <w:r w:rsidR="00B5242D">
        <w:t xml:space="preserve"> dispositivos do tipo rastreador de máximo ponto de potência (MPPT), onde é possível conectar 3 </w:t>
      </w:r>
      <w:r w:rsidR="00B5242D" w:rsidRPr="00B5242D">
        <w:rPr>
          <w:i/>
          <w:iCs/>
        </w:rPr>
        <w:t>strings</w:t>
      </w:r>
      <w:r w:rsidR="00B5242D">
        <w:t xml:space="preserve"> em cada MPPT</w:t>
      </w:r>
      <w:r>
        <w:t xml:space="preserve">. </w:t>
      </w:r>
      <w:r w:rsidR="00874B8A">
        <w:t xml:space="preserve">Pelo </w:t>
      </w:r>
      <w:r w:rsidR="00874B8A">
        <w:rPr>
          <w:i/>
          <w:iCs/>
        </w:rPr>
        <w:t>as built</w:t>
      </w:r>
      <w:r w:rsidR="009E57F3">
        <w:rPr>
          <w:i/>
          <w:iCs/>
        </w:rPr>
        <w:t>,</w:t>
      </w:r>
      <w:r w:rsidR="00874B8A">
        <w:rPr>
          <w:i/>
          <w:iCs/>
        </w:rPr>
        <w:t xml:space="preserve"> </w:t>
      </w:r>
      <w:r w:rsidR="00874B8A">
        <w:t>em</w:t>
      </w:r>
      <w:r w:rsidR="003A2F6D">
        <w:t xml:space="preserve"> </w:t>
      </w:r>
      <w:r w:rsidR="003A2F6D" w:rsidRPr="0066239A">
        <w:t xml:space="preserve">cada inversor </w:t>
      </w:r>
      <w:r w:rsidR="003A2F6D">
        <w:t>es</w:t>
      </w:r>
      <w:r w:rsidR="0019165C">
        <w:t>taria</w:t>
      </w:r>
      <w:r w:rsidR="003A2F6D">
        <w:t xml:space="preserve"> conectado um</w:t>
      </w:r>
      <w:r w:rsidR="003A2F6D" w:rsidRPr="0066239A">
        <w:t xml:space="preserve"> </w:t>
      </w:r>
      <w:r w:rsidR="00985D7A">
        <w:t>conjunto</w:t>
      </w:r>
      <w:r w:rsidR="003A2F6D" w:rsidRPr="0066239A">
        <w:t xml:space="preserve"> constituído por </w:t>
      </w:r>
      <w:r w:rsidR="00B5242D">
        <w:t>8</w:t>
      </w:r>
      <w:r w:rsidR="003A2F6D" w:rsidRPr="0066239A">
        <w:t xml:space="preserve"> </w:t>
      </w:r>
      <w:r w:rsidR="003A2F6D" w:rsidRPr="00E421E3">
        <w:rPr>
          <w:i/>
          <w:iCs/>
        </w:rPr>
        <w:t>strings</w:t>
      </w:r>
      <w:r w:rsidR="003A2F6D" w:rsidRPr="0066239A">
        <w:t xml:space="preserve"> de 1</w:t>
      </w:r>
      <w:r w:rsidR="00B5242D">
        <w:t>7</w:t>
      </w:r>
      <w:r w:rsidR="003A2F6D" w:rsidRPr="0066239A">
        <w:t xml:space="preserve"> módulos</w:t>
      </w:r>
      <w:r w:rsidR="0069303F">
        <w:t xml:space="preserve">, desta forma é utilizado somente 2 </w:t>
      </w:r>
      <w:r w:rsidR="0069303F">
        <w:rPr>
          <w:i/>
          <w:iCs/>
        </w:rPr>
        <w:t xml:space="preserve">strings </w:t>
      </w:r>
      <w:r w:rsidR="0069303F">
        <w:t xml:space="preserve">por MPPT, ficando 1 </w:t>
      </w:r>
      <w:r w:rsidR="0069303F">
        <w:rPr>
          <w:i/>
          <w:iCs/>
        </w:rPr>
        <w:t>slot</w:t>
      </w:r>
      <w:r w:rsidR="0069303F">
        <w:t xml:space="preserve"> vago</w:t>
      </w:r>
      <w:r w:rsidR="003A2F6D">
        <w:t xml:space="preserve">. </w:t>
      </w:r>
      <w:r w:rsidR="0019165C">
        <w:t xml:space="preserve">Em campo, foi possível perceber o deslocamento de um módulo em uma das </w:t>
      </w:r>
      <w:r w:rsidR="0019165C" w:rsidRPr="006D5713">
        <w:rPr>
          <w:i/>
          <w:iCs/>
        </w:rPr>
        <w:t>strings</w:t>
      </w:r>
      <w:r w:rsidR="006C64C9">
        <w:rPr>
          <w:i/>
          <w:iCs/>
        </w:rPr>
        <w:t xml:space="preserve"> </w:t>
      </w:r>
      <w:r w:rsidR="006C64C9">
        <w:t>do estudo (</w:t>
      </w:r>
      <w:r w:rsidR="00B726A9">
        <w:t>arranjo</w:t>
      </w:r>
      <w:r w:rsidR="008A0AC8">
        <w:rPr>
          <w:rStyle w:val="FootnoteReference"/>
        </w:rPr>
        <w:footnoteReference w:id="2"/>
      </w:r>
      <w:r w:rsidR="006C64C9">
        <w:t xml:space="preserve"> inferior do lado direito da </w:t>
      </w:r>
      <w:r w:rsidR="006C64C9">
        <w:fldChar w:fldCharType="begin"/>
      </w:r>
      <w:r w:rsidR="006C64C9">
        <w:instrText xml:space="preserve"> REF  _Ref64622074 \* Lower \h </w:instrText>
      </w:r>
      <w:r w:rsidR="006C64C9">
        <w:fldChar w:fldCharType="separate"/>
      </w:r>
      <w:r w:rsidR="009636C1" w:rsidRPr="0066239A">
        <w:t xml:space="preserve">figura </w:t>
      </w:r>
      <w:r w:rsidR="009636C1">
        <w:rPr>
          <w:noProof/>
        </w:rPr>
        <w:t>7</w:t>
      </w:r>
      <w:r w:rsidR="006C64C9">
        <w:fldChar w:fldCharType="end"/>
      </w:r>
      <w:r w:rsidR="006C64C9">
        <w:t>)</w:t>
      </w:r>
      <w:r w:rsidR="0019165C">
        <w:t xml:space="preserve">, fazendo com que </w:t>
      </w:r>
      <w:r w:rsidR="006D5713">
        <w:t xml:space="preserve">uma das </w:t>
      </w:r>
      <w:r w:rsidR="006D5713">
        <w:rPr>
          <w:i/>
          <w:iCs/>
        </w:rPr>
        <w:t>strings</w:t>
      </w:r>
      <w:r w:rsidR="006D5713">
        <w:t xml:space="preserve"> tenha 1 módulo FV a menos</w:t>
      </w:r>
      <w:r w:rsidR="004F4669">
        <w:t xml:space="preserve"> (101</w:t>
      </w:r>
      <w:r w:rsidR="00BA059D">
        <w:t>.1.8</w:t>
      </w:r>
      <w:r w:rsidR="004F4669">
        <w:t>)</w:t>
      </w:r>
      <w:r w:rsidR="0019165C">
        <w:t>.</w:t>
      </w:r>
      <w:r w:rsidR="00360CE5">
        <w:t xml:space="preserve"> Essa diferença está visível ao comparar</w:t>
      </w:r>
      <w:r w:rsidR="00B1369F">
        <w:t xml:space="preserve"> figuras</w:t>
      </w:r>
      <w:r w:rsidR="00360CE5">
        <w:t xml:space="preserve"> </w:t>
      </w:r>
      <w:r w:rsidR="00360CE5">
        <w:fldChar w:fldCharType="begin"/>
      </w:r>
      <w:r w:rsidR="00360CE5">
        <w:instrText xml:space="preserve"> REF  _Ref64622074 \d " " \f</w:instrText>
      </w:r>
      <w:r w:rsidR="00B77AA5">
        <w:instrText xml:space="preserve"> \# 0</w:instrText>
      </w:r>
      <w:r w:rsidR="00360CE5">
        <w:instrText xml:space="preserve"> \h </w:instrText>
      </w:r>
      <w:r w:rsidR="00360CE5">
        <w:fldChar w:fldCharType="separate"/>
      </w:r>
      <w:r w:rsidR="009636C1">
        <w:t>7</w:t>
      </w:r>
      <w:r w:rsidR="00360CE5">
        <w:fldChar w:fldCharType="end"/>
      </w:r>
      <w:r w:rsidR="00360CE5">
        <w:t xml:space="preserve"> e </w:t>
      </w:r>
      <w:r w:rsidR="00B77AA5">
        <w:fldChar w:fldCharType="begin"/>
      </w:r>
      <w:r w:rsidR="00B77AA5">
        <w:instrText xml:space="preserve"> REF  _Ref87703249 </w:instrText>
      </w:r>
      <w:r w:rsidR="00B1369F">
        <w:instrText xml:space="preserve"> \d " " \f \# 0 \h</w:instrText>
      </w:r>
      <w:r w:rsidR="00B77AA5">
        <w:instrText xml:space="preserve"> </w:instrText>
      </w:r>
      <w:r w:rsidR="00B77AA5">
        <w:fldChar w:fldCharType="separate"/>
      </w:r>
      <w:r w:rsidR="009636C1">
        <w:t>8</w:t>
      </w:r>
      <w:r w:rsidR="00B77AA5">
        <w:fldChar w:fldCharType="end"/>
      </w:r>
      <w:r w:rsidR="006C64C9">
        <w:t xml:space="preserve"> e ao adquirir dados na </w:t>
      </w:r>
      <w:r w:rsidR="001E2610">
        <w:t>sub</w:t>
      </w:r>
      <w:r w:rsidR="006C64C9">
        <w:t xml:space="preserve">seção </w:t>
      </w:r>
      <w:r w:rsidR="006C64C9">
        <w:fldChar w:fldCharType="begin"/>
      </w:r>
      <w:r w:rsidR="006C64C9">
        <w:instrText xml:space="preserve"> REF _Ref87704384 \r \h </w:instrText>
      </w:r>
      <w:r w:rsidR="006C64C9">
        <w:fldChar w:fldCharType="separate"/>
      </w:r>
      <w:r w:rsidR="009636C1">
        <w:t>3.4</w:t>
      </w:r>
      <w:r w:rsidR="006C64C9">
        <w:fldChar w:fldCharType="end"/>
      </w:r>
      <w:r w:rsidR="00B77AA5">
        <w:t xml:space="preserve">. </w:t>
      </w:r>
      <w:r w:rsidR="003A2F6D" w:rsidRPr="0066239A">
        <w:t xml:space="preserve">Todos módulos são de modelo JAM60S03-315/PR, monocristalino, da fabricante JA Solar com potência de saída de 315Wp cada. Além desse </w:t>
      </w:r>
      <w:r w:rsidR="003A2F6D" w:rsidRPr="0066239A">
        <w:lastRenderedPageBreak/>
        <w:t xml:space="preserve">módulo a universidade também possui </w:t>
      </w:r>
      <w:r w:rsidR="003A2F6D">
        <w:t xml:space="preserve">outros </w:t>
      </w:r>
      <w:r w:rsidR="003A2F6D" w:rsidRPr="0066239A">
        <w:t xml:space="preserve">edifícios que usam o modelo de 310Wp, de especificações encontrada no </w:t>
      </w:r>
      <w:r w:rsidR="003A2F6D">
        <w:fldChar w:fldCharType="begin"/>
      </w:r>
      <w:r w:rsidR="003A2F6D" w:rsidRPr="0066239A">
        <w:instrText xml:space="preserve"> REF _Ref64558489 \h </w:instrText>
      </w:r>
      <w:r w:rsidR="003A2F6D">
        <w:instrText xml:space="preserve">\* lower </w:instrText>
      </w:r>
      <w:r w:rsidR="003A2F6D">
        <w:fldChar w:fldCharType="separate"/>
      </w:r>
      <w:r w:rsidR="009636C1" w:rsidRPr="009D7F0B">
        <w:t xml:space="preserve">quadro </w:t>
      </w:r>
      <w:r w:rsidR="009636C1">
        <w:rPr>
          <w:noProof/>
        </w:rPr>
        <w:t>3</w:t>
      </w:r>
      <w:r w:rsidR="003A2F6D">
        <w:fldChar w:fldCharType="end"/>
      </w:r>
      <w:r w:rsidR="003A2F6D">
        <w:t xml:space="preserve">, retiradas de seu </w:t>
      </w:r>
      <w:r w:rsidR="003A2F6D">
        <w:rPr>
          <w:i/>
          <w:iCs/>
        </w:rPr>
        <w:t>datasheet</w:t>
      </w:r>
      <w:r w:rsidR="003A2F6D">
        <w:t xml:space="preserve"> (</w:t>
      </w:r>
      <w:r w:rsidR="0038365F">
        <w:fldChar w:fldCharType="begin"/>
      </w:r>
      <w:r w:rsidR="0038365F">
        <w:instrText xml:space="preserve"> REF _Ref85222385 \n \h </w:instrText>
      </w:r>
      <w:r w:rsidR="0038365F">
        <w:fldChar w:fldCharType="separate"/>
      </w:r>
      <w:r w:rsidR="009636C1">
        <w:t>ANEXO B</w:t>
      </w:r>
      <w:r w:rsidR="0038365F">
        <w:fldChar w:fldCharType="end"/>
      </w:r>
      <w:r w:rsidR="003A2F6D">
        <w:t>).</w:t>
      </w:r>
      <w:r w:rsidR="0038365F">
        <w:t xml:space="preserve"> </w:t>
      </w:r>
    </w:p>
    <w:p w14:paraId="7EDE8314" w14:textId="77777777" w:rsidR="008366C7" w:rsidRDefault="008366C7" w:rsidP="0061461B"/>
    <w:p w14:paraId="606DD81F" w14:textId="28A19467" w:rsidR="008366C7" w:rsidRPr="009D7F0B" w:rsidRDefault="008366C7" w:rsidP="004B559D">
      <w:pPr>
        <w:pStyle w:val="Caption"/>
        <w:keepNext/>
        <w:keepLines/>
        <w:ind w:left="126"/>
      </w:pPr>
      <w:bookmarkStart w:id="126" w:name="_Ref64558489"/>
      <w:bookmarkStart w:id="127" w:name="_Toc89274948"/>
      <w:r w:rsidRPr="009D7F0B">
        <w:t xml:space="preserve">Quadro </w:t>
      </w:r>
      <w:fldSimple w:instr=" SEQ Quadro \* ARABIC ">
        <w:r w:rsidR="009636C1">
          <w:rPr>
            <w:noProof/>
          </w:rPr>
          <w:t>3</w:t>
        </w:r>
      </w:fldSimple>
      <w:bookmarkEnd w:id="126"/>
      <w:r w:rsidRPr="009D7F0B">
        <w:t xml:space="preserve"> – Dados dos módulos fotovoltaicos</w:t>
      </w:r>
      <w:bookmarkEnd w:id="127"/>
    </w:p>
    <w:tbl>
      <w:tblPr>
        <w:tblStyle w:val="TableGridLight"/>
        <w:tblW w:w="0" w:type="auto"/>
        <w:jc w:val="center"/>
        <w:tblInd w:w="0" w:type="dxa"/>
        <w:tblLook w:val="04A0" w:firstRow="1" w:lastRow="0" w:firstColumn="1" w:lastColumn="0" w:noHBand="0" w:noVBand="1"/>
      </w:tblPr>
      <w:tblGrid>
        <w:gridCol w:w="2709"/>
        <w:gridCol w:w="3077"/>
        <w:gridCol w:w="3077"/>
      </w:tblGrid>
      <w:tr w:rsidR="008366C7" w14:paraId="1187D012" w14:textId="77777777" w:rsidTr="004B559D">
        <w:trPr>
          <w:trHeight w:val="255"/>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0000" w:themeFill="text1"/>
            <w:vAlign w:val="center"/>
            <w:hideMark/>
          </w:tcPr>
          <w:p w14:paraId="71090F26" w14:textId="77777777" w:rsidR="008366C7" w:rsidRDefault="008366C7" w:rsidP="00FD028E">
            <w:pPr>
              <w:keepNext/>
              <w:keepLines/>
              <w:jc w:val="center"/>
            </w:pPr>
            <w:r>
              <w:t>MODELO</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0000" w:themeFill="text1"/>
            <w:vAlign w:val="center"/>
            <w:hideMark/>
          </w:tcPr>
          <w:p w14:paraId="0397289C" w14:textId="77777777" w:rsidR="008366C7" w:rsidRDefault="008366C7" w:rsidP="00FD028E">
            <w:pPr>
              <w:keepNext/>
              <w:keepLines/>
              <w:jc w:val="center"/>
              <w:rPr>
                <w:bCs/>
                <w:color w:val="FFFFFF"/>
              </w:rPr>
            </w:pPr>
            <w:r>
              <w:t>JAM60S03-310/PR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0000" w:themeFill="text1"/>
            <w:vAlign w:val="center"/>
            <w:hideMark/>
          </w:tcPr>
          <w:p w14:paraId="58FD8944" w14:textId="77777777" w:rsidR="008366C7" w:rsidRDefault="008366C7" w:rsidP="00FD028E">
            <w:pPr>
              <w:keepNext/>
              <w:keepLines/>
              <w:jc w:val="center"/>
            </w:pPr>
            <w:r>
              <w:t>JAM60S03-315/PR</w:t>
            </w:r>
          </w:p>
        </w:tc>
      </w:tr>
      <w:tr w:rsidR="008366C7" w14:paraId="7152053E" w14:textId="77777777" w:rsidTr="003621A6">
        <w:trPr>
          <w:trHeight w:val="255"/>
          <w:jc w:val="center"/>
        </w:trPr>
        <w:tc>
          <w:tcPr>
            <w:tcW w:w="0" w:type="auto"/>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245F844" w14:textId="77777777" w:rsidR="008366C7" w:rsidRDefault="008366C7" w:rsidP="004B559D">
            <w:pPr>
              <w:keepNext/>
              <w:keepLines/>
              <w:jc w:val="center"/>
            </w:pPr>
            <w:r>
              <w:t>Características elétricas</w:t>
            </w:r>
          </w:p>
        </w:tc>
      </w:tr>
      <w:tr w:rsidR="008366C7" w14:paraId="1DC8C7AB" w14:textId="77777777" w:rsidTr="004B559D">
        <w:trPr>
          <w:trHeight w:val="255"/>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2A012BB" w14:textId="77777777" w:rsidR="008366C7" w:rsidRDefault="008366C7" w:rsidP="004B559D">
            <w:pPr>
              <w:keepNext/>
              <w:keepLines/>
              <w:jc w:val="center"/>
            </w:pPr>
            <w:r>
              <w:t>Potência máxima</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FB8FD7" w14:textId="77777777" w:rsidR="008366C7" w:rsidRDefault="008366C7" w:rsidP="004B559D">
            <w:pPr>
              <w:keepNext/>
              <w:keepLines/>
              <w:jc w:val="center"/>
            </w:pPr>
            <w:r>
              <w:t>310 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AC9E0FB" w14:textId="77777777" w:rsidR="008366C7" w:rsidRDefault="008366C7" w:rsidP="004B559D">
            <w:pPr>
              <w:keepNext/>
              <w:keepLines/>
              <w:jc w:val="center"/>
            </w:pPr>
            <w:r>
              <w:t>315 W</w:t>
            </w:r>
          </w:p>
        </w:tc>
      </w:tr>
      <w:tr w:rsidR="008366C7" w14:paraId="5946FC33" w14:textId="77777777" w:rsidTr="004B559D">
        <w:trPr>
          <w:trHeight w:val="255"/>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AA0A45E" w14:textId="77777777" w:rsidR="008366C7" w:rsidRDefault="008366C7" w:rsidP="004B559D">
            <w:pPr>
              <w:keepNext/>
              <w:keepLines/>
              <w:jc w:val="center"/>
            </w:pPr>
            <w:r>
              <w:t>Rendimento</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FCE7B4C" w14:textId="77777777" w:rsidR="008366C7" w:rsidRDefault="008366C7" w:rsidP="004B559D">
            <w:pPr>
              <w:keepNext/>
              <w:keepLines/>
              <w:jc w:val="center"/>
            </w:pPr>
            <w:r>
              <w:t>18,6%</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F5CE195" w14:textId="77777777" w:rsidR="008366C7" w:rsidRDefault="008366C7" w:rsidP="004B559D">
            <w:pPr>
              <w:keepNext/>
              <w:keepLines/>
              <w:jc w:val="center"/>
            </w:pPr>
            <w:r>
              <w:t>18,9%</w:t>
            </w:r>
          </w:p>
        </w:tc>
      </w:tr>
      <w:tr w:rsidR="008366C7" w14:paraId="1E91BA3E" w14:textId="77777777" w:rsidTr="004B559D">
        <w:trPr>
          <w:trHeight w:val="255"/>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3462019" w14:textId="77777777" w:rsidR="008366C7" w:rsidRDefault="008366C7" w:rsidP="004B559D">
            <w:pPr>
              <w:keepNext/>
              <w:keepLines/>
              <w:jc w:val="center"/>
            </w:pPr>
            <w:r>
              <w:t>Tensão nominal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44A2452" w14:textId="77777777" w:rsidR="008366C7" w:rsidRDefault="008366C7" w:rsidP="004B559D">
            <w:pPr>
              <w:keepNext/>
              <w:keepLines/>
              <w:jc w:val="center"/>
            </w:pPr>
            <w:r>
              <w:t>32,78 V</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B600AF9" w14:textId="77777777" w:rsidR="008366C7" w:rsidRDefault="008366C7" w:rsidP="004B559D">
            <w:pPr>
              <w:keepNext/>
              <w:keepLines/>
              <w:jc w:val="center"/>
            </w:pPr>
            <w:r>
              <w:t>33,07 V</w:t>
            </w:r>
          </w:p>
        </w:tc>
      </w:tr>
      <w:tr w:rsidR="008366C7" w14:paraId="50A3ECD1" w14:textId="77777777" w:rsidTr="004B559D">
        <w:trPr>
          <w:trHeight w:val="255"/>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7A29073" w14:textId="77777777" w:rsidR="008366C7" w:rsidRDefault="008366C7" w:rsidP="004B559D">
            <w:pPr>
              <w:keepNext/>
              <w:keepLines/>
              <w:jc w:val="center"/>
            </w:pPr>
            <w:r>
              <w:t>Tensão em aberto</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28C60E6" w14:textId="77777777" w:rsidR="008366C7" w:rsidRDefault="008366C7" w:rsidP="004B559D">
            <w:pPr>
              <w:keepNext/>
              <w:keepLines/>
              <w:jc w:val="center"/>
            </w:pPr>
            <w:r>
              <w:t>39,61 V</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6E1838" w14:textId="77777777" w:rsidR="008366C7" w:rsidRDefault="008366C7" w:rsidP="004B559D">
            <w:pPr>
              <w:keepNext/>
              <w:keepLines/>
              <w:jc w:val="center"/>
            </w:pPr>
            <w:r>
              <w:t>39,93 V</w:t>
            </w:r>
          </w:p>
        </w:tc>
      </w:tr>
      <w:tr w:rsidR="008366C7" w14:paraId="77140B04" w14:textId="77777777" w:rsidTr="004B559D">
        <w:trPr>
          <w:trHeight w:val="255"/>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BC0EAEA" w14:textId="77777777" w:rsidR="008366C7" w:rsidRDefault="008366C7" w:rsidP="004B559D">
            <w:pPr>
              <w:keepNext/>
              <w:keepLines/>
              <w:jc w:val="center"/>
            </w:pPr>
            <w:r>
              <w:t>Corrente nominal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00D671" w14:textId="77777777" w:rsidR="008366C7" w:rsidRDefault="008366C7" w:rsidP="004B559D">
            <w:pPr>
              <w:keepNext/>
              <w:keepLines/>
              <w:jc w:val="center"/>
            </w:pPr>
            <w:r>
              <w:t>9,46 A</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2F992D" w14:textId="77777777" w:rsidR="008366C7" w:rsidRDefault="008366C7" w:rsidP="004B559D">
            <w:pPr>
              <w:keepNext/>
              <w:keepLines/>
              <w:jc w:val="center"/>
            </w:pPr>
            <w:r>
              <w:t>9,53 A</w:t>
            </w:r>
          </w:p>
        </w:tc>
      </w:tr>
      <w:tr w:rsidR="008366C7" w14:paraId="123348F3" w14:textId="77777777" w:rsidTr="004B559D">
        <w:trPr>
          <w:trHeight w:val="255"/>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6F79715" w14:textId="77777777" w:rsidR="008366C7" w:rsidRDefault="008366C7" w:rsidP="004B559D">
            <w:pPr>
              <w:keepNext/>
              <w:keepLines/>
              <w:jc w:val="center"/>
            </w:pPr>
            <w:r>
              <w:t>Corrente de curto-circuito</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6BF07E" w14:textId="77777777" w:rsidR="008366C7" w:rsidRDefault="008366C7" w:rsidP="004B559D">
            <w:pPr>
              <w:keepNext/>
              <w:keepLines/>
              <w:jc w:val="center"/>
            </w:pPr>
            <w:r>
              <w:t>10,03 A</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EF6193F" w14:textId="77777777" w:rsidR="008366C7" w:rsidRDefault="008366C7" w:rsidP="004B559D">
            <w:pPr>
              <w:keepNext/>
              <w:keepLines/>
              <w:jc w:val="center"/>
            </w:pPr>
            <w:r>
              <w:t>10,10 A</w:t>
            </w:r>
          </w:p>
        </w:tc>
      </w:tr>
      <w:tr w:rsidR="008366C7" w14:paraId="27FF4927" w14:textId="77777777" w:rsidTr="003621A6">
        <w:trPr>
          <w:trHeight w:val="255"/>
          <w:jc w:val="center"/>
        </w:trPr>
        <w:tc>
          <w:tcPr>
            <w:tcW w:w="0" w:type="auto"/>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54825B8E" w14:textId="77777777" w:rsidR="008366C7" w:rsidRDefault="008366C7" w:rsidP="004B559D">
            <w:pPr>
              <w:keepNext/>
              <w:keepLines/>
              <w:jc w:val="center"/>
            </w:pPr>
            <w:r>
              <w:t>Características físicas</w:t>
            </w:r>
          </w:p>
        </w:tc>
      </w:tr>
      <w:tr w:rsidR="008366C7" w14:paraId="7B9C5274" w14:textId="77777777" w:rsidTr="004B559D">
        <w:trPr>
          <w:trHeight w:val="255"/>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7A62C99" w14:textId="77777777" w:rsidR="008366C7" w:rsidRDefault="008366C7" w:rsidP="004B559D">
            <w:pPr>
              <w:keepNext/>
              <w:keepLines/>
              <w:jc w:val="center"/>
            </w:pPr>
            <w:r>
              <w:t>Dimensões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D098B61" w14:textId="77777777" w:rsidR="008366C7" w:rsidRDefault="008366C7" w:rsidP="004B559D">
            <w:pPr>
              <w:keepNext/>
              <w:keepLines/>
              <w:jc w:val="center"/>
            </w:pPr>
            <w:r>
              <w:t>1678 mm x 991 mm x 35 mm</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234B8A4" w14:textId="77777777" w:rsidR="008366C7" w:rsidRDefault="008366C7" w:rsidP="004B559D">
            <w:pPr>
              <w:keepNext/>
              <w:keepLines/>
              <w:jc w:val="center"/>
            </w:pPr>
            <w:r>
              <w:t>1678 mm x 991 mm x 35 mm</w:t>
            </w:r>
          </w:p>
        </w:tc>
      </w:tr>
      <w:tr w:rsidR="008366C7" w14:paraId="57096A42" w14:textId="77777777" w:rsidTr="004B559D">
        <w:trPr>
          <w:trHeight w:val="255"/>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14150B" w14:textId="77777777" w:rsidR="008366C7" w:rsidRDefault="008366C7" w:rsidP="004B559D">
            <w:pPr>
              <w:keepNext/>
              <w:keepLines/>
              <w:jc w:val="center"/>
            </w:pPr>
            <w:r>
              <w:t>Peso</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87805DD" w14:textId="77777777" w:rsidR="008366C7" w:rsidRDefault="008366C7" w:rsidP="004B559D">
            <w:pPr>
              <w:keepNext/>
              <w:keepLines/>
              <w:jc w:val="center"/>
            </w:pPr>
            <w:r>
              <w:t>18,5 kg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F85B1F9" w14:textId="77777777" w:rsidR="008366C7" w:rsidRDefault="008366C7" w:rsidP="004B559D">
            <w:pPr>
              <w:keepNext/>
              <w:keepLines/>
              <w:jc w:val="center"/>
            </w:pPr>
            <w:r>
              <w:t>18,5 kg</w:t>
            </w:r>
          </w:p>
        </w:tc>
      </w:tr>
    </w:tbl>
    <w:p w14:paraId="1F3E46C9" w14:textId="03A3B1C0" w:rsidR="008366C7" w:rsidRPr="00C5518E" w:rsidRDefault="008366C7" w:rsidP="004B559D">
      <w:pPr>
        <w:pStyle w:val="FontedeIlustrao"/>
        <w:keepLines/>
        <w:ind w:left="126"/>
        <w:rPr>
          <w:color w:val="FFFFFF" w:themeColor="background1"/>
        </w:rPr>
      </w:pPr>
      <w:r>
        <w:t>Fonte: JA Solar (2018).</w:t>
      </w:r>
      <w:sdt>
        <w:sdtPr>
          <w:rPr>
            <w:color w:val="FFFFFF" w:themeColor="background1"/>
          </w:rPr>
          <w:id w:val="706605097"/>
          <w:citation/>
        </w:sdtPr>
        <w:sdtEndPr/>
        <w:sdtContent>
          <w:r w:rsidRPr="00C5518E">
            <w:rPr>
              <w:color w:val="FFFFFF" w:themeColor="background1"/>
            </w:rPr>
            <w:fldChar w:fldCharType="begin"/>
          </w:r>
          <w:r w:rsidRPr="00C5518E">
            <w:rPr>
              <w:color w:val="FFFFFF" w:themeColor="background1"/>
            </w:rPr>
            <w:instrText xml:space="preserve"> CITATION JAS \l 1031 </w:instrText>
          </w:r>
          <w:r w:rsidRPr="00C5518E">
            <w:rPr>
              <w:color w:val="FFFFFF" w:themeColor="background1"/>
            </w:rPr>
            <w:fldChar w:fldCharType="separate"/>
          </w:r>
          <w:r w:rsidR="00607771">
            <w:rPr>
              <w:noProof/>
              <w:color w:val="FFFFFF" w:themeColor="background1"/>
            </w:rPr>
            <w:t xml:space="preserve"> </w:t>
          </w:r>
          <w:r w:rsidR="00607771" w:rsidRPr="00607771">
            <w:rPr>
              <w:noProof/>
              <w:color w:val="FFFFFF" w:themeColor="background1"/>
            </w:rPr>
            <w:t>(JS, 2018)</w:t>
          </w:r>
          <w:r w:rsidRPr="00C5518E">
            <w:rPr>
              <w:color w:val="FFFFFF" w:themeColor="background1"/>
            </w:rPr>
            <w:fldChar w:fldCharType="end"/>
          </w:r>
        </w:sdtContent>
      </w:sdt>
    </w:p>
    <w:p w14:paraId="5F9C64B6" w14:textId="0DD07BD4" w:rsidR="00A8265D" w:rsidRDefault="00A8265D" w:rsidP="0061461B"/>
    <w:p w14:paraId="2C63F2E0" w14:textId="77777777" w:rsidR="009636C1" w:rsidRDefault="003A2F6D" w:rsidP="003B6E73">
      <w:r>
        <w:t xml:space="preserve">Para melhor efeito de comparação, todas as </w:t>
      </w:r>
      <w:r>
        <w:rPr>
          <w:i/>
          <w:iCs/>
        </w:rPr>
        <w:t>strings</w:t>
      </w:r>
      <w:r>
        <w:t xml:space="preserve"> deste estudo estão no mesmo inversor, </w:t>
      </w:r>
      <w:ins w:id="128" w:author="Vitor Mascarenhas" w:date="2021-12-02T10:49:00Z">
        <w:r w:rsidR="00BA1F03">
          <w:t xml:space="preserve">evitando-se que haja diferença por diferença de rendimento </w:t>
        </w:r>
        <w:r w:rsidR="00740A17">
          <w:t xml:space="preserve">de equipamentos diferentes. O inversor utilizado </w:t>
        </w:r>
      </w:ins>
      <w:ins w:id="129" w:author="Vitor Mascarenhas" w:date="2021-12-02T10:50:00Z">
        <w:r w:rsidR="00740A17">
          <w:t xml:space="preserve">é </w:t>
        </w:r>
      </w:ins>
      <w:r>
        <w:t>numerado como 101.1 no sistema</w:t>
      </w:r>
      <w:r w:rsidR="00373CB3">
        <w:t xml:space="preserve"> de monitoramento de dados</w:t>
      </w:r>
      <w:r w:rsidR="00BE0974">
        <w:t>. Foi levado em consideração também que fosse usado o menor número possível</w:t>
      </w:r>
      <w:r w:rsidR="00CD43FE">
        <w:t xml:space="preserve"> de MPPTs</w:t>
      </w:r>
      <w:r w:rsidR="0036376F">
        <w:t xml:space="preserve">. </w:t>
      </w:r>
      <w:r>
        <w:t xml:space="preserve">Neste </w:t>
      </w:r>
      <w:r w:rsidR="00373CB3">
        <w:t xml:space="preserve">inversor foram escolhidas as </w:t>
      </w:r>
      <w:r w:rsidR="00373CB3">
        <w:rPr>
          <w:i/>
          <w:iCs/>
        </w:rPr>
        <w:t>strings</w:t>
      </w:r>
      <w:r w:rsidR="00373CB3">
        <w:t xml:space="preserve"> de números 101.</w:t>
      </w:r>
      <w:r w:rsidR="00785E47">
        <w:t>1.</w:t>
      </w:r>
      <w:r w:rsidR="00373CB3">
        <w:t>4,</w:t>
      </w:r>
      <w:r w:rsidR="00373CB3" w:rsidRPr="00373CB3">
        <w:t xml:space="preserve"> </w:t>
      </w:r>
      <w:r w:rsidR="00373CB3">
        <w:t>101.</w:t>
      </w:r>
      <w:r w:rsidR="00785E47">
        <w:t>1.</w:t>
      </w:r>
      <w:r w:rsidR="00373CB3">
        <w:t>5,</w:t>
      </w:r>
      <w:r w:rsidR="00373CB3" w:rsidRPr="00373CB3">
        <w:t xml:space="preserve"> </w:t>
      </w:r>
      <w:r w:rsidR="00373CB3">
        <w:t>101.</w:t>
      </w:r>
      <w:r w:rsidR="00785E47">
        <w:t>1.</w:t>
      </w:r>
      <w:r w:rsidR="00373CB3">
        <w:t>6,</w:t>
      </w:r>
      <w:r w:rsidR="00373CB3" w:rsidRPr="00373CB3">
        <w:t xml:space="preserve"> </w:t>
      </w:r>
      <w:r w:rsidR="00373CB3">
        <w:t>101.</w:t>
      </w:r>
      <w:r w:rsidR="00785E47">
        <w:t>1.</w:t>
      </w:r>
      <w:r w:rsidR="00373CB3">
        <w:t>7 e</w:t>
      </w:r>
      <w:r w:rsidR="00373CB3" w:rsidRPr="00373CB3">
        <w:t xml:space="preserve"> </w:t>
      </w:r>
      <w:r w:rsidR="00373CB3">
        <w:t>101.</w:t>
      </w:r>
      <w:r w:rsidR="00785E47">
        <w:t>1.</w:t>
      </w:r>
      <w:r w:rsidR="00373CB3">
        <w:t>8</w:t>
      </w:r>
      <w:r w:rsidR="006733C9">
        <w:t xml:space="preserve"> (</w:t>
      </w:r>
      <w:r w:rsidR="006733C9">
        <w:fldChar w:fldCharType="begin"/>
      </w:r>
      <w:r w:rsidR="006733C9">
        <w:instrText xml:space="preserve"> REF  _Ref85378760 \* Lower \h </w:instrText>
      </w:r>
      <w:r w:rsidR="00AE16B9">
        <w:instrText xml:space="preserve"> \* MERGEFORMAT </w:instrText>
      </w:r>
      <w:r w:rsidR="006733C9">
        <w:fldChar w:fldCharType="separate"/>
      </w:r>
    </w:p>
    <w:p w14:paraId="081642E4" w14:textId="2496C1AD" w:rsidR="0011109C" w:rsidRDefault="006733C9" w:rsidP="00AE16B9">
      <w:r>
        <w:fldChar w:fldCharType="end"/>
      </w:r>
      <w:r>
        <w:t>)</w:t>
      </w:r>
      <w:r w:rsidR="0036376F">
        <w:t>, que utilizam o MPPT2, MPPT3 e MPPT4 (</w:t>
      </w:r>
      <w:r w:rsidR="0036376F">
        <w:fldChar w:fldCharType="begin"/>
      </w:r>
      <w:r w:rsidR="0036376F">
        <w:instrText xml:space="preserve"> REF _Ref85220209 \h \* lower </w:instrText>
      </w:r>
      <w:r w:rsidR="0036376F">
        <w:fldChar w:fldCharType="separate"/>
      </w:r>
      <w:r w:rsidR="009636C1" w:rsidRPr="009D7F0B">
        <w:t xml:space="preserve">quadro </w:t>
      </w:r>
      <w:r w:rsidR="009636C1">
        <w:rPr>
          <w:noProof/>
        </w:rPr>
        <w:t>4</w:t>
      </w:r>
      <w:r w:rsidR="0036376F">
        <w:fldChar w:fldCharType="end"/>
      </w:r>
      <w:r w:rsidR="0036376F">
        <w:t>)</w:t>
      </w:r>
      <w:r w:rsidR="008F5B14">
        <w:t>.</w:t>
      </w:r>
      <w:r w:rsidR="00EA772C">
        <w:t xml:space="preserve"> </w:t>
      </w:r>
    </w:p>
    <w:p w14:paraId="26645249" w14:textId="77777777" w:rsidR="0011109C" w:rsidRDefault="0011109C" w:rsidP="00AE16B9"/>
    <w:p w14:paraId="0167501D" w14:textId="4FED0DBE" w:rsidR="0011109C" w:rsidRDefault="0011109C" w:rsidP="0011109C">
      <w:pPr>
        <w:pStyle w:val="Caption"/>
        <w:keepNext/>
        <w:keepLines/>
        <w:ind w:left="112"/>
      </w:pPr>
      <w:bookmarkStart w:id="130" w:name="_Ref87703249"/>
      <w:bookmarkStart w:id="131" w:name="_Toc89728394"/>
      <w:r>
        <w:lastRenderedPageBreak/>
        <w:t xml:space="preserve">Figura </w:t>
      </w:r>
      <w:fldSimple w:instr=" SEQ Figura \* ARABIC ">
        <w:r w:rsidR="009636C1">
          <w:rPr>
            <w:noProof/>
          </w:rPr>
          <w:t>8</w:t>
        </w:r>
      </w:fldSimple>
      <w:bookmarkEnd w:id="130"/>
      <w:r>
        <w:t xml:space="preserve"> – Corte da vista superior do edifício com as </w:t>
      </w:r>
      <w:r w:rsidRPr="001C0B61">
        <w:rPr>
          <w:i/>
          <w:iCs/>
        </w:rPr>
        <w:t>strings</w:t>
      </w:r>
      <w:r>
        <w:t xml:space="preserve"> </w:t>
      </w:r>
      <w:r>
        <w:rPr>
          <w:noProof/>
        </w:rPr>
        <w:t>utilizadas n</w:t>
      </w:r>
      <w:r w:rsidRPr="001C0B61">
        <w:rPr>
          <w:noProof/>
        </w:rPr>
        <w:t>o estudo</w:t>
      </w:r>
      <w:r>
        <w:rPr>
          <w:noProof/>
        </w:rPr>
        <w:t xml:space="preserve"> realçadas</w:t>
      </w:r>
      <w:bookmarkEnd w:id="131"/>
    </w:p>
    <w:p w14:paraId="737917AA" w14:textId="77777777" w:rsidR="0011109C" w:rsidRPr="005B3F10" w:rsidRDefault="0011109C" w:rsidP="0011109C">
      <w:pPr>
        <w:keepNext/>
        <w:keepLines/>
        <w:jc w:val="center"/>
      </w:pPr>
      <w:r>
        <w:rPr>
          <w:noProof/>
        </w:rPr>
        <w:drawing>
          <wp:inline distT="0" distB="0" distL="0" distR="0" wp14:anchorId="62E2D01C" wp14:editId="32569FFC">
            <wp:extent cx="5621232" cy="311053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45725" cy="3124089"/>
                    </a:xfrm>
                    <a:prstGeom prst="rect">
                      <a:avLst/>
                    </a:prstGeom>
                    <a:noFill/>
                    <a:ln>
                      <a:noFill/>
                    </a:ln>
                  </pic:spPr>
                </pic:pic>
              </a:graphicData>
            </a:graphic>
          </wp:inline>
        </w:drawing>
      </w:r>
    </w:p>
    <w:p w14:paraId="078DB844" w14:textId="77777777" w:rsidR="0011109C" w:rsidRPr="00B4780D" w:rsidRDefault="0011109C" w:rsidP="0011109C">
      <w:pPr>
        <w:keepNext/>
        <w:keepLines/>
        <w:ind w:left="126"/>
        <w:jc w:val="left"/>
        <w:rPr>
          <w:sz w:val="20"/>
          <w:szCs w:val="16"/>
        </w:rPr>
      </w:pPr>
      <w:r w:rsidRPr="006733C9">
        <w:rPr>
          <w:sz w:val="20"/>
          <w:szCs w:val="16"/>
        </w:rPr>
        <w:t>Fonte: Produção do próprio autor.</w:t>
      </w:r>
    </w:p>
    <w:p w14:paraId="6177FC90" w14:textId="77777777" w:rsidR="00E47780" w:rsidRDefault="00E47780" w:rsidP="00AE16B9"/>
    <w:p w14:paraId="5D3FF6BE" w14:textId="5C938FEE" w:rsidR="00E47780" w:rsidRDefault="00E47780" w:rsidP="00E47780">
      <w:pPr>
        <w:pStyle w:val="Caption"/>
        <w:keepNext/>
        <w:keepLines/>
      </w:pPr>
      <w:bookmarkStart w:id="132" w:name="_Ref85220209"/>
      <w:bookmarkStart w:id="133" w:name="_Toc89274949"/>
      <w:r w:rsidRPr="009D7F0B">
        <w:t xml:space="preserve">Quadro </w:t>
      </w:r>
      <w:fldSimple w:instr=" SEQ Quadro \* ARABIC ">
        <w:r w:rsidR="009636C1">
          <w:rPr>
            <w:noProof/>
          </w:rPr>
          <w:t>4</w:t>
        </w:r>
      </w:fldSimple>
      <w:bookmarkEnd w:id="132"/>
      <w:r w:rsidRPr="009D7F0B">
        <w:t xml:space="preserve"> – </w:t>
      </w:r>
      <w:r>
        <w:t>Organização</w:t>
      </w:r>
      <w:r w:rsidRPr="009D7F0B">
        <w:t xml:space="preserve"> </w:t>
      </w:r>
      <w:r>
        <w:t xml:space="preserve">de </w:t>
      </w:r>
      <w:r>
        <w:rPr>
          <w:i/>
          <w:iCs/>
        </w:rPr>
        <w:t xml:space="preserve">strings e </w:t>
      </w:r>
      <w:r>
        <w:t xml:space="preserve">MPPTs no inversor </w:t>
      </w:r>
      <w:bookmarkEnd w:id="133"/>
    </w:p>
    <w:tbl>
      <w:tblPr>
        <w:tblW w:w="5000" w:type="pct"/>
        <w:tblCellMar>
          <w:left w:w="70" w:type="dxa"/>
          <w:right w:w="70" w:type="dxa"/>
        </w:tblCellMar>
        <w:tblLook w:val="04A0" w:firstRow="1" w:lastRow="0" w:firstColumn="1" w:lastColumn="0" w:noHBand="0" w:noVBand="1"/>
      </w:tblPr>
      <w:tblGrid>
        <w:gridCol w:w="892"/>
        <w:gridCol w:w="1330"/>
        <w:gridCol w:w="893"/>
        <w:gridCol w:w="1330"/>
        <w:gridCol w:w="893"/>
        <w:gridCol w:w="1330"/>
        <w:gridCol w:w="1076"/>
        <w:gridCol w:w="1328"/>
      </w:tblGrid>
      <w:tr w:rsidR="00E47780" w:rsidRPr="004B559D" w14:paraId="17CDC1F5" w14:textId="77777777" w:rsidTr="005F1007">
        <w:trPr>
          <w:trHeight w:val="404"/>
        </w:trPr>
        <w:tc>
          <w:tcPr>
            <w:tcW w:w="5000" w:type="pct"/>
            <w:gridSpan w:val="8"/>
            <w:tcBorders>
              <w:top w:val="nil"/>
              <w:left w:val="nil"/>
              <w:bottom w:val="single" w:sz="4" w:space="0" w:color="auto"/>
              <w:right w:val="nil"/>
            </w:tcBorders>
            <w:shd w:val="clear" w:color="000000" w:fill="000000"/>
            <w:noWrap/>
            <w:vAlign w:val="center"/>
            <w:hideMark/>
          </w:tcPr>
          <w:p w14:paraId="79E9C23E" w14:textId="77777777" w:rsidR="00E47780" w:rsidRPr="004B559D" w:rsidRDefault="00E47780" w:rsidP="005F1007">
            <w:pPr>
              <w:keepNext/>
              <w:keepLines/>
              <w:spacing w:line="240" w:lineRule="auto"/>
              <w:jc w:val="center"/>
              <w:rPr>
                <w:rFonts w:ascii="Calibri" w:hAnsi="Calibri" w:cs="Calibri"/>
                <w:b/>
                <w:bCs/>
                <w:color w:val="FFFFFF"/>
                <w:sz w:val="22"/>
                <w:szCs w:val="22"/>
                <w:lang w:val="de-DE" w:eastAsia="de-DE"/>
              </w:rPr>
            </w:pPr>
            <w:r w:rsidRPr="004B559D">
              <w:rPr>
                <w:rFonts w:ascii="Calibri" w:hAnsi="Calibri" w:cs="Calibri"/>
                <w:b/>
                <w:bCs/>
                <w:color w:val="FFFFFF"/>
                <w:sz w:val="22"/>
                <w:szCs w:val="22"/>
                <w:lang w:val="de-DE" w:eastAsia="de-DE"/>
              </w:rPr>
              <w:t>INVERSOR 101.1</w:t>
            </w:r>
          </w:p>
        </w:tc>
      </w:tr>
      <w:tr w:rsidR="00E47780" w:rsidRPr="004B559D" w14:paraId="0A39B067" w14:textId="77777777" w:rsidTr="005F1007">
        <w:trPr>
          <w:trHeight w:val="404"/>
        </w:trPr>
        <w:tc>
          <w:tcPr>
            <w:tcW w:w="1225"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B968A2D" w14:textId="77777777" w:rsidR="00E47780" w:rsidRPr="004B559D" w:rsidRDefault="00E47780" w:rsidP="005F1007">
            <w:pPr>
              <w:keepNext/>
              <w:keepLines/>
              <w:spacing w:line="240" w:lineRule="auto"/>
              <w:jc w:val="center"/>
              <w:rPr>
                <w:rFonts w:ascii="Calibri" w:hAnsi="Calibri" w:cs="Calibri"/>
                <w:b/>
                <w:bCs/>
                <w:color w:val="000000"/>
                <w:sz w:val="22"/>
                <w:szCs w:val="22"/>
                <w:lang w:val="de-DE" w:eastAsia="de-DE"/>
              </w:rPr>
            </w:pPr>
            <w:r w:rsidRPr="004B559D">
              <w:rPr>
                <w:rFonts w:ascii="Calibri" w:hAnsi="Calibri" w:cs="Calibri"/>
                <w:b/>
                <w:bCs/>
                <w:color w:val="000000"/>
                <w:sz w:val="22"/>
                <w:szCs w:val="22"/>
                <w:lang w:val="de-DE" w:eastAsia="de-DE"/>
              </w:rPr>
              <w:t>MPPT1</w:t>
            </w:r>
          </w:p>
        </w:tc>
        <w:tc>
          <w:tcPr>
            <w:tcW w:w="1225" w:type="pct"/>
            <w:gridSpan w:val="2"/>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693FC6B3" w14:textId="77777777" w:rsidR="00E47780" w:rsidRPr="004B559D" w:rsidRDefault="00E47780" w:rsidP="005F1007">
            <w:pPr>
              <w:keepNext/>
              <w:keepLines/>
              <w:spacing w:line="240" w:lineRule="auto"/>
              <w:jc w:val="center"/>
              <w:rPr>
                <w:rFonts w:ascii="Calibri" w:hAnsi="Calibri" w:cs="Calibri"/>
                <w:b/>
                <w:bCs/>
                <w:color w:val="000000"/>
                <w:sz w:val="22"/>
                <w:szCs w:val="22"/>
                <w:lang w:val="de-DE" w:eastAsia="de-DE"/>
              </w:rPr>
            </w:pPr>
            <w:r w:rsidRPr="004B559D">
              <w:rPr>
                <w:rFonts w:ascii="Calibri" w:hAnsi="Calibri" w:cs="Calibri"/>
                <w:b/>
                <w:bCs/>
                <w:color w:val="000000"/>
                <w:sz w:val="22"/>
                <w:szCs w:val="22"/>
                <w:lang w:val="de-DE" w:eastAsia="de-DE"/>
              </w:rPr>
              <w:t>MPPT2</w:t>
            </w:r>
          </w:p>
        </w:tc>
        <w:tc>
          <w:tcPr>
            <w:tcW w:w="1225" w:type="pct"/>
            <w:gridSpan w:val="2"/>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4EB69F83" w14:textId="77777777" w:rsidR="00E47780" w:rsidRPr="004B559D" w:rsidRDefault="00E47780" w:rsidP="005F1007">
            <w:pPr>
              <w:keepNext/>
              <w:keepLines/>
              <w:spacing w:line="240" w:lineRule="auto"/>
              <w:jc w:val="center"/>
              <w:rPr>
                <w:rFonts w:ascii="Calibri" w:hAnsi="Calibri" w:cs="Calibri"/>
                <w:b/>
                <w:bCs/>
                <w:color w:val="000000"/>
                <w:sz w:val="22"/>
                <w:szCs w:val="22"/>
                <w:lang w:val="de-DE" w:eastAsia="de-DE"/>
              </w:rPr>
            </w:pPr>
            <w:r w:rsidRPr="004B559D">
              <w:rPr>
                <w:rFonts w:ascii="Calibri" w:hAnsi="Calibri" w:cs="Calibri"/>
                <w:b/>
                <w:bCs/>
                <w:color w:val="000000"/>
                <w:sz w:val="22"/>
                <w:szCs w:val="22"/>
                <w:lang w:val="de-DE" w:eastAsia="de-DE"/>
              </w:rPr>
              <w:t>MPPT3</w:t>
            </w:r>
          </w:p>
        </w:tc>
        <w:tc>
          <w:tcPr>
            <w:tcW w:w="1325" w:type="pct"/>
            <w:gridSpan w:val="2"/>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4F12404D" w14:textId="77777777" w:rsidR="00E47780" w:rsidRPr="004B559D" w:rsidRDefault="00E47780" w:rsidP="005F1007">
            <w:pPr>
              <w:keepNext/>
              <w:keepLines/>
              <w:spacing w:line="240" w:lineRule="auto"/>
              <w:jc w:val="center"/>
              <w:rPr>
                <w:rFonts w:ascii="Calibri" w:hAnsi="Calibri" w:cs="Calibri"/>
                <w:b/>
                <w:bCs/>
                <w:color w:val="000000"/>
                <w:sz w:val="22"/>
                <w:szCs w:val="22"/>
                <w:lang w:val="de-DE" w:eastAsia="de-DE"/>
              </w:rPr>
            </w:pPr>
            <w:r w:rsidRPr="004B559D">
              <w:rPr>
                <w:rFonts w:ascii="Calibri" w:hAnsi="Calibri" w:cs="Calibri"/>
                <w:b/>
                <w:bCs/>
                <w:color w:val="000000"/>
                <w:sz w:val="22"/>
                <w:szCs w:val="22"/>
                <w:lang w:val="de-DE" w:eastAsia="de-DE"/>
              </w:rPr>
              <w:t>MPPT4</w:t>
            </w:r>
          </w:p>
        </w:tc>
      </w:tr>
      <w:tr w:rsidR="00E47780" w:rsidRPr="004B559D" w14:paraId="2A55D87A" w14:textId="77777777" w:rsidTr="005F1007">
        <w:trPr>
          <w:trHeight w:val="404"/>
        </w:trPr>
        <w:tc>
          <w:tcPr>
            <w:tcW w:w="492" w:type="pct"/>
            <w:tcBorders>
              <w:top w:val="nil"/>
              <w:left w:val="single" w:sz="4" w:space="0" w:color="auto"/>
              <w:bottom w:val="single" w:sz="4" w:space="0" w:color="auto"/>
              <w:right w:val="single" w:sz="4" w:space="0" w:color="auto"/>
            </w:tcBorders>
            <w:shd w:val="clear" w:color="auto" w:fill="auto"/>
            <w:noWrap/>
            <w:vAlign w:val="center"/>
            <w:hideMark/>
          </w:tcPr>
          <w:p w14:paraId="62311E81" w14:textId="77777777" w:rsidR="00E47780" w:rsidRPr="004B559D" w:rsidRDefault="00E47780" w:rsidP="005F1007">
            <w:pPr>
              <w:keepNext/>
              <w:keepLines/>
              <w:spacing w:line="240" w:lineRule="auto"/>
              <w:jc w:val="center"/>
              <w:rPr>
                <w:rFonts w:ascii="Calibri" w:hAnsi="Calibri" w:cs="Calibri"/>
                <w:color w:val="000000"/>
                <w:sz w:val="22"/>
                <w:szCs w:val="22"/>
                <w:lang w:val="de-DE" w:eastAsia="de-DE"/>
              </w:rPr>
            </w:pPr>
            <w:r w:rsidRPr="004B559D">
              <w:rPr>
                <w:rFonts w:ascii="Calibri" w:hAnsi="Calibri" w:cs="Calibri"/>
                <w:color w:val="000000"/>
                <w:sz w:val="22"/>
                <w:szCs w:val="22"/>
                <w:lang w:val="de-DE" w:eastAsia="de-DE"/>
              </w:rPr>
              <w:t>Istr1</w:t>
            </w:r>
          </w:p>
        </w:tc>
        <w:tc>
          <w:tcPr>
            <w:tcW w:w="732" w:type="pct"/>
            <w:tcBorders>
              <w:top w:val="nil"/>
              <w:left w:val="nil"/>
              <w:bottom w:val="single" w:sz="4" w:space="0" w:color="auto"/>
              <w:right w:val="single" w:sz="4" w:space="0" w:color="auto"/>
            </w:tcBorders>
            <w:shd w:val="clear" w:color="auto" w:fill="auto"/>
            <w:noWrap/>
            <w:vAlign w:val="center"/>
            <w:hideMark/>
          </w:tcPr>
          <w:p w14:paraId="116C38D2" w14:textId="77777777" w:rsidR="00E47780" w:rsidRPr="004B559D" w:rsidRDefault="00E47780" w:rsidP="005F1007">
            <w:pPr>
              <w:keepNext/>
              <w:keepLines/>
              <w:spacing w:line="240" w:lineRule="auto"/>
              <w:jc w:val="center"/>
              <w:rPr>
                <w:rFonts w:ascii="Calibri" w:hAnsi="Calibri" w:cs="Calibri"/>
                <w:color w:val="000000"/>
                <w:sz w:val="22"/>
                <w:szCs w:val="22"/>
                <w:lang w:val="de-DE" w:eastAsia="de-DE"/>
              </w:rPr>
            </w:pPr>
            <w:r>
              <w:rPr>
                <w:rFonts w:ascii="Calibri" w:hAnsi="Calibri" w:cs="Calibri"/>
                <w:color w:val="000000"/>
                <w:sz w:val="22"/>
                <w:szCs w:val="22"/>
                <w:lang w:val="de-DE" w:eastAsia="de-DE"/>
              </w:rPr>
              <w:t>—</w:t>
            </w:r>
          </w:p>
        </w:tc>
        <w:tc>
          <w:tcPr>
            <w:tcW w:w="492" w:type="pct"/>
            <w:tcBorders>
              <w:top w:val="nil"/>
              <w:left w:val="nil"/>
              <w:bottom w:val="single" w:sz="4" w:space="0" w:color="auto"/>
              <w:right w:val="single" w:sz="4" w:space="0" w:color="auto"/>
            </w:tcBorders>
            <w:shd w:val="clear" w:color="auto" w:fill="auto"/>
            <w:noWrap/>
            <w:vAlign w:val="center"/>
            <w:hideMark/>
          </w:tcPr>
          <w:p w14:paraId="7FCC90B9" w14:textId="77777777" w:rsidR="00E47780" w:rsidRPr="004B559D" w:rsidRDefault="00E47780" w:rsidP="005F1007">
            <w:pPr>
              <w:keepNext/>
              <w:keepLines/>
              <w:spacing w:line="240" w:lineRule="auto"/>
              <w:jc w:val="center"/>
              <w:rPr>
                <w:rFonts w:ascii="Calibri" w:hAnsi="Calibri" w:cs="Calibri"/>
                <w:color w:val="000000"/>
                <w:sz w:val="22"/>
                <w:szCs w:val="22"/>
                <w:lang w:val="de-DE" w:eastAsia="de-DE"/>
              </w:rPr>
            </w:pPr>
            <w:r w:rsidRPr="004B559D">
              <w:rPr>
                <w:rFonts w:ascii="Calibri" w:hAnsi="Calibri" w:cs="Calibri"/>
                <w:color w:val="000000"/>
                <w:sz w:val="22"/>
                <w:szCs w:val="22"/>
                <w:lang w:val="de-DE" w:eastAsia="de-DE"/>
              </w:rPr>
              <w:t>Istr4</w:t>
            </w:r>
          </w:p>
        </w:tc>
        <w:tc>
          <w:tcPr>
            <w:tcW w:w="732" w:type="pct"/>
            <w:tcBorders>
              <w:top w:val="nil"/>
              <w:left w:val="nil"/>
              <w:bottom w:val="single" w:sz="4" w:space="0" w:color="auto"/>
              <w:right w:val="single" w:sz="4" w:space="0" w:color="auto"/>
            </w:tcBorders>
            <w:shd w:val="clear" w:color="auto" w:fill="auto"/>
            <w:noWrap/>
            <w:vAlign w:val="center"/>
            <w:hideMark/>
          </w:tcPr>
          <w:p w14:paraId="65D91180" w14:textId="77777777" w:rsidR="00E47780" w:rsidRPr="004B559D" w:rsidRDefault="00E47780" w:rsidP="005F1007">
            <w:pPr>
              <w:keepNext/>
              <w:keepLines/>
              <w:spacing w:line="240" w:lineRule="auto"/>
              <w:jc w:val="center"/>
              <w:rPr>
                <w:rFonts w:ascii="Calibri" w:hAnsi="Calibri" w:cs="Calibri"/>
                <w:color w:val="000000"/>
                <w:sz w:val="22"/>
                <w:szCs w:val="22"/>
                <w:lang w:val="de-DE" w:eastAsia="de-DE"/>
              </w:rPr>
            </w:pPr>
            <w:r>
              <w:rPr>
                <w:rFonts w:ascii="Calibri" w:hAnsi="Calibri" w:cs="Calibri"/>
                <w:color w:val="000000"/>
                <w:sz w:val="22"/>
                <w:szCs w:val="22"/>
                <w:lang w:val="de-DE" w:eastAsia="de-DE"/>
              </w:rPr>
              <w:t>—</w:t>
            </w:r>
          </w:p>
        </w:tc>
        <w:tc>
          <w:tcPr>
            <w:tcW w:w="492" w:type="pct"/>
            <w:tcBorders>
              <w:top w:val="nil"/>
              <w:left w:val="nil"/>
              <w:bottom w:val="single" w:sz="4" w:space="0" w:color="auto"/>
              <w:right w:val="single" w:sz="4" w:space="0" w:color="auto"/>
            </w:tcBorders>
            <w:shd w:val="clear" w:color="auto" w:fill="auto"/>
            <w:noWrap/>
            <w:vAlign w:val="center"/>
            <w:hideMark/>
          </w:tcPr>
          <w:p w14:paraId="538144EC" w14:textId="77777777" w:rsidR="00E47780" w:rsidRPr="004B559D" w:rsidRDefault="00E47780" w:rsidP="005F1007">
            <w:pPr>
              <w:keepNext/>
              <w:keepLines/>
              <w:spacing w:line="240" w:lineRule="auto"/>
              <w:jc w:val="center"/>
              <w:rPr>
                <w:rFonts w:ascii="Calibri" w:hAnsi="Calibri" w:cs="Calibri"/>
                <w:color w:val="000000"/>
                <w:sz w:val="22"/>
                <w:szCs w:val="22"/>
                <w:lang w:val="de-DE" w:eastAsia="de-DE"/>
              </w:rPr>
            </w:pPr>
            <w:r w:rsidRPr="004B559D">
              <w:rPr>
                <w:rFonts w:ascii="Calibri" w:hAnsi="Calibri" w:cs="Calibri"/>
                <w:color w:val="000000"/>
                <w:sz w:val="22"/>
                <w:szCs w:val="22"/>
                <w:lang w:val="de-DE" w:eastAsia="de-DE"/>
              </w:rPr>
              <w:t>Istr7</w:t>
            </w:r>
          </w:p>
        </w:tc>
        <w:tc>
          <w:tcPr>
            <w:tcW w:w="732" w:type="pct"/>
            <w:tcBorders>
              <w:top w:val="nil"/>
              <w:left w:val="nil"/>
              <w:bottom w:val="single" w:sz="4" w:space="0" w:color="auto"/>
              <w:right w:val="single" w:sz="4" w:space="0" w:color="auto"/>
            </w:tcBorders>
            <w:shd w:val="clear" w:color="auto" w:fill="auto"/>
            <w:noWrap/>
            <w:vAlign w:val="center"/>
            <w:hideMark/>
          </w:tcPr>
          <w:p w14:paraId="213E0161" w14:textId="77777777" w:rsidR="00E47780" w:rsidRPr="004B559D" w:rsidRDefault="00E47780" w:rsidP="005F1007">
            <w:pPr>
              <w:keepNext/>
              <w:keepLines/>
              <w:spacing w:line="240" w:lineRule="auto"/>
              <w:jc w:val="center"/>
              <w:rPr>
                <w:rFonts w:ascii="Calibri" w:hAnsi="Calibri" w:cs="Calibri"/>
                <w:color w:val="000000"/>
                <w:sz w:val="22"/>
                <w:szCs w:val="22"/>
                <w:lang w:val="de-DE" w:eastAsia="de-DE"/>
              </w:rPr>
            </w:pPr>
            <w:r>
              <w:rPr>
                <w:rFonts w:ascii="Calibri" w:hAnsi="Calibri" w:cs="Calibri"/>
                <w:color w:val="000000"/>
                <w:sz w:val="22"/>
                <w:szCs w:val="22"/>
                <w:lang w:val="de-DE" w:eastAsia="de-DE"/>
              </w:rPr>
              <w:t>—</w:t>
            </w:r>
          </w:p>
        </w:tc>
        <w:tc>
          <w:tcPr>
            <w:tcW w:w="593" w:type="pct"/>
            <w:tcBorders>
              <w:top w:val="nil"/>
              <w:left w:val="nil"/>
              <w:bottom w:val="single" w:sz="4" w:space="0" w:color="auto"/>
              <w:right w:val="single" w:sz="4" w:space="0" w:color="auto"/>
            </w:tcBorders>
            <w:shd w:val="clear" w:color="auto" w:fill="auto"/>
            <w:noWrap/>
            <w:vAlign w:val="center"/>
            <w:hideMark/>
          </w:tcPr>
          <w:p w14:paraId="62C7B270" w14:textId="77777777" w:rsidR="00E47780" w:rsidRPr="004B559D" w:rsidRDefault="00E47780" w:rsidP="005F1007">
            <w:pPr>
              <w:keepNext/>
              <w:keepLines/>
              <w:spacing w:line="240" w:lineRule="auto"/>
              <w:jc w:val="center"/>
              <w:rPr>
                <w:rFonts w:ascii="Calibri" w:hAnsi="Calibri" w:cs="Calibri"/>
                <w:color w:val="000000"/>
                <w:sz w:val="22"/>
                <w:szCs w:val="22"/>
                <w:lang w:val="de-DE" w:eastAsia="de-DE"/>
              </w:rPr>
            </w:pPr>
            <w:r w:rsidRPr="004B559D">
              <w:rPr>
                <w:rFonts w:ascii="Calibri" w:hAnsi="Calibri" w:cs="Calibri"/>
                <w:color w:val="000000"/>
                <w:sz w:val="22"/>
                <w:szCs w:val="22"/>
                <w:lang w:val="de-DE" w:eastAsia="de-DE"/>
              </w:rPr>
              <w:t>Istr10</w:t>
            </w:r>
          </w:p>
        </w:tc>
        <w:tc>
          <w:tcPr>
            <w:tcW w:w="732" w:type="pct"/>
            <w:tcBorders>
              <w:top w:val="nil"/>
              <w:left w:val="nil"/>
              <w:bottom w:val="single" w:sz="4" w:space="0" w:color="auto"/>
              <w:right w:val="single" w:sz="4" w:space="0" w:color="auto"/>
            </w:tcBorders>
            <w:shd w:val="clear" w:color="auto" w:fill="auto"/>
            <w:noWrap/>
            <w:vAlign w:val="center"/>
            <w:hideMark/>
          </w:tcPr>
          <w:p w14:paraId="2215687A" w14:textId="77777777" w:rsidR="00E47780" w:rsidRPr="004B559D" w:rsidRDefault="00E47780" w:rsidP="005F1007">
            <w:pPr>
              <w:keepNext/>
              <w:keepLines/>
              <w:spacing w:line="240" w:lineRule="auto"/>
              <w:jc w:val="center"/>
              <w:rPr>
                <w:rFonts w:ascii="Calibri" w:hAnsi="Calibri" w:cs="Calibri"/>
                <w:color w:val="000000"/>
                <w:sz w:val="22"/>
                <w:szCs w:val="22"/>
                <w:lang w:val="de-DE" w:eastAsia="de-DE"/>
              </w:rPr>
            </w:pPr>
            <w:r>
              <w:rPr>
                <w:rFonts w:ascii="Calibri" w:hAnsi="Calibri" w:cs="Calibri"/>
                <w:color w:val="000000"/>
                <w:sz w:val="22"/>
                <w:szCs w:val="22"/>
                <w:lang w:val="de-DE" w:eastAsia="de-DE"/>
              </w:rPr>
              <w:t>—</w:t>
            </w:r>
          </w:p>
        </w:tc>
      </w:tr>
      <w:tr w:rsidR="00E47780" w:rsidRPr="004B559D" w14:paraId="0C45CC43" w14:textId="77777777" w:rsidTr="005F1007">
        <w:trPr>
          <w:trHeight w:val="404"/>
        </w:trPr>
        <w:tc>
          <w:tcPr>
            <w:tcW w:w="492" w:type="pct"/>
            <w:tcBorders>
              <w:top w:val="nil"/>
              <w:left w:val="single" w:sz="4" w:space="0" w:color="auto"/>
              <w:bottom w:val="single" w:sz="4" w:space="0" w:color="auto"/>
              <w:right w:val="single" w:sz="4" w:space="0" w:color="auto"/>
            </w:tcBorders>
            <w:shd w:val="clear" w:color="auto" w:fill="auto"/>
            <w:noWrap/>
            <w:vAlign w:val="center"/>
            <w:hideMark/>
          </w:tcPr>
          <w:p w14:paraId="3A5E9717" w14:textId="77777777" w:rsidR="00E47780" w:rsidRPr="004B559D" w:rsidRDefault="00E47780" w:rsidP="005F1007">
            <w:pPr>
              <w:keepNext/>
              <w:keepLines/>
              <w:spacing w:line="240" w:lineRule="auto"/>
              <w:jc w:val="center"/>
              <w:rPr>
                <w:rFonts w:ascii="Calibri" w:hAnsi="Calibri" w:cs="Calibri"/>
                <w:color w:val="000000"/>
                <w:sz w:val="22"/>
                <w:szCs w:val="22"/>
                <w:lang w:val="de-DE" w:eastAsia="de-DE"/>
              </w:rPr>
            </w:pPr>
            <w:r w:rsidRPr="004B559D">
              <w:rPr>
                <w:rFonts w:ascii="Calibri" w:hAnsi="Calibri" w:cs="Calibri"/>
                <w:color w:val="000000"/>
                <w:sz w:val="22"/>
                <w:szCs w:val="22"/>
                <w:lang w:val="de-DE" w:eastAsia="de-DE"/>
              </w:rPr>
              <w:t>Istr2</w:t>
            </w:r>
          </w:p>
        </w:tc>
        <w:tc>
          <w:tcPr>
            <w:tcW w:w="732" w:type="pct"/>
            <w:tcBorders>
              <w:top w:val="nil"/>
              <w:left w:val="nil"/>
              <w:bottom w:val="single" w:sz="4" w:space="0" w:color="auto"/>
              <w:right w:val="single" w:sz="4" w:space="0" w:color="auto"/>
            </w:tcBorders>
            <w:shd w:val="clear" w:color="auto" w:fill="auto"/>
            <w:noWrap/>
            <w:vAlign w:val="center"/>
            <w:hideMark/>
          </w:tcPr>
          <w:p w14:paraId="59D70DDE" w14:textId="77777777" w:rsidR="00E47780" w:rsidRPr="004B559D" w:rsidRDefault="00E47780" w:rsidP="005F1007">
            <w:pPr>
              <w:keepNext/>
              <w:keepLines/>
              <w:spacing w:line="240" w:lineRule="auto"/>
              <w:jc w:val="center"/>
              <w:rPr>
                <w:rFonts w:ascii="Calibri" w:hAnsi="Calibri" w:cs="Calibri"/>
                <w:color w:val="000000"/>
                <w:sz w:val="22"/>
                <w:szCs w:val="22"/>
                <w:lang w:val="de-DE" w:eastAsia="de-DE"/>
              </w:rPr>
            </w:pPr>
            <w:r>
              <w:rPr>
                <w:rFonts w:ascii="Calibri" w:hAnsi="Calibri" w:cs="Calibri"/>
                <w:color w:val="000000"/>
                <w:sz w:val="22"/>
                <w:szCs w:val="22"/>
                <w:lang w:val="de-DE" w:eastAsia="de-DE"/>
              </w:rPr>
              <w:t>101.</w:t>
            </w:r>
            <w:r w:rsidRPr="004B559D">
              <w:rPr>
                <w:rFonts w:ascii="Calibri" w:hAnsi="Calibri" w:cs="Calibri"/>
                <w:color w:val="000000"/>
                <w:sz w:val="22"/>
                <w:szCs w:val="22"/>
                <w:lang w:val="de-DE" w:eastAsia="de-DE"/>
              </w:rPr>
              <w:t>1.2</w:t>
            </w:r>
          </w:p>
        </w:tc>
        <w:tc>
          <w:tcPr>
            <w:tcW w:w="492" w:type="pct"/>
            <w:tcBorders>
              <w:top w:val="nil"/>
              <w:left w:val="nil"/>
              <w:bottom w:val="single" w:sz="4" w:space="0" w:color="auto"/>
              <w:right w:val="single" w:sz="4" w:space="0" w:color="auto"/>
            </w:tcBorders>
            <w:shd w:val="clear" w:color="auto" w:fill="auto"/>
            <w:noWrap/>
            <w:vAlign w:val="center"/>
            <w:hideMark/>
          </w:tcPr>
          <w:p w14:paraId="2A3BE68D" w14:textId="77777777" w:rsidR="00E47780" w:rsidRPr="004B559D" w:rsidRDefault="00E47780" w:rsidP="005F1007">
            <w:pPr>
              <w:keepNext/>
              <w:keepLines/>
              <w:spacing w:line="240" w:lineRule="auto"/>
              <w:jc w:val="center"/>
              <w:rPr>
                <w:rFonts w:ascii="Calibri" w:hAnsi="Calibri" w:cs="Calibri"/>
                <w:color w:val="000000"/>
                <w:sz w:val="22"/>
                <w:szCs w:val="22"/>
                <w:lang w:val="de-DE" w:eastAsia="de-DE"/>
              </w:rPr>
            </w:pPr>
            <w:r w:rsidRPr="004B559D">
              <w:rPr>
                <w:rFonts w:ascii="Calibri" w:hAnsi="Calibri" w:cs="Calibri"/>
                <w:color w:val="000000"/>
                <w:sz w:val="22"/>
                <w:szCs w:val="22"/>
                <w:lang w:val="de-DE" w:eastAsia="de-DE"/>
              </w:rPr>
              <w:t>Istr5</w:t>
            </w:r>
          </w:p>
        </w:tc>
        <w:tc>
          <w:tcPr>
            <w:tcW w:w="732" w:type="pct"/>
            <w:tcBorders>
              <w:top w:val="nil"/>
              <w:left w:val="nil"/>
              <w:bottom w:val="single" w:sz="4" w:space="0" w:color="auto"/>
              <w:right w:val="single" w:sz="4" w:space="0" w:color="auto"/>
            </w:tcBorders>
            <w:shd w:val="clear" w:color="auto" w:fill="auto"/>
            <w:noWrap/>
            <w:vAlign w:val="center"/>
            <w:hideMark/>
          </w:tcPr>
          <w:p w14:paraId="57086E16" w14:textId="77777777" w:rsidR="00E47780" w:rsidRPr="004B559D" w:rsidRDefault="00E47780" w:rsidP="005F1007">
            <w:pPr>
              <w:keepNext/>
              <w:keepLines/>
              <w:spacing w:line="240" w:lineRule="auto"/>
              <w:jc w:val="center"/>
              <w:rPr>
                <w:rFonts w:ascii="Calibri" w:hAnsi="Calibri" w:cs="Calibri"/>
                <w:color w:val="000000"/>
                <w:sz w:val="22"/>
                <w:szCs w:val="22"/>
                <w:lang w:val="de-DE" w:eastAsia="de-DE"/>
              </w:rPr>
            </w:pPr>
            <w:r>
              <w:rPr>
                <w:rFonts w:ascii="Calibri" w:hAnsi="Calibri" w:cs="Calibri"/>
                <w:color w:val="000000"/>
                <w:sz w:val="22"/>
                <w:szCs w:val="22"/>
                <w:lang w:val="de-DE" w:eastAsia="de-DE"/>
              </w:rPr>
              <w:t>101.</w:t>
            </w:r>
            <w:r w:rsidRPr="004B559D">
              <w:rPr>
                <w:rFonts w:ascii="Calibri" w:hAnsi="Calibri" w:cs="Calibri"/>
                <w:color w:val="000000"/>
                <w:sz w:val="22"/>
                <w:szCs w:val="22"/>
                <w:lang w:val="de-DE" w:eastAsia="de-DE"/>
              </w:rPr>
              <w:t>1.4</w:t>
            </w:r>
          </w:p>
        </w:tc>
        <w:tc>
          <w:tcPr>
            <w:tcW w:w="492" w:type="pct"/>
            <w:tcBorders>
              <w:top w:val="nil"/>
              <w:left w:val="nil"/>
              <w:bottom w:val="single" w:sz="4" w:space="0" w:color="auto"/>
              <w:right w:val="single" w:sz="4" w:space="0" w:color="auto"/>
            </w:tcBorders>
            <w:shd w:val="clear" w:color="auto" w:fill="auto"/>
            <w:noWrap/>
            <w:vAlign w:val="center"/>
            <w:hideMark/>
          </w:tcPr>
          <w:p w14:paraId="79742B0A" w14:textId="77777777" w:rsidR="00E47780" w:rsidRPr="004B559D" w:rsidRDefault="00E47780" w:rsidP="005F1007">
            <w:pPr>
              <w:keepNext/>
              <w:keepLines/>
              <w:spacing w:line="240" w:lineRule="auto"/>
              <w:jc w:val="center"/>
              <w:rPr>
                <w:rFonts w:ascii="Calibri" w:hAnsi="Calibri" w:cs="Calibri"/>
                <w:color w:val="000000"/>
                <w:sz w:val="22"/>
                <w:szCs w:val="22"/>
                <w:lang w:val="de-DE" w:eastAsia="de-DE"/>
              </w:rPr>
            </w:pPr>
            <w:r w:rsidRPr="004B559D">
              <w:rPr>
                <w:rFonts w:ascii="Calibri" w:hAnsi="Calibri" w:cs="Calibri"/>
                <w:color w:val="000000"/>
                <w:sz w:val="22"/>
                <w:szCs w:val="22"/>
                <w:lang w:val="de-DE" w:eastAsia="de-DE"/>
              </w:rPr>
              <w:t>Istr8</w:t>
            </w:r>
          </w:p>
        </w:tc>
        <w:tc>
          <w:tcPr>
            <w:tcW w:w="732" w:type="pct"/>
            <w:tcBorders>
              <w:top w:val="nil"/>
              <w:left w:val="nil"/>
              <w:bottom w:val="single" w:sz="4" w:space="0" w:color="auto"/>
              <w:right w:val="single" w:sz="4" w:space="0" w:color="auto"/>
            </w:tcBorders>
            <w:shd w:val="clear" w:color="auto" w:fill="auto"/>
            <w:noWrap/>
            <w:vAlign w:val="center"/>
            <w:hideMark/>
          </w:tcPr>
          <w:p w14:paraId="78A411CB" w14:textId="77777777" w:rsidR="00E47780" w:rsidRPr="004B559D" w:rsidRDefault="00E47780" w:rsidP="005F1007">
            <w:pPr>
              <w:keepNext/>
              <w:keepLines/>
              <w:spacing w:line="240" w:lineRule="auto"/>
              <w:jc w:val="center"/>
              <w:rPr>
                <w:rFonts w:ascii="Calibri" w:hAnsi="Calibri" w:cs="Calibri"/>
                <w:color w:val="000000"/>
                <w:sz w:val="22"/>
                <w:szCs w:val="22"/>
                <w:lang w:val="de-DE" w:eastAsia="de-DE"/>
              </w:rPr>
            </w:pPr>
            <w:r>
              <w:rPr>
                <w:rFonts w:ascii="Calibri" w:hAnsi="Calibri" w:cs="Calibri"/>
                <w:color w:val="000000"/>
                <w:sz w:val="22"/>
                <w:szCs w:val="22"/>
                <w:lang w:val="de-DE" w:eastAsia="de-DE"/>
              </w:rPr>
              <w:t>101.</w:t>
            </w:r>
            <w:r w:rsidRPr="004B559D">
              <w:rPr>
                <w:rFonts w:ascii="Calibri" w:hAnsi="Calibri" w:cs="Calibri"/>
                <w:color w:val="000000"/>
                <w:sz w:val="22"/>
                <w:szCs w:val="22"/>
                <w:lang w:val="de-DE" w:eastAsia="de-DE"/>
              </w:rPr>
              <w:t>1.6</w:t>
            </w:r>
          </w:p>
        </w:tc>
        <w:tc>
          <w:tcPr>
            <w:tcW w:w="593" w:type="pct"/>
            <w:tcBorders>
              <w:top w:val="nil"/>
              <w:left w:val="nil"/>
              <w:bottom w:val="single" w:sz="4" w:space="0" w:color="auto"/>
              <w:right w:val="single" w:sz="4" w:space="0" w:color="auto"/>
            </w:tcBorders>
            <w:shd w:val="clear" w:color="auto" w:fill="auto"/>
            <w:noWrap/>
            <w:vAlign w:val="center"/>
            <w:hideMark/>
          </w:tcPr>
          <w:p w14:paraId="494B9FFE" w14:textId="77777777" w:rsidR="00E47780" w:rsidRPr="004B559D" w:rsidRDefault="00E47780" w:rsidP="005F1007">
            <w:pPr>
              <w:keepNext/>
              <w:keepLines/>
              <w:spacing w:line="240" w:lineRule="auto"/>
              <w:jc w:val="center"/>
              <w:rPr>
                <w:rFonts w:ascii="Calibri" w:hAnsi="Calibri" w:cs="Calibri"/>
                <w:color w:val="000000"/>
                <w:sz w:val="22"/>
                <w:szCs w:val="22"/>
                <w:lang w:val="de-DE" w:eastAsia="de-DE"/>
              </w:rPr>
            </w:pPr>
            <w:r w:rsidRPr="004B559D">
              <w:rPr>
                <w:rFonts w:ascii="Calibri" w:hAnsi="Calibri" w:cs="Calibri"/>
                <w:color w:val="000000"/>
                <w:sz w:val="22"/>
                <w:szCs w:val="22"/>
                <w:lang w:val="de-DE" w:eastAsia="de-DE"/>
              </w:rPr>
              <w:t>Istr11</w:t>
            </w:r>
          </w:p>
        </w:tc>
        <w:tc>
          <w:tcPr>
            <w:tcW w:w="732" w:type="pct"/>
            <w:tcBorders>
              <w:top w:val="nil"/>
              <w:left w:val="nil"/>
              <w:bottom w:val="single" w:sz="4" w:space="0" w:color="auto"/>
              <w:right w:val="single" w:sz="4" w:space="0" w:color="auto"/>
            </w:tcBorders>
            <w:shd w:val="clear" w:color="auto" w:fill="auto"/>
            <w:noWrap/>
            <w:vAlign w:val="center"/>
            <w:hideMark/>
          </w:tcPr>
          <w:p w14:paraId="7545A7DD" w14:textId="77777777" w:rsidR="00E47780" w:rsidRPr="004B559D" w:rsidRDefault="00E47780" w:rsidP="005F1007">
            <w:pPr>
              <w:keepNext/>
              <w:keepLines/>
              <w:spacing w:line="240" w:lineRule="auto"/>
              <w:jc w:val="center"/>
              <w:rPr>
                <w:rFonts w:ascii="Calibri" w:hAnsi="Calibri" w:cs="Calibri"/>
                <w:color w:val="000000"/>
                <w:sz w:val="22"/>
                <w:szCs w:val="22"/>
                <w:lang w:val="de-DE" w:eastAsia="de-DE"/>
              </w:rPr>
            </w:pPr>
            <w:r>
              <w:rPr>
                <w:rFonts w:ascii="Calibri" w:hAnsi="Calibri" w:cs="Calibri"/>
                <w:color w:val="000000"/>
                <w:sz w:val="22"/>
                <w:szCs w:val="22"/>
                <w:lang w:val="de-DE" w:eastAsia="de-DE"/>
              </w:rPr>
              <w:t>101.</w:t>
            </w:r>
            <w:r w:rsidRPr="004B559D">
              <w:rPr>
                <w:rFonts w:ascii="Calibri" w:hAnsi="Calibri" w:cs="Calibri"/>
                <w:color w:val="000000"/>
                <w:sz w:val="22"/>
                <w:szCs w:val="22"/>
                <w:lang w:val="de-DE" w:eastAsia="de-DE"/>
              </w:rPr>
              <w:t>1.8</w:t>
            </w:r>
          </w:p>
        </w:tc>
      </w:tr>
      <w:tr w:rsidR="00E47780" w:rsidRPr="004B559D" w14:paraId="42C35586" w14:textId="77777777" w:rsidTr="005F1007">
        <w:trPr>
          <w:trHeight w:val="404"/>
        </w:trPr>
        <w:tc>
          <w:tcPr>
            <w:tcW w:w="492" w:type="pct"/>
            <w:tcBorders>
              <w:top w:val="nil"/>
              <w:left w:val="single" w:sz="4" w:space="0" w:color="auto"/>
              <w:bottom w:val="single" w:sz="4" w:space="0" w:color="auto"/>
              <w:right w:val="single" w:sz="4" w:space="0" w:color="auto"/>
            </w:tcBorders>
            <w:shd w:val="clear" w:color="auto" w:fill="auto"/>
            <w:noWrap/>
            <w:vAlign w:val="center"/>
            <w:hideMark/>
          </w:tcPr>
          <w:p w14:paraId="6CB9ED4B" w14:textId="77777777" w:rsidR="00E47780" w:rsidRPr="004B559D" w:rsidRDefault="00E47780" w:rsidP="005F1007">
            <w:pPr>
              <w:keepNext/>
              <w:keepLines/>
              <w:spacing w:line="240" w:lineRule="auto"/>
              <w:jc w:val="center"/>
              <w:rPr>
                <w:rFonts w:ascii="Calibri" w:hAnsi="Calibri" w:cs="Calibri"/>
                <w:color w:val="000000"/>
                <w:sz w:val="22"/>
                <w:szCs w:val="22"/>
                <w:lang w:val="de-DE" w:eastAsia="de-DE"/>
              </w:rPr>
            </w:pPr>
            <w:r w:rsidRPr="004B559D">
              <w:rPr>
                <w:rFonts w:ascii="Calibri" w:hAnsi="Calibri" w:cs="Calibri"/>
                <w:color w:val="000000"/>
                <w:sz w:val="22"/>
                <w:szCs w:val="22"/>
                <w:lang w:val="de-DE" w:eastAsia="de-DE"/>
              </w:rPr>
              <w:t>Istr3</w:t>
            </w:r>
          </w:p>
        </w:tc>
        <w:tc>
          <w:tcPr>
            <w:tcW w:w="732" w:type="pct"/>
            <w:tcBorders>
              <w:top w:val="nil"/>
              <w:left w:val="nil"/>
              <w:bottom w:val="single" w:sz="4" w:space="0" w:color="auto"/>
              <w:right w:val="single" w:sz="4" w:space="0" w:color="auto"/>
            </w:tcBorders>
            <w:shd w:val="clear" w:color="auto" w:fill="auto"/>
            <w:noWrap/>
            <w:vAlign w:val="center"/>
            <w:hideMark/>
          </w:tcPr>
          <w:p w14:paraId="33D156F9" w14:textId="77777777" w:rsidR="00E47780" w:rsidRPr="004B559D" w:rsidRDefault="00E47780" w:rsidP="005F1007">
            <w:pPr>
              <w:keepNext/>
              <w:keepLines/>
              <w:spacing w:line="240" w:lineRule="auto"/>
              <w:jc w:val="center"/>
              <w:rPr>
                <w:rFonts w:ascii="Calibri" w:hAnsi="Calibri" w:cs="Calibri"/>
                <w:color w:val="000000"/>
                <w:sz w:val="22"/>
                <w:szCs w:val="22"/>
                <w:lang w:val="de-DE" w:eastAsia="de-DE"/>
              </w:rPr>
            </w:pPr>
            <w:r>
              <w:rPr>
                <w:rFonts w:ascii="Calibri" w:hAnsi="Calibri" w:cs="Calibri"/>
                <w:color w:val="000000"/>
                <w:sz w:val="22"/>
                <w:szCs w:val="22"/>
                <w:lang w:val="de-DE" w:eastAsia="de-DE"/>
              </w:rPr>
              <w:t>101.</w:t>
            </w:r>
            <w:r w:rsidRPr="004B559D">
              <w:rPr>
                <w:rFonts w:ascii="Calibri" w:hAnsi="Calibri" w:cs="Calibri"/>
                <w:color w:val="000000"/>
                <w:sz w:val="22"/>
                <w:szCs w:val="22"/>
                <w:lang w:val="de-DE" w:eastAsia="de-DE"/>
              </w:rPr>
              <w:t>1.1</w:t>
            </w:r>
          </w:p>
        </w:tc>
        <w:tc>
          <w:tcPr>
            <w:tcW w:w="492" w:type="pct"/>
            <w:tcBorders>
              <w:top w:val="nil"/>
              <w:left w:val="nil"/>
              <w:bottom w:val="single" w:sz="4" w:space="0" w:color="auto"/>
              <w:right w:val="single" w:sz="4" w:space="0" w:color="auto"/>
            </w:tcBorders>
            <w:shd w:val="clear" w:color="auto" w:fill="auto"/>
            <w:noWrap/>
            <w:vAlign w:val="center"/>
            <w:hideMark/>
          </w:tcPr>
          <w:p w14:paraId="01026AB3" w14:textId="77777777" w:rsidR="00E47780" w:rsidRPr="004B559D" w:rsidRDefault="00E47780" w:rsidP="005F1007">
            <w:pPr>
              <w:keepNext/>
              <w:keepLines/>
              <w:spacing w:line="240" w:lineRule="auto"/>
              <w:jc w:val="center"/>
              <w:rPr>
                <w:rFonts w:ascii="Calibri" w:hAnsi="Calibri" w:cs="Calibri"/>
                <w:color w:val="000000"/>
                <w:sz w:val="22"/>
                <w:szCs w:val="22"/>
                <w:lang w:val="de-DE" w:eastAsia="de-DE"/>
              </w:rPr>
            </w:pPr>
            <w:r w:rsidRPr="004B559D">
              <w:rPr>
                <w:rFonts w:ascii="Calibri" w:hAnsi="Calibri" w:cs="Calibri"/>
                <w:color w:val="000000"/>
                <w:sz w:val="22"/>
                <w:szCs w:val="22"/>
                <w:lang w:val="de-DE" w:eastAsia="de-DE"/>
              </w:rPr>
              <w:t>Istr6</w:t>
            </w:r>
          </w:p>
        </w:tc>
        <w:tc>
          <w:tcPr>
            <w:tcW w:w="732" w:type="pct"/>
            <w:tcBorders>
              <w:top w:val="nil"/>
              <w:left w:val="nil"/>
              <w:bottom w:val="single" w:sz="4" w:space="0" w:color="auto"/>
              <w:right w:val="single" w:sz="4" w:space="0" w:color="auto"/>
            </w:tcBorders>
            <w:shd w:val="clear" w:color="auto" w:fill="auto"/>
            <w:noWrap/>
            <w:vAlign w:val="center"/>
            <w:hideMark/>
          </w:tcPr>
          <w:p w14:paraId="54C3F924" w14:textId="77777777" w:rsidR="00E47780" w:rsidRPr="004B559D" w:rsidRDefault="00E47780" w:rsidP="005F1007">
            <w:pPr>
              <w:keepNext/>
              <w:keepLines/>
              <w:spacing w:line="240" w:lineRule="auto"/>
              <w:jc w:val="center"/>
              <w:rPr>
                <w:rFonts w:ascii="Calibri" w:hAnsi="Calibri" w:cs="Calibri"/>
                <w:color w:val="000000"/>
                <w:sz w:val="22"/>
                <w:szCs w:val="22"/>
                <w:lang w:val="de-DE" w:eastAsia="de-DE"/>
              </w:rPr>
            </w:pPr>
            <w:r>
              <w:rPr>
                <w:rFonts w:ascii="Calibri" w:hAnsi="Calibri" w:cs="Calibri"/>
                <w:color w:val="000000"/>
                <w:sz w:val="22"/>
                <w:szCs w:val="22"/>
                <w:lang w:val="de-DE" w:eastAsia="de-DE"/>
              </w:rPr>
              <w:t>101.</w:t>
            </w:r>
            <w:r w:rsidRPr="004B559D">
              <w:rPr>
                <w:rFonts w:ascii="Calibri" w:hAnsi="Calibri" w:cs="Calibri"/>
                <w:color w:val="000000"/>
                <w:sz w:val="22"/>
                <w:szCs w:val="22"/>
                <w:lang w:val="de-DE" w:eastAsia="de-DE"/>
              </w:rPr>
              <w:t>1.3</w:t>
            </w:r>
          </w:p>
        </w:tc>
        <w:tc>
          <w:tcPr>
            <w:tcW w:w="492" w:type="pct"/>
            <w:tcBorders>
              <w:top w:val="nil"/>
              <w:left w:val="nil"/>
              <w:bottom w:val="single" w:sz="4" w:space="0" w:color="auto"/>
              <w:right w:val="single" w:sz="4" w:space="0" w:color="auto"/>
            </w:tcBorders>
            <w:shd w:val="clear" w:color="auto" w:fill="auto"/>
            <w:noWrap/>
            <w:vAlign w:val="center"/>
            <w:hideMark/>
          </w:tcPr>
          <w:p w14:paraId="7D39C90B" w14:textId="77777777" w:rsidR="00E47780" w:rsidRPr="004B559D" w:rsidRDefault="00E47780" w:rsidP="005F1007">
            <w:pPr>
              <w:keepNext/>
              <w:keepLines/>
              <w:spacing w:line="240" w:lineRule="auto"/>
              <w:jc w:val="center"/>
              <w:rPr>
                <w:rFonts w:ascii="Calibri" w:hAnsi="Calibri" w:cs="Calibri"/>
                <w:color w:val="000000"/>
                <w:sz w:val="22"/>
                <w:szCs w:val="22"/>
                <w:lang w:val="de-DE" w:eastAsia="de-DE"/>
              </w:rPr>
            </w:pPr>
            <w:r w:rsidRPr="004B559D">
              <w:rPr>
                <w:rFonts w:ascii="Calibri" w:hAnsi="Calibri" w:cs="Calibri"/>
                <w:color w:val="000000"/>
                <w:sz w:val="22"/>
                <w:szCs w:val="22"/>
                <w:lang w:val="de-DE" w:eastAsia="de-DE"/>
              </w:rPr>
              <w:t>Istr9</w:t>
            </w:r>
          </w:p>
        </w:tc>
        <w:tc>
          <w:tcPr>
            <w:tcW w:w="732" w:type="pct"/>
            <w:tcBorders>
              <w:top w:val="nil"/>
              <w:left w:val="nil"/>
              <w:bottom w:val="single" w:sz="4" w:space="0" w:color="auto"/>
              <w:right w:val="single" w:sz="4" w:space="0" w:color="auto"/>
            </w:tcBorders>
            <w:shd w:val="clear" w:color="auto" w:fill="auto"/>
            <w:noWrap/>
            <w:vAlign w:val="center"/>
            <w:hideMark/>
          </w:tcPr>
          <w:p w14:paraId="2CE2B70A" w14:textId="77777777" w:rsidR="00E47780" w:rsidRPr="004B559D" w:rsidRDefault="00E47780" w:rsidP="005F1007">
            <w:pPr>
              <w:keepNext/>
              <w:keepLines/>
              <w:spacing w:line="240" w:lineRule="auto"/>
              <w:jc w:val="center"/>
              <w:rPr>
                <w:rFonts w:ascii="Calibri" w:hAnsi="Calibri" w:cs="Calibri"/>
                <w:color w:val="000000"/>
                <w:sz w:val="22"/>
                <w:szCs w:val="22"/>
                <w:lang w:val="de-DE" w:eastAsia="de-DE"/>
              </w:rPr>
            </w:pPr>
            <w:r>
              <w:rPr>
                <w:rFonts w:ascii="Calibri" w:hAnsi="Calibri" w:cs="Calibri"/>
                <w:color w:val="000000"/>
                <w:sz w:val="22"/>
                <w:szCs w:val="22"/>
                <w:lang w:val="de-DE" w:eastAsia="de-DE"/>
              </w:rPr>
              <w:t>101.</w:t>
            </w:r>
            <w:r w:rsidRPr="004B559D">
              <w:rPr>
                <w:rFonts w:ascii="Calibri" w:hAnsi="Calibri" w:cs="Calibri"/>
                <w:color w:val="000000"/>
                <w:sz w:val="22"/>
                <w:szCs w:val="22"/>
                <w:lang w:val="de-DE" w:eastAsia="de-DE"/>
              </w:rPr>
              <w:t>1.5</w:t>
            </w:r>
          </w:p>
        </w:tc>
        <w:tc>
          <w:tcPr>
            <w:tcW w:w="593" w:type="pct"/>
            <w:tcBorders>
              <w:top w:val="nil"/>
              <w:left w:val="nil"/>
              <w:bottom w:val="single" w:sz="4" w:space="0" w:color="auto"/>
              <w:right w:val="single" w:sz="4" w:space="0" w:color="auto"/>
            </w:tcBorders>
            <w:shd w:val="clear" w:color="auto" w:fill="auto"/>
            <w:noWrap/>
            <w:vAlign w:val="center"/>
            <w:hideMark/>
          </w:tcPr>
          <w:p w14:paraId="1094C0D8" w14:textId="77777777" w:rsidR="00E47780" w:rsidRPr="004B559D" w:rsidRDefault="00E47780" w:rsidP="005F1007">
            <w:pPr>
              <w:keepNext/>
              <w:keepLines/>
              <w:spacing w:line="240" w:lineRule="auto"/>
              <w:jc w:val="center"/>
              <w:rPr>
                <w:rFonts w:ascii="Calibri" w:hAnsi="Calibri" w:cs="Calibri"/>
                <w:color w:val="000000"/>
                <w:sz w:val="22"/>
                <w:szCs w:val="22"/>
                <w:lang w:val="de-DE" w:eastAsia="de-DE"/>
              </w:rPr>
            </w:pPr>
            <w:r w:rsidRPr="004B559D">
              <w:rPr>
                <w:rFonts w:ascii="Calibri" w:hAnsi="Calibri" w:cs="Calibri"/>
                <w:color w:val="000000"/>
                <w:sz w:val="22"/>
                <w:szCs w:val="22"/>
                <w:lang w:val="de-DE" w:eastAsia="de-DE"/>
              </w:rPr>
              <w:t>Istr12</w:t>
            </w:r>
          </w:p>
        </w:tc>
        <w:tc>
          <w:tcPr>
            <w:tcW w:w="732" w:type="pct"/>
            <w:tcBorders>
              <w:top w:val="nil"/>
              <w:left w:val="nil"/>
              <w:bottom w:val="single" w:sz="4" w:space="0" w:color="auto"/>
              <w:right w:val="single" w:sz="4" w:space="0" w:color="auto"/>
            </w:tcBorders>
            <w:shd w:val="clear" w:color="auto" w:fill="auto"/>
            <w:noWrap/>
            <w:vAlign w:val="center"/>
            <w:hideMark/>
          </w:tcPr>
          <w:p w14:paraId="35B6D983" w14:textId="77777777" w:rsidR="00E47780" w:rsidRPr="004B559D" w:rsidRDefault="00E47780" w:rsidP="005F1007">
            <w:pPr>
              <w:keepNext/>
              <w:keepLines/>
              <w:spacing w:line="240" w:lineRule="auto"/>
              <w:jc w:val="center"/>
              <w:rPr>
                <w:rFonts w:ascii="Calibri" w:hAnsi="Calibri" w:cs="Calibri"/>
                <w:color w:val="000000"/>
                <w:sz w:val="22"/>
                <w:szCs w:val="22"/>
                <w:lang w:val="de-DE" w:eastAsia="de-DE"/>
              </w:rPr>
            </w:pPr>
            <w:r>
              <w:rPr>
                <w:rFonts w:ascii="Calibri" w:hAnsi="Calibri" w:cs="Calibri"/>
                <w:color w:val="000000"/>
                <w:sz w:val="22"/>
                <w:szCs w:val="22"/>
                <w:lang w:val="de-DE" w:eastAsia="de-DE"/>
              </w:rPr>
              <w:t>101.</w:t>
            </w:r>
            <w:r w:rsidRPr="004B559D">
              <w:rPr>
                <w:rFonts w:ascii="Calibri" w:hAnsi="Calibri" w:cs="Calibri"/>
                <w:color w:val="000000"/>
                <w:sz w:val="22"/>
                <w:szCs w:val="22"/>
                <w:lang w:val="de-DE" w:eastAsia="de-DE"/>
              </w:rPr>
              <w:t>1.7</w:t>
            </w:r>
          </w:p>
        </w:tc>
      </w:tr>
    </w:tbl>
    <w:p w14:paraId="5AB4D4D6" w14:textId="77777777" w:rsidR="00E47780" w:rsidRPr="005B3F10" w:rsidRDefault="00E47780" w:rsidP="00E47780">
      <w:pPr>
        <w:pStyle w:val="FontedeIlustrao"/>
        <w:keepLines/>
        <w:ind w:left="-28"/>
      </w:pPr>
      <w:r w:rsidRPr="005B3F10">
        <w:t>Fonte: Produção do próprio autor.</w:t>
      </w:r>
    </w:p>
    <w:p w14:paraId="7A991177" w14:textId="77777777" w:rsidR="00E47780" w:rsidRDefault="00E47780" w:rsidP="00AE16B9"/>
    <w:p w14:paraId="51EED4A1" w14:textId="5DA3800D" w:rsidR="006733C9" w:rsidDel="005B0FBE" w:rsidRDefault="00EA772C" w:rsidP="003B6E73">
      <w:pPr>
        <w:rPr>
          <w:del w:id="134" w:author="Vitor Mascarenhas" w:date="2021-12-02T10:53:00Z"/>
        </w:rPr>
      </w:pPr>
      <w:r>
        <w:t xml:space="preserve">A notação </w:t>
      </w:r>
      <w:r w:rsidR="005E1CF9">
        <w:t>‘</w:t>
      </w:r>
      <w:r>
        <w:t>Istr</w:t>
      </w:r>
      <w:r w:rsidR="005E1CF9">
        <w:t>’</w:t>
      </w:r>
      <w:r>
        <w:t xml:space="preserve"> é usada pelo </w:t>
      </w:r>
      <w:ins w:id="135" w:author="Vitor Mascarenhas" w:date="2021-12-02T10:50:00Z">
        <w:r w:rsidR="00E15C29">
          <w:t xml:space="preserve">Portal </w:t>
        </w:r>
      </w:ins>
      <w:r>
        <w:t>SEMS para denotar a corrente d</w:t>
      </w:r>
      <w:r w:rsidR="005E1CF9">
        <w:t>a</w:t>
      </w:r>
      <w:r>
        <w:t xml:space="preserve"> </w:t>
      </w:r>
      <w:r w:rsidRPr="00EA772C">
        <w:rPr>
          <w:i/>
          <w:iCs/>
        </w:rPr>
        <w:t>string</w:t>
      </w:r>
      <w:r w:rsidR="005E1CF9">
        <w:rPr>
          <w:i/>
          <w:iCs/>
        </w:rPr>
        <w:t>.</w:t>
      </w:r>
      <w:r w:rsidR="005274CC">
        <w:rPr>
          <w:i/>
          <w:iCs/>
        </w:rPr>
        <w:t xml:space="preserve"> </w:t>
      </w:r>
      <w:r w:rsidR="005274CC">
        <w:t xml:space="preserve">Foi necessário realizar em </w:t>
      </w:r>
      <w:ins w:id="136" w:author="Vitor Mascarenhas" w:date="2021-12-02T10:50:00Z">
        <w:r w:rsidR="00E15C29">
          <w:t xml:space="preserve">trabalho de </w:t>
        </w:r>
      </w:ins>
      <w:r w:rsidR="005274CC">
        <w:t>campo</w:t>
      </w:r>
      <w:ins w:id="137" w:author="Vitor Mascarenhas" w:date="2021-12-02T10:50:00Z">
        <w:r w:rsidR="00E15C29">
          <w:t>,</w:t>
        </w:r>
      </w:ins>
      <w:r w:rsidR="005274CC">
        <w:t xml:space="preserve"> a identificação das </w:t>
      </w:r>
      <w:r w:rsidR="005274CC">
        <w:rPr>
          <w:i/>
          <w:iCs/>
        </w:rPr>
        <w:t>strings</w:t>
      </w:r>
      <w:ins w:id="138" w:author="Vitor Mascarenhas" w:date="2021-12-02T10:50:00Z">
        <w:r w:rsidR="00E15C29">
          <w:rPr>
            <w:i/>
            <w:iCs/>
          </w:rPr>
          <w:t>,</w:t>
        </w:r>
      </w:ins>
      <w:r w:rsidR="005274CC">
        <w:t xml:space="preserve"> já que</w:t>
      </w:r>
      <w:ins w:id="139" w:author="Vitor Mascarenhas" w:date="2021-12-02T10:50:00Z">
        <w:r w:rsidR="004130A3">
          <w:t>,</w:t>
        </w:r>
      </w:ins>
      <w:r w:rsidR="005274CC">
        <w:t xml:space="preserve"> não havia especificado no software ou projeto qual </w:t>
      </w:r>
      <w:r w:rsidR="005274CC">
        <w:rPr>
          <w:i/>
          <w:iCs/>
        </w:rPr>
        <w:t>string</w:t>
      </w:r>
      <w:r w:rsidR="005274CC">
        <w:t xml:space="preserve"> cada corrente representava</w:t>
      </w:r>
      <w:r w:rsidR="00BE0DF2">
        <w:t xml:space="preserve"> no SEMS</w:t>
      </w:r>
      <w:r w:rsidR="005274CC">
        <w:t xml:space="preserve">. O método utilizado foi a cobertura parcial </w:t>
      </w:r>
      <w:r w:rsidR="00894C4F">
        <w:t>com lonas plásticas</w:t>
      </w:r>
      <w:r w:rsidR="005274CC">
        <w:t xml:space="preserve"> de uma </w:t>
      </w:r>
      <w:r w:rsidR="005274CC" w:rsidRPr="00894C4F">
        <w:rPr>
          <w:i/>
          <w:iCs/>
        </w:rPr>
        <w:t>string</w:t>
      </w:r>
      <w:r w:rsidR="00894C4F">
        <w:rPr>
          <w:i/>
          <w:iCs/>
        </w:rPr>
        <w:t xml:space="preserve"> </w:t>
      </w:r>
      <w:r w:rsidR="00894C4F">
        <w:t>por vez</w:t>
      </w:r>
      <w:r w:rsidR="001E44BC">
        <w:t>,</w:t>
      </w:r>
      <w:r w:rsidR="00894C4F">
        <w:t xml:space="preserve"> </w:t>
      </w:r>
      <w:r w:rsidR="005274CC" w:rsidRPr="00894C4F">
        <w:t xml:space="preserve">em </w:t>
      </w:r>
      <w:r w:rsidR="001E44BC">
        <w:t xml:space="preserve">um </w:t>
      </w:r>
      <w:r w:rsidR="00894C4F">
        <w:t xml:space="preserve">horário </w:t>
      </w:r>
      <w:r w:rsidR="001E44BC">
        <w:t>em que estava havendo</w:t>
      </w:r>
      <w:r w:rsidR="00894C4F">
        <w:t xml:space="preserve"> geração</w:t>
      </w:r>
      <w:r w:rsidR="001E44BC">
        <w:t xml:space="preserve"> de energia</w:t>
      </w:r>
      <w:ins w:id="140" w:author="Vitor Mascarenhas" w:date="2021-12-02T10:52:00Z">
        <w:r w:rsidR="00800BE8">
          <w:t>, que ocorreu no período matutino</w:t>
        </w:r>
      </w:ins>
      <w:r w:rsidR="00030133">
        <w:t xml:space="preserve">. Desta forma foi possível </w:t>
      </w:r>
      <w:r w:rsidR="001E44BC">
        <w:t>observar a queda</w:t>
      </w:r>
      <w:r w:rsidR="005D1FEA">
        <w:t xml:space="preserve"> de corrente</w:t>
      </w:r>
      <w:r w:rsidR="001E44BC">
        <w:t xml:space="preserve"> no software e registrar qual </w:t>
      </w:r>
      <w:r w:rsidR="001E44BC">
        <w:rPr>
          <w:i/>
          <w:iCs/>
        </w:rPr>
        <w:t xml:space="preserve">string </w:t>
      </w:r>
      <w:r w:rsidR="001E44BC">
        <w:t>cada corrente representa.</w:t>
      </w:r>
    </w:p>
    <w:p w14:paraId="49A340DA" w14:textId="77777777" w:rsidR="00F4069D" w:rsidDel="005B0FBE" w:rsidRDefault="00F4069D" w:rsidP="003B6E73">
      <w:pPr>
        <w:rPr>
          <w:del w:id="141" w:author="Vitor Mascarenhas" w:date="2021-12-02T10:53:00Z"/>
        </w:rPr>
      </w:pPr>
      <w:bookmarkStart w:id="142" w:name="_Ref85378760"/>
    </w:p>
    <w:p w14:paraId="523BCD87" w14:textId="77777777" w:rsidR="00F4069D" w:rsidRDefault="00F4069D" w:rsidP="003B6E73"/>
    <w:p w14:paraId="712B38F1" w14:textId="77777777" w:rsidR="00130796" w:rsidRPr="00F96171" w:rsidRDefault="00130796" w:rsidP="00130796">
      <w:pPr>
        <w:pStyle w:val="Heading2"/>
      </w:pPr>
      <w:bookmarkStart w:id="143" w:name="_Toc73001745"/>
      <w:bookmarkStart w:id="144" w:name="_Toc80372451"/>
      <w:bookmarkStart w:id="145" w:name="_Toc80375911"/>
      <w:bookmarkStart w:id="146" w:name="_Toc80376348"/>
      <w:bookmarkStart w:id="147" w:name="_Toc89728372"/>
      <w:bookmarkEnd w:id="142"/>
      <w:r w:rsidRPr="00F96171">
        <w:t>Trabalho em altura</w:t>
      </w:r>
      <w:bookmarkEnd w:id="143"/>
      <w:r w:rsidRPr="00F96171">
        <w:t xml:space="preserve"> e risco de choque elétrico</w:t>
      </w:r>
      <w:bookmarkEnd w:id="144"/>
      <w:bookmarkEnd w:id="145"/>
      <w:bookmarkEnd w:id="146"/>
      <w:bookmarkEnd w:id="147"/>
    </w:p>
    <w:p w14:paraId="5F4AE3B2" w14:textId="27AF5D64" w:rsidR="00E14DE9" w:rsidRDefault="00130796" w:rsidP="00130796">
      <w:r>
        <w:t>Foi</w:t>
      </w:r>
      <w:r w:rsidRPr="0066239A">
        <w:t xml:space="preserve"> feito um estudo de normas técnicas necessárias para que seja possível trabalhar em segurança nas condições propostas de altura, instalações elétricas e em contato com o SFV</w:t>
      </w:r>
      <w:r>
        <w:t xml:space="preserve">. É de procedimento padrão em normas técnicas de segurança a sugestão que </w:t>
      </w:r>
      <w:r w:rsidRPr="0066239A">
        <w:t xml:space="preserve">sejam feitas antes do </w:t>
      </w:r>
      <w:r w:rsidRPr="0066239A">
        <w:lastRenderedPageBreak/>
        <w:t>início do trabalho</w:t>
      </w:r>
      <w:r>
        <w:t>:</w:t>
      </w:r>
      <w:r w:rsidRPr="0066239A">
        <w:t xml:space="preserve"> a identificação do perigo, a análise de risco e estabelecimento do procedimento de segurança.</w:t>
      </w:r>
    </w:p>
    <w:p w14:paraId="01F77589" w14:textId="77777777" w:rsidR="00130796" w:rsidRPr="00F46132" w:rsidRDefault="00130796" w:rsidP="00130796">
      <w:pPr>
        <w:pStyle w:val="Heading3"/>
      </w:pPr>
      <w:bookmarkStart w:id="148" w:name="_Toc73001746"/>
      <w:bookmarkStart w:id="149" w:name="_Toc80372452"/>
      <w:bookmarkStart w:id="150" w:name="_Toc80375912"/>
      <w:bookmarkStart w:id="151" w:name="_Toc80376349"/>
      <w:bookmarkStart w:id="152" w:name="_Toc89728373"/>
      <w:r w:rsidRPr="00F46132">
        <w:t>Identificação do perigo</w:t>
      </w:r>
      <w:bookmarkEnd w:id="148"/>
      <w:bookmarkEnd w:id="149"/>
      <w:bookmarkEnd w:id="150"/>
      <w:bookmarkEnd w:id="151"/>
      <w:bookmarkEnd w:id="152"/>
    </w:p>
    <w:p w14:paraId="1BBF78D3" w14:textId="34510008" w:rsidR="00AF7A66" w:rsidRPr="0066239A" w:rsidRDefault="00130796" w:rsidP="00130796">
      <w:r w:rsidRPr="0066239A">
        <w:t>Possíveis riscos identificados nesse estudo incluem:</w:t>
      </w:r>
    </w:p>
    <w:p w14:paraId="6EB8B5FD" w14:textId="77777777" w:rsidR="00130796" w:rsidRDefault="00130796" w:rsidP="00130796">
      <w:pPr>
        <w:pStyle w:val="ListParagraph"/>
        <w:numPr>
          <w:ilvl w:val="0"/>
          <w:numId w:val="34"/>
        </w:numPr>
      </w:pPr>
      <w:r>
        <w:t xml:space="preserve">Risco de choque: </w:t>
      </w:r>
      <w:r w:rsidRPr="0066239A">
        <w:t>Os MFV</w:t>
      </w:r>
      <w:r>
        <w:t>s</w:t>
      </w:r>
      <w:r w:rsidRPr="0066239A">
        <w:t xml:space="preserve"> nesta estrutura têm ligação em série formando </w:t>
      </w:r>
      <w:r w:rsidRPr="00E421E3">
        <w:rPr>
          <w:i/>
          <w:iCs/>
        </w:rPr>
        <w:t>strings</w:t>
      </w:r>
      <w:r w:rsidRPr="0066239A">
        <w:t xml:space="preserve"> que atingem níveis de tensão de </w:t>
      </w:r>
      <w:r w:rsidRPr="005C667F">
        <w:t xml:space="preserve">600 V. </w:t>
      </w:r>
      <w:r>
        <w:t>O</w:t>
      </w:r>
      <w:r w:rsidRPr="0066239A">
        <w:t xml:space="preserve"> isolamento e o aterramento </w:t>
      </w:r>
      <w:r>
        <w:t>foram acusados como existentes, porém o inversor do SFV não possui a função embutida de verificação do aterramento. Será utilizado água para limpeza;</w:t>
      </w:r>
    </w:p>
    <w:p w14:paraId="0C7EFD2D" w14:textId="70092FEE" w:rsidR="00E62A50" w:rsidRDefault="00DB1448" w:rsidP="00E62A50">
      <w:pPr>
        <w:pStyle w:val="ListParagraph"/>
        <w:numPr>
          <w:ilvl w:val="0"/>
          <w:numId w:val="34"/>
        </w:numPr>
      </w:pPr>
      <w:r>
        <w:t>Risco de queda</w:t>
      </w:r>
      <w:r w:rsidR="00130796">
        <w:t>: Todos MFVs são acessíveis sem auxilio de escadas ou equipamentos</w:t>
      </w:r>
      <w:r w:rsidR="001B7915">
        <w:t xml:space="preserve"> para elevação do operador</w:t>
      </w:r>
      <w:r w:rsidR="00130796">
        <w:t xml:space="preserve">. </w:t>
      </w:r>
      <w:r w:rsidR="00E62A50" w:rsidRPr="0066239A">
        <w:t>O edifício em estudo possui dois andares, na sua cobertura onde estão instalados os módulos fotovoltaicos</w:t>
      </w:r>
      <w:r w:rsidR="00A431AC">
        <w:t>,</w:t>
      </w:r>
      <w:r w:rsidR="00E62A50" w:rsidRPr="0066239A">
        <w:t xml:space="preserve"> </w:t>
      </w:r>
      <w:r w:rsidR="00E62A50" w:rsidRPr="00130796">
        <w:t>há 1,50 m de</w:t>
      </w:r>
      <w:r w:rsidR="00E62A50" w:rsidRPr="0066239A">
        <w:t xml:space="preserve"> platibanda</w:t>
      </w:r>
      <w:r w:rsidR="00E62A50">
        <w:t xml:space="preserve"> (parapeito)</w:t>
      </w:r>
      <w:r w:rsidR="001B7915">
        <w:t>,</w:t>
      </w:r>
      <w:r w:rsidR="00E62A50" w:rsidRPr="0066239A">
        <w:t xml:space="preserve"> como pode ser observado</w:t>
      </w:r>
      <w:r w:rsidR="001B7915">
        <w:t xml:space="preserve"> na </w:t>
      </w:r>
      <w:r w:rsidR="001B7915">
        <w:fldChar w:fldCharType="begin"/>
      </w:r>
      <w:r w:rsidR="001B7915">
        <w:instrText xml:space="preserve"> REF  _Ref88577670 \* Lower \h </w:instrText>
      </w:r>
      <w:r w:rsidR="001B7915">
        <w:fldChar w:fldCharType="separate"/>
      </w:r>
      <w:r w:rsidR="009636C1">
        <w:t xml:space="preserve">figura </w:t>
      </w:r>
      <w:r w:rsidR="009636C1">
        <w:rPr>
          <w:noProof/>
        </w:rPr>
        <w:t>9</w:t>
      </w:r>
      <w:r w:rsidR="001B7915">
        <w:fldChar w:fldCharType="end"/>
      </w:r>
      <w:r w:rsidR="00D14FDB">
        <w:t xml:space="preserve">. Trabalho envolve uso de água, </w:t>
      </w:r>
      <w:r w:rsidR="00756711">
        <w:t>e há possibilidade com que o piso fique escorregadio</w:t>
      </w:r>
      <w:r w:rsidR="00E62A50">
        <w:t>.</w:t>
      </w:r>
    </w:p>
    <w:p w14:paraId="7EC34DEF" w14:textId="77777777" w:rsidR="00E62A50" w:rsidRPr="0066239A" w:rsidRDefault="00E62A50" w:rsidP="00E62A50"/>
    <w:p w14:paraId="2591B892" w14:textId="0A8F823E" w:rsidR="00E62A50" w:rsidRDefault="00E62A50" w:rsidP="00E62A50">
      <w:pPr>
        <w:pStyle w:val="Caption"/>
        <w:keepNext/>
        <w:jc w:val="both"/>
      </w:pPr>
      <w:bookmarkStart w:id="153" w:name="_Ref88577670"/>
      <w:bookmarkStart w:id="154" w:name="_Ref88577665"/>
      <w:bookmarkStart w:id="155" w:name="_Toc89728395"/>
      <w:r>
        <w:t xml:space="preserve">Figura </w:t>
      </w:r>
      <w:fldSimple w:instr=" SEQ Figura \* ARABIC ">
        <w:r w:rsidR="009636C1">
          <w:rPr>
            <w:noProof/>
          </w:rPr>
          <w:t>9</w:t>
        </w:r>
      </w:fldSimple>
      <w:bookmarkEnd w:id="153"/>
      <w:r>
        <w:t xml:space="preserve"> – Parapeito do edifício CTXII</w:t>
      </w:r>
      <w:bookmarkEnd w:id="154"/>
      <w:bookmarkEnd w:id="155"/>
    </w:p>
    <w:p w14:paraId="3F2A8B91" w14:textId="6CD6CB6D" w:rsidR="00130796" w:rsidRPr="00EC2C7E" w:rsidRDefault="00E62A50" w:rsidP="00BA5B97">
      <w:r>
        <w:rPr>
          <w:noProof/>
        </w:rPr>
        <w:drawing>
          <wp:inline distT="0" distB="0" distL="0" distR="0" wp14:anchorId="5F37AAEA" wp14:editId="75A4CAE4">
            <wp:extent cx="5759450" cy="323723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BEBA8EAE-BF5A-486C-A8C5-ECC9F3942E4B}">
                          <a14:imgProps xmlns:a14="http://schemas.microsoft.com/office/drawing/2010/main">
                            <a14:imgLayer r:embed="rId30">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759450" cy="3237230"/>
                    </a:xfrm>
                    <a:prstGeom prst="rect">
                      <a:avLst/>
                    </a:prstGeom>
                    <a:noFill/>
                    <a:ln>
                      <a:noFill/>
                    </a:ln>
                  </pic:spPr>
                </pic:pic>
              </a:graphicData>
            </a:graphic>
          </wp:inline>
        </w:drawing>
      </w:r>
      <w:r w:rsidRPr="00030583">
        <w:rPr>
          <w:sz w:val="20"/>
          <w:szCs w:val="16"/>
        </w:rPr>
        <w:t>Fonte: Produção do próprio autor.</w:t>
      </w:r>
    </w:p>
    <w:p w14:paraId="5E391FCD" w14:textId="77777777" w:rsidR="00130796" w:rsidRPr="006368E5" w:rsidRDefault="00130796" w:rsidP="00130796">
      <w:pPr>
        <w:pStyle w:val="Heading3"/>
      </w:pPr>
      <w:bookmarkStart w:id="156" w:name="_Toc73001747"/>
      <w:bookmarkStart w:id="157" w:name="_Toc80372453"/>
      <w:bookmarkStart w:id="158" w:name="_Toc80375913"/>
      <w:bookmarkStart w:id="159" w:name="_Toc80376350"/>
      <w:bookmarkStart w:id="160" w:name="_Toc89728374"/>
      <w:r w:rsidRPr="006368E5">
        <w:t>Análise de risco</w:t>
      </w:r>
      <w:bookmarkEnd w:id="156"/>
      <w:bookmarkEnd w:id="157"/>
      <w:bookmarkEnd w:id="158"/>
      <w:bookmarkEnd w:id="159"/>
      <w:bookmarkEnd w:id="160"/>
    </w:p>
    <w:p w14:paraId="5085EB6A" w14:textId="5A18F937" w:rsidR="00130796" w:rsidRPr="004A2E7C" w:rsidRDefault="00DB1448" w:rsidP="00130796">
      <w:pPr>
        <w:pStyle w:val="ListParagraph"/>
        <w:numPr>
          <w:ilvl w:val="0"/>
          <w:numId w:val="35"/>
        </w:numPr>
      </w:pPr>
      <w:r>
        <w:t>Risco de choque: I</w:t>
      </w:r>
      <w:r w:rsidR="00130796" w:rsidRPr="004A2E7C">
        <w:t>nstalações elétricas possuem riscos de choque</w:t>
      </w:r>
      <w:r w:rsidR="00130796">
        <w:t>, e deve-se considerar uso de equipamentos de segurança de choque elétrico</w:t>
      </w:r>
      <w:r>
        <w:t>, e acompanhamento de outra pessoa para realização do trabalho</w:t>
      </w:r>
      <w:r w:rsidR="00130796">
        <w:t>;</w:t>
      </w:r>
    </w:p>
    <w:p w14:paraId="27391E6F" w14:textId="444EC64E" w:rsidR="00130796" w:rsidRPr="006748BD" w:rsidRDefault="006D4FC9" w:rsidP="00130796">
      <w:pPr>
        <w:pStyle w:val="ListParagraph"/>
        <w:numPr>
          <w:ilvl w:val="0"/>
          <w:numId w:val="35"/>
        </w:numPr>
      </w:pPr>
      <w:r>
        <w:lastRenderedPageBreak/>
        <w:t xml:space="preserve">Risco de queda: </w:t>
      </w:r>
      <w:r w:rsidR="00130796">
        <w:t>Edifício não apresenta risco de queda para o trabalho exigido</w:t>
      </w:r>
      <w:r w:rsidR="00130796" w:rsidRPr="004A2E7C">
        <w:t>.</w:t>
      </w:r>
      <w:r w:rsidR="00D14FDB">
        <w:t xml:space="preserve"> Trabalho apresenta risco de escorregamento</w:t>
      </w:r>
      <w:r w:rsidR="00756711">
        <w:t xml:space="preserve">, deve-se considerar uso de equipamento de proteção para cabeça e botas antiderrapantes. </w:t>
      </w:r>
    </w:p>
    <w:p w14:paraId="555151FA" w14:textId="5C8C8CA0" w:rsidR="00130796" w:rsidRPr="006368E5" w:rsidRDefault="00352E57" w:rsidP="00130796">
      <w:pPr>
        <w:pStyle w:val="Heading3"/>
      </w:pPr>
      <w:bookmarkStart w:id="161" w:name="_Toc73001748"/>
      <w:bookmarkStart w:id="162" w:name="_Toc80372454"/>
      <w:bookmarkStart w:id="163" w:name="_Toc80375914"/>
      <w:bookmarkStart w:id="164" w:name="_Toc80376351"/>
      <w:bookmarkStart w:id="165" w:name="_Toc89728375"/>
      <w:r>
        <w:t>Estabelecimento do p</w:t>
      </w:r>
      <w:r w:rsidR="00130796" w:rsidRPr="006368E5">
        <w:t>rocedimento de segurança</w:t>
      </w:r>
      <w:bookmarkEnd w:id="161"/>
      <w:bookmarkEnd w:id="162"/>
      <w:bookmarkEnd w:id="163"/>
      <w:bookmarkEnd w:id="164"/>
      <w:bookmarkEnd w:id="165"/>
    </w:p>
    <w:p w14:paraId="6BAE7FB4" w14:textId="309EEA09" w:rsidR="00F1305E" w:rsidRDefault="006773E1" w:rsidP="00130796">
      <w:r>
        <w:t>Para a</w:t>
      </w:r>
      <w:r w:rsidR="00130796" w:rsidRPr="0066239A">
        <w:t xml:space="preserve"> execução </w:t>
      </w:r>
      <w:r w:rsidR="00756711">
        <w:t>da atividade</w:t>
      </w:r>
      <w:r w:rsidR="00130796">
        <w:t xml:space="preserve"> com segurança</w:t>
      </w:r>
      <w:r w:rsidR="00130796" w:rsidRPr="0066239A">
        <w:t xml:space="preserve">, </w:t>
      </w:r>
      <w:r w:rsidR="00130796">
        <w:t>foi contemplado</w:t>
      </w:r>
      <w:r w:rsidR="00130796" w:rsidRPr="0066239A">
        <w:t xml:space="preserve"> normas de trabalho em altura pela ABNT NBR 16489:2017</w:t>
      </w:r>
      <w:r w:rsidR="001B1F17">
        <w:t xml:space="preserve"> e </w:t>
      </w:r>
      <w:r w:rsidR="00130796">
        <w:t xml:space="preserve">equipamento de proteção individual de luvas isolantes pela </w:t>
      </w:r>
      <w:r w:rsidR="00130796" w:rsidRPr="009E5261">
        <w:t>NBR 10622</w:t>
      </w:r>
      <w:r w:rsidR="00130796">
        <w:t>:2014</w:t>
      </w:r>
      <w:r w:rsidR="00F46540">
        <w:t>. Esta última recomenda l</w:t>
      </w:r>
      <w:r w:rsidR="00CB577C">
        <w:t>uvas de 1000</w:t>
      </w:r>
      <w:r w:rsidR="006A6679">
        <w:t xml:space="preserve"> </w:t>
      </w:r>
      <w:r w:rsidR="00CB577C">
        <w:t>VA</w:t>
      </w:r>
      <w:r w:rsidR="00C101F7">
        <w:t xml:space="preserve"> </w:t>
      </w:r>
      <w:r w:rsidR="00CB577C">
        <w:t>para baixa tensão</w:t>
      </w:r>
      <w:r w:rsidR="00C101F7">
        <w:t xml:space="preserve"> (</w:t>
      </w:r>
      <w:r w:rsidR="00C101F7">
        <w:fldChar w:fldCharType="begin"/>
      </w:r>
      <w:r w:rsidR="00C101F7">
        <w:instrText xml:space="preserve"> REF  _Ref88557885 \* Lower \h </w:instrText>
      </w:r>
      <w:r w:rsidR="00C101F7">
        <w:fldChar w:fldCharType="separate"/>
      </w:r>
      <w:r w:rsidR="009636C1">
        <w:t xml:space="preserve">figura </w:t>
      </w:r>
      <w:r w:rsidR="009636C1">
        <w:rPr>
          <w:noProof/>
        </w:rPr>
        <w:t>10</w:t>
      </w:r>
      <w:r w:rsidR="00C101F7">
        <w:fldChar w:fldCharType="end"/>
      </w:r>
      <w:r w:rsidR="00C101F7">
        <w:t>)</w:t>
      </w:r>
      <w:r w:rsidR="00756711">
        <w:t xml:space="preserve">, as quais foram utilizadas durante </w:t>
      </w:r>
      <w:r w:rsidR="00C101F7">
        <w:t>atividade em campo</w:t>
      </w:r>
      <w:r w:rsidR="00F46540">
        <w:t>.</w:t>
      </w:r>
      <w:r w:rsidR="00C101F7">
        <w:t xml:space="preserve"> Também foi feito uso de botas para prevenção de queda por escorregamento.</w:t>
      </w:r>
    </w:p>
    <w:p w14:paraId="63B86D8B" w14:textId="77777777" w:rsidR="00F1305E" w:rsidRDefault="00F1305E" w:rsidP="00130796"/>
    <w:p w14:paraId="38CEA149" w14:textId="7010E8FF" w:rsidR="00130796" w:rsidRDefault="00130796" w:rsidP="00130796">
      <w:pPr>
        <w:pStyle w:val="Caption"/>
        <w:keepNext/>
        <w:keepLines/>
        <w:ind w:left="1890"/>
      </w:pPr>
      <w:bookmarkStart w:id="166" w:name="_Ref88557885"/>
      <w:bookmarkStart w:id="167" w:name="_Toc89728396"/>
      <w:r>
        <w:t xml:space="preserve">Figura </w:t>
      </w:r>
      <w:fldSimple w:instr=" SEQ Figura \* ARABIC ">
        <w:r w:rsidR="009636C1">
          <w:rPr>
            <w:noProof/>
          </w:rPr>
          <w:t>10</w:t>
        </w:r>
      </w:fldSimple>
      <w:bookmarkEnd w:id="166"/>
      <w:r>
        <w:t xml:space="preserve"> – Luva</w:t>
      </w:r>
      <w:r w:rsidR="008B74AE">
        <w:t>s</w:t>
      </w:r>
      <w:r>
        <w:t xml:space="preserve"> </w:t>
      </w:r>
      <w:r w:rsidR="00046EEF">
        <w:t>isolante</w:t>
      </w:r>
      <w:r w:rsidR="0008626F">
        <w:t>s</w:t>
      </w:r>
      <w:r w:rsidR="008B74AE">
        <w:t xml:space="preserve"> </w:t>
      </w:r>
      <w:r w:rsidR="00046EEF">
        <w:t>classe 00</w:t>
      </w:r>
      <w:r w:rsidR="001B1F17">
        <w:t xml:space="preserve"> de </w:t>
      </w:r>
      <w:r w:rsidR="00B97519">
        <w:t>1 kV</w:t>
      </w:r>
      <w:r w:rsidR="007D0E43">
        <w:t>A</w:t>
      </w:r>
      <w:bookmarkEnd w:id="167"/>
    </w:p>
    <w:p w14:paraId="6A0E3A18" w14:textId="79F011D6" w:rsidR="00130796" w:rsidRDefault="008B74AE" w:rsidP="00130796">
      <w:pPr>
        <w:keepNext/>
        <w:keepLines/>
        <w:jc w:val="center"/>
      </w:pPr>
      <w:r>
        <w:rPr>
          <w:noProof/>
        </w:rPr>
        <w:drawing>
          <wp:inline distT="0" distB="0" distL="0" distR="0" wp14:anchorId="75A35184" wp14:editId="7DC8722A">
            <wp:extent cx="3429000" cy="3429000"/>
            <wp:effectExtent l="0" t="0" r="0" b="0"/>
            <wp:docPr id="30" name="Picture 30" descr="Luva Isolante de Borracha Alta Tensão Novax Classe 0 1000V CA 38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uva Isolante de Borracha Alta Tensão Novax Classe 0 1000V CA 3810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inline>
        </w:drawing>
      </w:r>
    </w:p>
    <w:p w14:paraId="70AE4975" w14:textId="0C4685B7" w:rsidR="00130796" w:rsidRPr="00FF2B2C" w:rsidRDefault="00130796" w:rsidP="00FF2B2C">
      <w:pPr>
        <w:keepNext/>
        <w:keepLines/>
        <w:ind w:left="1876"/>
        <w:rPr>
          <w:vanish/>
          <w:sz w:val="20"/>
          <w:szCs w:val="16"/>
        </w:rPr>
      </w:pPr>
      <w:proofErr w:type="spellStart"/>
      <w:r w:rsidRPr="000B257C">
        <w:rPr>
          <w:sz w:val="20"/>
          <w:szCs w:val="16"/>
        </w:rPr>
        <w:t>Fonte:</w:t>
      </w:r>
      <w:r w:rsidR="008B74AE">
        <w:rPr>
          <w:vanish/>
          <w:sz w:val="20"/>
          <w:szCs w:val="16"/>
        </w:rPr>
        <w:t xml:space="preserve"> </w:t>
      </w:r>
      <w:r w:rsidR="008B74AE" w:rsidRPr="008B74AE">
        <w:rPr>
          <w:sz w:val="20"/>
          <w:szCs w:val="16"/>
        </w:rPr>
        <w:t>Super</w:t>
      </w:r>
      <w:r w:rsidR="008B74AE">
        <w:rPr>
          <w:sz w:val="20"/>
          <w:szCs w:val="16"/>
        </w:rPr>
        <w:t>EPI</w:t>
      </w:r>
      <w:proofErr w:type="spellEnd"/>
      <w:r w:rsidR="008B74AE">
        <w:rPr>
          <w:sz w:val="20"/>
          <w:szCs w:val="16"/>
        </w:rPr>
        <w:t xml:space="preserve"> (2021). </w:t>
      </w:r>
      <w:sdt>
        <w:sdtPr>
          <w:rPr>
            <w:vanish/>
            <w:color w:val="FFFFFF" w:themeColor="background1"/>
            <w:sz w:val="20"/>
            <w:szCs w:val="16"/>
          </w:rPr>
          <w:id w:val="-1631010070"/>
          <w:citation/>
        </w:sdtPr>
        <w:sdtEndPr/>
        <w:sdtContent>
          <w:r w:rsidR="008B74AE" w:rsidRPr="008B74AE">
            <w:rPr>
              <w:vanish/>
              <w:color w:val="FFFFFF" w:themeColor="background1"/>
              <w:sz w:val="20"/>
              <w:szCs w:val="16"/>
            </w:rPr>
            <w:fldChar w:fldCharType="begin"/>
          </w:r>
          <w:r w:rsidR="00C37BE1">
            <w:rPr>
              <w:vanish/>
              <w:color w:val="FFFFFF" w:themeColor="background1"/>
              <w:sz w:val="20"/>
              <w:szCs w:val="16"/>
              <w:lang w:val="de-DE"/>
            </w:rPr>
            <w:instrText xml:space="preserve">CITATION Sup21 \l 1031 </w:instrText>
          </w:r>
          <w:r w:rsidR="008B74AE" w:rsidRPr="008B74AE">
            <w:rPr>
              <w:vanish/>
              <w:color w:val="FFFFFF" w:themeColor="background1"/>
              <w:sz w:val="20"/>
              <w:szCs w:val="16"/>
            </w:rPr>
            <w:fldChar w:fldCharType="separate"/>
          </w:r>
          <w:r w:rsidR="00C37BE1" w:rsidRPr="00C37BE1">
            <w:rPr>
              <w:noProof/>
              <w:color w:val="FFFFFF" w:themeColor="background1"/>
              <w:sz w:val="20"/>
              <w:szCs w:val="16"/>
              <w:lang w:val="de-DE"/>
            </w:rPr>
            <w:t>(SUPEREPI, 2021)</w:t>
          </w:r>
          <w:r w:rsidR="008B74AE" w:rsidRPr="008B74AE">
            <w:rPr>
              <w:vanish/>
              <w:color w:val="FFFFFF" w:themeColor="background1"/>
              <w:sz w:val="20"/>
              <w:szCs w:val="16"/>
            </w:rPr>
            <w:fldChar w:fldCharType="end"/>
          </w:r>
        </w:sdtContent>
      </w:sdt>
      <w:r w:rsidR="008B74AE" w:rsidRPr="008B74AE">
        <w:rPr>
          <w:vanish/>
          <w:sz w:val="20"/>
          <w:szCs w:val="16"/>
        </w:rPr>
        <w:t xml:space="preserve"> </w:t>
      </w:r>
    </w:p>
    <w:p w14:paraId="22852D6C" w14:textId="7A3B54D1" w:rsidR="004C1E0B" w:rsidRDefault="004C1E0B" w:rsidP="00983D23">
      <w:pPr>
        <w:pStyle w:val="Heading2"/>
      </w:pPr>
      <w:bookmarkStart w:id="168" w:name="_Toc89728376"/>
      <w:r w:rsidRPr="0066239A">
        <w:t xml:space="preserve">Execução da limpeza de </w:t>
      </w:r>
      <w:r w:rsidR="00E421E3" w:rsidRPr="00E421E3">
        <w:rPr>
          <w:i/>
          <w:iCs/>
        </w:rPr>
        <w:t>strings</w:t>
      </w:r>
      <w:r w:rsidRPr="0066239A">
        <w:t xml:space="preserve"> do SFV</w:t>
      </w:r>
      <w:bookmarkEnd w:id="168"/>
    </w:p>
    <w:p w14:paraId="71415293" w14:textId="1F5C73DC" w:rsidR="009773F2" w:rsidRDefault="00745304" w:rsidP="00584657">
      <w:r>
        <w:t xml:space="preserve">A metodologia de limpeza realizada neste estudo foi uma condição já pré-estabelecida pela Ufes. </w:t>
      </w:r>
      <w:r w:rsidR="00D10818">
        <w:t>A mesma</w:t>
      </w:r>
      <w:r>
        <w:t xml:space="preserve"> está prevista </w:t>
      </w:r>
      <w:r w:rsidRPr="00745304">
        <w:t xml:space="preserve">no termo de referência da contratação para manutenção das usinas fotovoltaicas da </w:t>
      </w:r>
      <w:r>
        <w:t xml:space="preserve">universidade, segundo </w:t>
      </w:r>
      <w:r w:rsidR="008122AC">
        <w:t xml:space="preserve">UFES (2021), </w:t>
      </w:r>
      <w:r w:rsidR="005D4C3C" w:rsidRPr="00745304">
        <w:t xml:space="preserve">peça de número sequencial 78 </w:t>
      </w:r>
      <w:r w:rsidR="00D10818" w:rsidRPr="00745304">
        <w:t>do Processo</w:t>
      </w:r>
      <w:r w:rsidR="005D4C3C" w:rsidRPr="00745304">
        <w:t xml:space="preserve"> digital nº 23068.018097/2020-80</w:t>
      </w:r>
      <w:r w:rsidR="005D4C3C">
        <w:t>,</w:t>
      </w:r>
      <w:r>
        <w:t xml:space="preserve"> </w:t>
      </w:r>
      <w:r w:rsidRPr="00745304">
        <w:t>item 21 do Anexo III do Termo de Referência</w:t>
      </w:r>
      <w:r w:rsidR="00E40571">
        <w:t>.</w:t>
      </w:r>
    </w:p>
    <w:p w14:paraId="55FECCC9" w14:textId="77777777" w:rsidR="000A055A" w:rsidRDefault="00E40571" w:rsidP="001E2EE2">
      <w:pPr>
        <w:pStyle w:val="Quote"/>
      </w:pPr>
      <w:r>
        <w:t xml:space="preserve">Serviço de limpeza de módulos fotovoltaicos realizado por profissional habilitado. A limpeza deve ser realizada com água limpa, de cima para baixo. Devem ser </w:t>
      </w:r>
      <w:r>
        <w:lastRenderedPageBreak/>
        <w:t>empregadas escovas de cerdas macias ou panos. Não deve ser utilizado, em hipótese alguma, qualquer material plástico ou metálico, bem como escovas de cerdas firmes.</w:t>
      </w:r>
    </w:p>
    <w:p w14:paraId="3724E8CF" w14:textId="2587D9EA" w:rsidR="009656D6" w:rsidRPr="009656D6" w:rsidRDefault="000A055A" w:rsidP="001E2EE2">
      <w:pPr>
        <w:pStyle w:val="Quote"/>
      </w:pPr>
      <w:r>
        <w:t>(…)</w:t>
      </w:r>
      <w:r>
        <w:br/>
      </w:r>
      <w:r w:rsidR="003A1E3F" w:rsidRPr="00855883">
        <w:rPr>
          <w:rStyle w:val="QuoteChar"/>
        </w:rPr>
        <w:t>É vedado o uso de detergente, de pó abrasivo, de soluções corrosivas de limpeza, ácidas ou alcalinas, bem como de desengraxantes ou desengordurantes. É vedado o uso de utensílios elétricos rotativos</w:t>
      </w:r>
      <w:r w:rsidR="00EF0DCD">
        <w:rPr>
          <w:rStyle w:val="QuoteChar"/>
        </w:rPr>
        <w:t xml:space="preserve"> </w:t>
      </w:r>
      <w:sdt>
        <w:sdtPr>
          <w:rPr>
            <w:rStyle w:val="QuoteChar"/>
          </w:rPr>
          <w:id w:val="324019711"/>
          <w:citation/>
        </w:sdtPr>
        <w:sdtEndPr>
          <w:rPr>
            <w:rStyle w:val="QuoteChar"/>
          </w:rPr>
        </w:sdtEndPr>
        <w:sdtContent>
          <w:r w:rsidR="005D4C3C" w:rsidRPr="00855883">
            <w:rPr>
              <w:rStyle w:val="QuoteChar"/>
            </w:rPr>
            <w:fldChar w:fldCharType="begin"/>
          </w:r>
          <w:r w:rsidR="005D4C3C" w:rsidRPr="00855883">
            <w:rPr>
              <w:rStyle w:val="QuoteChar"/>
            </w:rPr>
            <w:instrText xml:space="preserve">CITATION Edu21 \l 1031 </w:instrText>
          </w:r>
          <w:r w:rsidR="005D4C3C" w:rsidRPr="00855883">
            <w:rPr>
              <w:rStyle w:val="QuoteChar"/>
            </w:rPr>
            <w:fldChar w:fldCharType="separate"/>
          </w:r>
          <w:r w:rsidR="00607771">
            <w:rPr>
              <w:noProof/>
            </w:rPr>
            <w:t>(UFES, 2021)</w:t>
          </w:r>
          <w:r w:rsidR="005D4C3C" w:rsidRPr="00855883">
            <w:rPr>
              <w:rStyle w:val="QuoteChar"/>
            </w:rPr>
            <w:fldChar w:fldCharType="end"/>
          </w:r>
        </w:sdtContent>
      </w:sdt>
      <w:r w:rsidR="005D4C3C">
        <w:t>.</w:t>
      </w:r>
      <w:r w:rsidR="00745304" w:rsidRPr="00745304">
        <w:t xml:space="preserve"> </w:t>
      </w:r>
    </w:p>
    <w:p w14:paraId="526CEEE0" w14:textId="71C61CB4" w:rsidR="00584657" w:rsidRDefault="007B24FA" w:rsidP="00584657">
      <w:r>
        <w:t>A</w:t>
      </w:r>
      <w:r w:rsidRPr="0066239A">
        <w:t xml:space="preserve"> </w:t>
      </w:r>
      <w:r>
        <w:t xml:space="preserve">Ufes </w:t>
      </w:r>
      <w:r w:rsidRPr="0066239A">
        <w:t xml:space="preserve">não </w:t>
      </w:r>
      <w:r>
        <w:t>tinha à disposição</w:t>
      </w:r>
      <w:r w:rsidR="00034D12">
        <w:t>,</w:t>
      </w:r>
      <w:r w:rsidR="00034D12" w:rsidRPr="00034D12">
        <w:t xml:space="preserve"> </w:t>
      </w:r>
      <w:r w:rsidR="00034D12">
        <w:t>até a data deste estudo,</w:t>
      </w:r>
      <w:r w:rsidRPr="0066239A">
        <w:t xml:space="preserve"> equipamentos especializados para limpeza da</w:t>
      </w:r>
      <w:r>
        <w:t>s</w:t>
      </w:r>
      <w:r w:rsidRPr="0066239A">
        <w:t xml:space="preserve"> usina</w:t>
      </w:r>
      <w:r>
        <w:t>s</w:t>
      </w:r>
      <w:r w:rsidRPr="0066239A">
        <w:t xml:space="preserve"> fotovoltaica</w:t>
      </w:r>
      <w:r>
        <w:t>s</w:t>
      </w:r>
      <w:r w:rsidR="00083B42">
        <w:t xml:space="preserve"> ou </w:t>
      </w:r>
      <w:r w:rsidR="00034D12">
        <w:t xml:space="preserve">equipamentos de </w:t>
      </w:r>
      <w:r w:rsidR="00083B42">
        <w:t xml:space="preserve">segurança </w:t>
      </w:r>
      <w:r w:rsidR="00695959">
        <w:t>para o</w:t>
      </w:r>
      <w:r w:rsidR="00083B42">
        <w:t xml:space="preserve"> operador</w:t>
      </w:r>
      <w:r w:rsidRPr="0066239A">
        <w:t xml:space="preserve">. </w:t>
      </w:r>
      <w:r w:rsidR="00584657" w:rsidRPr="0066239A">
        <w:t xml:space="preserve">A limpeza </w:t>
      </w:r>
      <w:r w:rsidR="00B44433">
        <w:t>foi</w:t>
      </w:r>
      <w:r w:rsidR="00584657" w:rsidRPr="0066239A">
        <w:t xml:space="preserve"> realizada de forma manual</w:t>
      </w:r>
      <w:r w:rsidR="00D10818">
        <w:t xml:space="preserve">, com esfregão e água, dispensando quaisquer agentes de limpeza </w:t>
      </w:r>
      <w:r w:rsidR="00EF1F62">
        <w:t>extras</w:t>
      </w:r>
      <w:r w:rsidR="00B44433">
        <w:t>. Utilizou-se</w:t>
      </w:r>
      <w:r w:rsidR="00EE018A">
        <w:t xml:space="preserve"> </w:t>
      </w:r>
      <w:r w:rsidR="00810C14">
        <w:t>um balde e um</w:t>
      </w:r>
      <w:r w:rsidR="00EE018A">
        <w:t xml:space="preserve"> esfregão do tipo </w:t>
      </w:r>
      <w:r w:rsidR="00491AEF">
        <w:rPr>
          <w:i/>
          <w:iCs/>
        </w:rPr>
        <w:t>m</w:t>
      </w:r>
      <w:r w:rsidR="00EE018A">
        <w:rPr>
          <w:i/>
          <w:iCs/>
        </w:rPr>
        <w:t>op</w:t>
      </w:r>
      <w:r w:rsidR="00EE018A">
        <w:t xml:space="preserve"> com a </w:t>
      </w:r>
      <w:r w:rsidR="00B44433">
        <w:t>vara modulada</w:t>
      </w:r>
      <w:r w:rsidR="004C6C3A">
        <w:t xml:space="preserve"> (</w:t>
      </w:r>
      <w:r w:rsidR="004C6C3A">
        <w:fldChar w:fldCharType="begin"/>
      </w:r>
      <w:r w:rsidR="004C6C3A">
        <w:instrText xml:space="preserve"> REF  _Ref87704683 \* Lower \h </w:instrText>
      </w:r>
      <w:r w:rsidR="004C6C3A">
        <w:fldChar w:fldCharType="separate"/>
      </w:r>
      <w:r w:rsidR="009636C1">
        <w:t xml:space="preserve">figura </w:t>
      </w:r>
      <w:r w:rsidR="009636C1">
        <w:rPr>
          <w:noProof/>
        </w:rPr>
        <w:t>11</w:t>
      </w:r>
      <w:r w:rsidR="004C6C3A">
        <w:fldChar w:fldCharType="end"/>
      </w:r>
      <w:r w:rsidR="004C6C3A">
        <w:t>)</w:t>
      </w:r>
      <w:r w:rsidR="00B44433">
        <w:t xml:space="preserve">, </w:t>
      </w:r>
      <w:r w:rsidR="00EE018A">
        <w:t>dando</w:t>
      </w:r>
      <w:r w:rsidR="00B44433">
        <w:t xml:space="preserve"> opções de comprimento de 1m, 1,4m e 1,80m. </w:t>
      </w:r>
      <w:r w:rsidR="00EE018A">
        <w:t xml:space="preserve">O prolongamento da vara fez-se necessário para alcançar </w:t>
      </w:r>
      <w:r w:rsidR="004C6C3A">
        <w:t>a</w:t>
      </w:r>
      <w:r w:rsidR="00EE018A">
        <w:t xml:space="preserve"> </w:t>
      </w:r>
      <w:r w:rsidR="004C6C3A">
        <w:t>faixa de módulos FV</w:t>
      </w:r>
      <w:r w:rsidR="005754C1">
        <w:t xml:space="preserve"> superiores</w:t>
      </w:r>
      <w:r w:rsidR="00EE018A">
        <w:t>.</w:t>
      </w:r>
      <w:r w:rsidR="008F544D">
        <w:t xml:space="preserve">  </w:t>
      </w:r>
      <w:r w:rsidR="00584657" w:rsidRPr="0066239A">
        <w:t xml:space="preserve">Para a </w:t>
      </w:r>
      <w:r w:rsidR="00810C14">
        <w:t>abastecimento</w:t>
      </w:r>
      <w:r w:rsidR="008F544D">
        <w:t xml:space="preserve"> do balde</w:t>
      </w:r>
      <w:r w:rsidR="002607BC">
        <w:t xml:space="preserve"> com água</w:t>
      </w:r>
      <w:r w:rsidR="008F544D">
        <w:t>,</w:t>
      </w:r>
      <w:r w:rsidR="00584657" w:rsidRPr="0066239A">
        <w:t xml:space="preserve"> </w:t>
      </w:r>
      <w:r w:rsidR="00C52B89">
        <w:t>foi</w:t>
      </w:r>
      <w:r w:rsidR="00584657" w:rsidRPr="0066239A">
        <w:t xml:space="preserve"> utilizado uma mangueira comum</w:t>
      </w:r>
      <w:r w:rsidR="008F544D">
        <w:t>, já disponível no local,</w:t>
      </w:r>
      <w:r w:rsidR="00584657" w:rsidRPr="0066239A">
        <w:t xml:space="preserve"> conectada ao sistema hidráulico do edifício, localizada no próprio terraço onde está localizada o SFV. </w:t>
      </w:r>
    </w:p>
    <w:p w14:paraId="69B3D3A8" w14:textId="32CBB6E6" w:rsidR="00EE018A" w:rsidRDefault="00EE018A" w:rsidP="00584657"/>
    <w:p w14:paraId="1F155ED9" w14:textId="2C81A448" w:rsidR="00EE018A" w:rsidRDefault="00EE018A" w:rsidP="00AE0A2D">
      <w:pPr>
        <w:pStyle w:val="Caption"/>
        <w:keepNext/>
        <w:ind w:left="3119" w:right="3116"/>
      </w:pPr>
      <w:bookmarkStart w:id="169" w:name="_Ref87704683"/>
      <w:bookmarkStart w:id="170" w:name="_Ref87704650"/>
      <w:bookmarkStart w:id="171" w:name="_Toc89728397"/>
      <w:r>
        <w:t xml:space="preserve">Figura </w:t>
      </w:r>
      <w:fldSimple w:instr=" SEQ Figura \* ARABIC ">
        <w:r w:rsidR="009636C1">
          <w:rPr>
            <w:noProof/>
          </w:rPr>
          <w:t>11</w:t>
        </w:r>
      </w:fldSimple>
      <w:bookmarkEnd w:id="169"/>
      <w:r>
        <w:t xml:space="preserve"> – Ilustração do tipo de </w:t>
      </w:r>
      <w:r>
        <w:rPr>
          <w:i/>
          <w:iCs/>
        </w:rPr>
        <w:t>Mop</w:t>
      </w:r>
      <w:r>
        <w:t xml:space="preserve"> com balde utilizado</w:t>
      </w:r>
      <w:bookmarkEnd w:id="170"/>
      <w:bookmarkEnd w:id="171"/>
    </w:p>
    <w:p w14:paraId="4C347610" w14:textId="74FD8DD5" w:rsidR="00EE018A" w:rsidRDefault="00EE018A" w:rsidP="00EE018A">
      <w:pPr>
        <w:jc w:val="center"/>
      </w:pPr>
      <w:r w:rsidRPr="00EE018A">
        <w:rPr>
          <w:noProof/>
        </w:rPr>
        <w:drawing>
          <wp:inline distT="0" distB="0" distL="0" distR="0" wp14:anchorId="0670AEB2" wp14:editId="47BE5CAB">
            <wp:extent cx="2089315" cy="2781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03963" cy="2800800"/>
                    </a:xfrm>
                    <a:prstGeom prst="rect">
                      <a:avLst/>
                    </a:prstGeom>
                  </pic:spPr>
                </pic:pic>
              </a:graphicData>
            </a:graphic>
          </wp:inline>
        </w:drawing>
      </w:r>
    </w:p>
    <w:p w14:paraId="731327F9" w14:textId="6B81AF6C" w:rsidR="00CD1557" w:rsidRDefault="00B43797" w:rsidP="00AE0A2D">
      <w:pPr>
        <w:keepNext/>
        <w:keepLines/>
        <w:ind w:left="3261"/>
        <w:jc w:val="left"/>
        <w:rPr>
          <w:vanish/>
          <w:color w:val="FFFFFF" w:themeColor="background1"/>
          <w:sz w:val="20"/>
          <w:szCs w:val="16"/>
        </w:rPr>
      </w:pPr>
      <w:r w:rsidRPr="006733C9">
        <w:rPr>
          <w:sz w:val="20"/>
          <w:szCs w:val="16"/>
        </w:rPr>
        <w:t xml:space="preserve">Fonte: </w:t>
      </w:r>
      <w:r w:rsidR="005838A1">
        <w:rPr>
          <w:sz w:val="20"/>
          <w:szCs w:val="16"/>
        </w:rPr>
        <w:t>Amazon (2021).</w:t>
      </w:r>
      <w:sdt>
        <w:sdtPr>
          <w:rPr>
            <w:vanish/>
            <w:color w:val="FFFFFF" w:themeColor="background1"/>
            <w:sz w:val="20"/>
            <w:szCs w:val="16"/>
          </w:rPr>
          <w:id w:val="722486633"/>
          <w:citation/>
        </w:sdtPr>
        <w:sdtEndPr/>
        <w:sdtContent>
          <w:r w:rsidR="00C775D9" w:rsidRPr="00C775D9">
            <w:rPr>
              <w:vanish/>
              <w:color w:val="FFFFFF" w:themeColor="background1"/>
              <w:sz w:val="20"/>
              <w:szCs w:val="16"/>
            </w:rPr>
            <w:fldChar w:fldCharType="begin"/>
          </w:r>
          <w:r w:rsidR="00C37BE1">
            <w:rPr>
              <w:vanish/>
              <w:color w:val="FFFFFF" w:themeColor="background1"/>
              <w:sz w:val="20"/>
              <w:szCs w:val="16"/>
            </w:rPr>
            <w:instrText xml:space="preserve">CITATION Mop21 \l 1031 </w:instrText>
          </w:r>
          <w:r w:rsidR="00C775D9" w:rsidRPr="00C775D9">
            <w:rPr>
              <w:vanish/>
              <w:color w:val="FFFFFF" w:themeColor="background1"/>
              <w:sz w:val="20"/>
              <w:szCs w:val="16"/>
            </w:rPr>
            <w:fldChar w:fldCharType="separate"/>
          </w:r>
          <w:r w:rsidR="00C37BE1">
            <w:rPr>
              <w:noProof/>
              <w:vanish/>
              <w:color w:val="FFFFFF" w:themeColor="background1"/>
              <w:sz w:val="20"/>
              <w:szCs w:val="16"/>
            </w:rPr>
            <w:t xml:space="preserve"> </w:t>
          </w:r>
          <w:r w:rsidR="00C37BE1" w:rsidRPr="00C37BE1">
            <w:rPr>
              <w:noProof/>
              <w:color w:val="FFFFFF" w:themeColor="background1"/>
              <w:sz w:val="20"/>
              <w:szCs w:val="16"/>
            </w:rPr>
            <w:t>(AMAZON, 2021)</w:t>
          </w:r>
          <w:r w:rsidR="00C775D9" w:rsidRPr="00C775D9">
            <w:rPr>
              <w:vanish/>
              <w:color w:val="FFFFFF" w:themeColor="background1"/>
              <w:sz w:val="20"/>
              <w:szCs w:val="16"/>
            </w:rPr>
            <w:fldChar w:fldCharType="end"/>
          </w:r>
        </w:sdtContent>
      </w:sdt>
    </w:p>
    <w:p w14:paraId="1EC5527A" w14:textId="77777777" w:rsidR="00CB198A" w:rsidRDefault="00CB198A" w:rsidP="00C775D9">
      <w:pPr>
        <w:keepNext/>
        <w:keepLines/>
        <w:ind w:left="3066"/>
        <w:jc w:val="left"/>
        <w:rPr>
          <w:vanish/>
          <w:color w:val="FFFFFF" w:themeColor="background1"/>
          <w:sz w:val="20"/>
          <w:szCs w:val="16"/>
        </w:rPr>
      </w:pPr>
    </w:p>
    <w:p w14:paraId="5A2821FA" w14:textId="77777777" w:rsidR="009636C1" w:rsidRDefault="00AB1E06" w:rsidP="00AE0A2D">
      <w:r>
        <w:t>Como parâmetro</w:t>
      </w:r>
      <w:r w:rsidR="00CB198A">
        <w:t>,</w:t>
      </w:r>
      <w:r w:rsidR="00CD1557">
        <w:t xml:space="preserve"> </w:t>
      </w:r>
      <w:r w:rsidR="00276E42">
        <w:t xml:space="preserve">foi </w:t>
      </w:r>
      <w:r w:rsidR="00CD1557">
        <w:t>feita uma marcação de 6L no balde</w:t>
      </w:r>
      <w:r w:rsidR="00555673">
        <w:t xml:space="preserve"> (</w:t>
      </w:r>
      <w:r w:rsidR="00555673">
        <w:fldChar w:fldCharType="begin"/>
      </w:r>
      <w:r w:rsidR="00555673">
        <w:instrText xml:space="preserve"> REF  _Ref88842559 \* Lower \h </w:instrText>
      </w:r>
      <w:r w:rsidR="00555673">
        <w:fldChar w:fldCharType="separate"/>
      </w:r>
    </w:p>
    <w:p w14:paraId="50AC5CF2" w14:textId="77777777" w:rsidR="009636C1" w:rsidRDefault="009636C1" w:rsidP="00AE0A2D"/>
    <w:p w14:paraId="3AE2B109" w14:textId="2A1B99B9" w:rsidR="00AC2447" w:rsidRDefault="009636C1" w:rsidP="00AE0A2D">
      <w:r>
        <w:t xml:space="preserve">figura </w:t>
      </w:r>
      <w:r>
        <w:rPr>
          <w:noProof/>
        </w:rPr>
        <w:t>12</w:t>
      </w:r>
      <w:r w:rsidR="00555673">
        <w:fldChar w:fldCharType="end"/>
      </w:r>
      <w:r w:rsidR="00555673">
        <w:t>)</w:t>
      </w:r>
      <w:r w:rsidR="00CD1557">
        <w:t>, para que</w:t>
      </w:r>
      <w:r w:rsidR="00AB1E06">
        <w:t xml:space="preserve"> toda vez </w:t>
      </w:r>
      <w:r w:rsidR="00DD1584">
        <w:t>a água do balde fosse trocada na mesma quantidade sempre</w:t>
      </w:r>
      <w:r w:rsidR="00CB198A">
        <w:t xml:space="preserve">. </w:t>
      </w:r>
      <w:r w:rsidR="007A39C1">
        <w:t xml:space="preserve">O método de limpeza foi definido como </w:t>
      </w:r>
      <w:r w:rsidR="000B5513">
        <w:t xml:space="preserve">uso de um balde de água limpa para </w:t>
      </w:r>
      <w:r w:rsidR="007A39C1">
        <w:t xml:space="preserve">uma quantidade </w:t>
      </w:r>
      <w:r w:rsidR="000B5513">
        <w:t xml:space="preserve">definida de </w:t>
      </w:r>
      <w:r w:rsidR="008D5ADF">
        <w:t>módulos fotovoltaicos</w:t>
      </w:r>
      <w:r w:rsidR="000B5513">
        <w:t>.</w:t>
      </w:r>
      <w:bookmarkStart w:id="172" w:name="_Ref88842559"/>
      <w:bookmarkStart w:id="173" w:name="_Ref88842537"/>
    </w:p>
    <w:p w14:paraId="1BC4971D" w14:textId="77777777" w:rsidR="00AE0A2D" w:rsidRDefault="00AE0A2D" w:rsidP="00AE0A2D"/>
    <w:p w14:paraId="6954C797" w14:textId="06247579" w:rsidR="000549E7" w:rsidRDefault="000549E7" w:rsidP="0008684C">
      <w:pPr>
        <w:pStyle w:val="Caption"/>
        <w:keepNext/>
        <w:keepLines/>
        <w:ind w:left="851"/>
      </w:pPr>
      <w:bookmarkStart w:id="174" w:name="_Toc89728398"/>
      <w:r>
        <w:lastRenderedPageBreak/>
        <w:t xml:space="preserve">Figura </w:t>
      </w:r>
      <w:fldSimple w:instr=" SEQ Figura \* ARABIC ">
        <w:r w:rsidR="009636C1">
          <w:rPr>
            <w:noProof/>
          </w:rPr>
          <w:t>12</w:t>
        </w:r>
      </w:fldSimple>
      <w:bookmarkEnd w:id="172"/>
      <w:r>
        <w:t xml:space="preserve"> – Marcação de 6L no balde</w:t>
      </w:r>
      <w:bookmarkEnd w:id="173"/>
      <w:bookmarkEnd w:id="174"/>
    </w:p>
    <w:p w14:paraId="7479E83C" w14:textId="77777777" w:rsidR="000549E7" w:rsidRDefault="000549E7" w:rsidP="00AB1BC6">
      <w:pPr>
        <w:keepNext/>
        <w:keepLines/>
        <w:jc w:val="center"/>
      </w:pPr>
      <w:r>
        <w:rPr>
          <w:noProof/>
        </w:rPr>
        <w:drawing>
          <wp:inline distT="0" distB="0" distL="0" distR="0" wp14:anchorId="3EFFDF4D" wp14:editId="7A468CF7">
            <wp:extent cx="4735003" cy="266350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738511" cy="2665477"/>
                    </a:xfrm>
                    <a:prstGeom prst="rect">
                      <a:avLst/>
                    </a:prstGeom>
                    <a:noFill/>
                    <a:ln>
                      <a:noFill/>
                    </a:ln>
                  </pic:spPr>
                </pic:pic>
              </a:graphicData>
            </a:graphic>
          </wp:inline>
        </w:drawing>
      </w:r>
    </w:p>
    <w:p w14:paraId="19ED1C67" w14:textId="77777777" w:rsidR="00AC2447" w:rsidRPr="007E5180" w:rsidRDefault="00AC2447" w:rsidP="00AC2447">
      <w:pPr>
        <w:pStyle w:val="Caption"/>
        <w:keepNext/>
        <w:keepLines/>
        <w:ind w:left="812" w:right="237"/>
      </w:pPr>
      <w:r w:rsidRPr="00F4069D">
        <w:rPr>
          <w:szCs w:val="16"/>
        </w:rPr>
        <w:t>Fonte: Produção do próprio autor.</w:t>
      </w:r>
    </w:p>
    <w:p w14:paraId="10591097" w14:textId="77777777" w:rsidR="00AC2447" w:rsidRDefault="00AC2447" w:rsidP="00032FF2">
      <w:pPr>
        <w:rPr>
          <w:vanish/>
          <w:color w:val="FFFFFF" w:themeColor="background1"/>
          <w:sz w:val="20"/>
          <w:szCs w:val="16"/>
        </w:rPr>
      </w:pPr>
    </w:p>
    <w:p w14:paraId="32BBA35E" w14:textId="7B95A008" w:rsidR="00032FF2" w:rsidRDefault="00032FF2" w:rsidP="00032FF2">
      <w:r>
        <w:t>Inicialmente</w:t>
      </w:r>
      <w:r w:rsidR="008D5ADF">
        <w:t>,</w:t>
      </w:r>
      <w:r>
        <w:t xml:space="preserve"> foi reali</w:t>
      </w:r>
      <w:r w:rsidR="008D5ADF">
        <w:t xml:space="preserve">zado </w:t>
      </w:r>
      <w:r w:rsidR="0074102B">
        <w:t>uma inspeção visual no primeiro balde</w:t>
      </w:r>
      <w:r w:rsidR="00721388">
        <w:t xml:space="preserve"> (</w:t>
      </w:r>
      <w:r w:rsidR="00721388">
        <w:fldChar w:fldCharType="begin"/>
      </w:r>
      <w:r w:rsidR="00721388">
        <w:instrText xml:space="preserve"> REF  _Ref88843143 \* Lower \h </w:instrText>
      </w:r>
      <w:r w:rsidR="00721388">
        <w:fldChar w:fldCharType="separate"/>
      </w:r>
      <w:r w:rsidR="009636C1">
        <w:t xml:space="preserve">figura </w:t>
      </w:r>
      <w:r w:rsidR="009636C1">
        <w:rPr>
          <w:noProof/>
        </w:rPr>
        <w:t>13</w:t>
      </w:r>
      <w:r w:rsidR="00721388">
        <w:fldChar w:fldCharType="end"/>
      </w:r>
      <w:r w:rsidR="00721388">
        <w:t>)</w:t>
      </w:r>
      <w:r w:rsidR="0074102B">
        <w:t>, para definir quantos MFV seriam limpos</w:t>
      </w:r>
      <w:r w:rsidR="00165CA5">
        <w:t xml:space="preserve">, até ser necessária a troca da água. </w:t>
      </w:r>
      <w:r w:rsidR="006C2952">
        <w:t>Foi decidido dessa forma, a troca</w:t>
      </w:r>
      <w:r w:rsidR="00491CC8">
        <w:t xml:space="preserve"> da água</w:t>
      </w:r>
      <w:r w:rsidR="006C2952">
        <w:t xml:space="preserve"> a cada </w:t>
      </w:r>
      <w:r w:rsidR="00BC1B29">
        <w:t xml:space="preserve">limpeza de </w:t>
      </w:r>
      <w:r w:rsidR="006C2952">
        <w:t xml:space="preserve">4 </w:t>
      </w:r>
      <w:r w:rsidR="00BC1B29">
        <w:t>módulos</w:t>
      </w:r>
      <w:r w:rsidR="00794790">
        <w:t>.</w:t>
      </w:r>
    </w:p>
    <w:p w14:paraId="0389CF9E" w14:textId="77777777" w:rsidR="00AC2447" w:rsidRPr="00032FF2" w:rsidRDefault="00AC2447" w:rsidP="00032FF2"/>
    <w:p w14:paraId="718B7DE9" w14:textId="679E6B64" w:rsidR="00AB1BC6" w:rsidRDefault="00AB1BC6" w:rsidP="0044504B">
      <w:pPr>
        <w:pStyle w:val="Caption"/>
        <w:keepNext/>
        <w:keepLines/>
        <w:ind w:left="896" w:right="223"/>
        <w:rPr>
          <w:noProof/>
        </w:rPr>
      </w:pPr>
      <w:bookmarkStart w:id="175" w:name="_Ref88843143"/>
      <w:bookmarkStart w:id="176" w:name="_Toc89728399"/>
      <w:r>
        <w:t xml:space="preserve">Figura </w:t>
      </w:r>
      <w:fldSimple w:instr=" SEQ Figura \* ARABIC ">
        <w:r w:rsidR="009636C1">
          <w:rPr>
            <w:noProof/>
          </w:rPr>
          <w:t>13</w:t>
        </w:r>
      </w:fldSimple>
      <w:bookmarkEnd w:id="175"/>
      <w:r>
        <w:t xml:space="preserve"> – Aspecto da água após limpeza em 4 módulos fotovoltaico</w:t>
      </w:r>
      <w:bookmarkEnd w:id="176"/>
    </w:p>
    <w:p w14:paraId="0F6A379A" w14:textId="3DA7D6DE" w:rsidR="00AB1BC6" w:rsidRDefault="00794790" w:rsidP="00032FF2">
      <w:pPr>
        <w:pStyle w:val="Caption"/>
        <w:keepNext/>
        <w:keepLines/>
        <w:ind w:left="588"/>
        <w:jc w:val="center"/>
        <w:rPr>
          <w:szCs w:val="16"/>
        </w:rPr>
      </w:pPr>
      <w:r>
        <w:rPr>
          <w:noProof/>
          <w:szCs w:val="16"/>
        </w:rPr>
        <w:drawing>
          <wp:inline distT="0" distB="0" distL="0" distR="0" wp14:anchorId="1CA38B30" wp14:editId="31891D27">
            <wp:extent cx="4984124" cy="28086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10200" cy="2823299"/>
                    </a:xfrm>
                    <a:prstGeom prst="rect">
                      <a:avLst/>
                    </a:prstGeom>
                    <a:noFill/>
                    <a:ln>
                      <a:noFill/>
                    </a:ln>
                  </pic:spPr>
                </pic:pic>
              </a:graphicData>
            </a:graphic>
          </wp:inline>
        </w:drawing>
      </w:r>
    </w:p>
    <w:p w14:paraId="78E3CE68" w14:textId="77777777" w:rsidR="00AB1BC6" w:rsidRPr="007E5180" w:rsidRDefault="00AB1BC6" w:rsidP="0044504B">
      <w:pPr>
        <w:pStyle w:val="Caption"/>
        <w:keepNext/>
        <w:keepLines/>
        <w:ind w:left="851" w:right="237"/>
      </w:pPr>
      <w:r w:rsidRPr="00F4069D">
        <w:rPr>
          <w:szCs w:val="16"/>
        </w:rPr>
        <w:t>Fonte: Produção do próprio autor.</w:t>
      </w:r>
    </w:p>
    <w:p w14:paraId="042B59AF" w14:textId="77777777" w:rsidR="009E7D96" w:rsidRDefault="009E7D96" w:rsidP="00725EA3"/>
    <w:p w14:paraId="3814D8AC" w14:textId="658F51E4" w:rsidR="00584657" w:rsidRDefault="009E7D96" w:rsidP="00725EA3">
      <w:pPr>
        <w:rPr>
          <w:i/>
          <w:iCs/>
        </w:rPr>
      </w:pPr>
      <w:r>
        <w:t>Após a primeira limpeza</w:t>
      </w:r>
      <w:r w:rsidR="008A4D51">
        <w:t xml:space="preserve"> ocorrida na semana 1</w:t>
      </w:r>
      <w:r w:rsidR="00913259">
        <w:t xml:space="preserve"> (</w:t>
      </w:r>
      <w:r w:rsidR="00913259">
        <w:fldChar w:fldCharType="begin"/>
      </w:r>
      <w:r w:rsidR="00913259">
        <w:instrText xml:space="preserve"> REF  _Ref88844012 \* Lower \h </w:instrText>
      </w:r>
      <w:r w:rsidR="00913259">
        <w:fldChar w:fldCharType="separate"/>
      </w:r>
      <w:r w:rsidR="009636C1">
        <w:t xml:space="preserve">figura </w:t>
      </w:r>
      <w:r w:rsidR="009636C1">
        <w:rPr>
          <w:noProof/>
        </w:rPr>
        <w:t>14</w:t>
      </w:r>
      <w:r w:rsidR="00913259">
        <w:fldChar w:fldCharType="end"/>
      </w:r>
      <w:r w:rsidR="00913259">
        <w:t>)</w:t>
      </w:r>
      <w:r>
        <w:t>, é perceptível alteração no aspecto</w:t>
      </w:r>
      <w:r w:rsidR="00913259">
        <w:t xml:space="preserve"> visual</w:t>
      </w:r>
      <w:r>
        <w:t xml:space="preserve"> </w:t>
      </w:r>
      <w:r w:rsidR="008A4D51">
        <w:t>da fileira inferior de módulos</w:t>
      </w:r>
      <w:r w:rsidR="00CA5F28">
        <w:t xml:space="preserve"> fotovoltaicos</w:t>
      </w:r>
      <w:r w:rsidR="00913259">
        <w:rPr>
          <w:i/>
          <w:iCs/>
        </w:rPr>
        <w:t>.</w:t>
      </w:r>
    </w:p>
    <w:p w14:paraId="038EC7F5" w14:textId="77777777" w:rsidR="00CA5F28" w:rsidRPr="00CA5F28" w:rsidRDefault="00CA5F28" w:rsidP="00725EA3"/>
    <w:p w14:paraId="2C4834F9" w14:textId="472CD7AA" w:rsidR="00725EA3" w:rsidRPr="001D454D" w:rsidRDefault="00725EA3" w:rsidP="00725EA3">
      <w:pPr>
        <w:pStyle w:val="Caption"/>
        <w:keepNext/>
        <w:jc w:val="both"/>
      </w:pPr>
      <w:bookmarkStart w:id="177" w:name="_Ref88844012"/>
      <w:bookmarkStart w:id="178" w:name="_Toc89728400"/>
      <w:r>
        <w:lastRenderedPageBreak/>
        <w:t xml:space="preserve">Figura </w:t>
      </w:r>
      <w:fldSimple w:instr=" SEQ Figura \* ARABIC ">
        <w:r w:rsidR="009636C1">
          <w:rPr>
            <w:noProof/>
          </w:rPr>
          <w:t>14</w:t>
        </w:r>
      </w:fldSimple>
      <w:bookmarkEnd w:id="177"/>
      <w:r>
        <w:t xml:space="preserve"> – Diferença visual após primeira limpeza da fileira inferior de </w:t>
      </w:r>
      <w:r w:rsidR="001D454D">
        <w:t>módulos fotovoltaicos</w:t>
      </w:r>
      <w:bookmarkEnd w:id="178"/>
    </w:p>
    <w:p w14:paraId="69250035" w14:textId="77777777" w:rsidR="00725EA3" w:rsidRPr="005B3F10" w:rsidRDefault="00725EA3" w:rsidP="00725EA3">
      <w:r>
        <w:rPr>
          <w:noProof/>
        </w:rPr>
        <w:drawing>
          <wp:inline distT="0" distB="0" distL="0" distR="0" wp14:anchorId="4B85EF18" wp14:editId="2BD7EBD0">
            <wp:extent cx="5609992" cy="316002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52610" cy="3184033"/>
                    </a:xfrm>
                    <a:prstGeom prst="rect">
                      <a:avLst/>
                    </a:prstGeom>
                    <a:noFill/>
                    <a:ln>
                      <a:noFill/>
                    </a:ln>
                  </pic:spPr>
                </pic:pic>
              </a:graphicData>
            </a:graphic>
          </wp:inline>
        </w:drawing>
      </w:r>
      <w:r w:rsidRPr="00030583">
        <w:rPr>
          <w:sz w:val="20"/>
          <w:szCs w:val="16"/>
        </w:rPr>
        <w:t>Fonte: Produção do próprio autor.</w:t>
      </w:r>
    </w:p>
    <w:p w14:paraId="5687FE48" w14:textId="77777777" w:rsidR="00725EA3" w:rsidRDefault="00725EA3" w:rsidP="00584657">
      <w:pPr>
        <w:rPr>
          <w:highlight w:val="green"/>
        </w:rPr>
      </w:pPr>
    </w:p>
    <w:p w14:paraId="12C91B66" w14:textId="04DE20EF" w:rsidR="00584657" w:rsidRPr="0066239A" w:rsidRDefault="00584657" w:rsidP="00584657">
      <w:r w:rsidRPr="0066239A">
        <w:t xml:space="preserve">No </w:t>
      </w:r>
      <w:r w:rsidR="002134A2">
        <w:fldChar w:fldCharType="begin"/>
      </w:r>
      <w:r w:rsidR="002134A2">
        <w:instrText xml:space="preserve"> REF _Ref85220031 \h \* lower </w:instrText>
      </w:r>
      <w:r w:rsidR="002134A2">
        <w:fldChar w:fldCharType="separate"/>
      </w:r>
      <w:r w:rsidR="009636C1">
        <w:t xml:space="preserve">quadro </w:t>
      </w:r>
      <w:r w:rsidR="009636C1">
        <w:rPr>
          <w:noProof/>
        </w:rPr>
        <w:t>5</w:t>
      </w:r>
      <w:r w:rsidR="002134A2">
        <w:fldChar w:fldCharType="end"/>
      </w:r>
      <w:r w:rsidR="002134A2">
        <w:t xml:space="preserve"> </w:t>
      </w:r>
      <w:r w:rsidRPr="0066239A">
        <w:t xml:space="preserve">tem-se a disposição </w:t>
      </w:r>
      <w:r w:rsidR="00BD5F39">
        <w:t>cronológica</w:t>
      </w:r>
      <w:r w:rsidR="002D4231">
        <w:t xml:space="preserve"> </w:t>
      </w:r>
      <w:r w:rsidRPr="0066239A">
        <w:t xml:space="preserve">da atividade de limpeza, que </w:t>
      </w:r>
      <w:r w:rsidR="002D4231">
        <w:t>foi</w:t>
      </w:r>
      <w:r w:rsidRPr="0066239A">
        <w:t xml:space="preserve"> executad</w:t>
      </w:r>
      <w:r w:rsidR="002D4231">
        <w:t>a</w:t>
      </w:r>
      <w:r w:rsidRPr="0066239A">
        <w:t xml:space="preserve"> ao longo de um mês. A </w:t>
      </w:r>
      <w:r w:rsidRPr="00C40568">
        <w:rPr>
          <w:i/>
          <w:iCs/>
        </w:rPr>
        <w:t>string</w:t>
      </w:r>
      <w:r w:rsidRPr="0066239A">
        <w:t xml:space="preserve"> 1</w:t>
      </w:r>
      <w:r w:rsidR="00C40568">
        <w:t xml:space="preserve">01.1.4 </w:t>
      </w:r>
      <w:r w:rsidRPr="0066239A">
        <w:t xml:space="preserve">não </w:t>
      </w:r>
      <w:r w:rsidR="00861186">
        <w:t>foi</w:t>
      </w:r>
      <w:r w:rsidRPr="0066239A">
        <w:t xml:space="preserve"> limpa, e </w:t>
      </w:r>
      <w:r w:rsidR="0060231A">
        <w:t>serviu</w:t>
      </w:r>
      <w:r w:rsidRPr="0066239A">
        <w:t xml:space="preserve"> como base de comparação. </w:t>
      </w:r>
      <w:r w:rsidR="00001CB7">
        <w:t>Não houve limpeza na</w:t>
      </w:r>
      <w:r w:rsidR="00577EA9">
        <w:t xml:space="preserve"> </w:t>
      </w:r>
      <w:r w:rsidR="002D4231">
        <w:t xml:space="preserve">semana </w:t>
      </w:r>
      <w:r w:rsidR="00EA3AB0">
        <w:t xml:space="preserve">0, </w:t>
      </w:r>
      <w:r w:rsidR="00A16FB8">
        <w:t xml:space="preserve">a mesma foi </w:t>
      </w:r>
      <w:r w:rsidRPr="0066239A">
        <w:t xml:space="preserve">usada </w:t>
      </w:r>
      <w:r w:rsidR="00EA3AB0">
        <w:t xml:space="preserve">de parâmetro </w:t>
      </w:r>
      <w:r w:rsidRPr="0066239A">
        <w:t xml:space="preserve">para </w:t>
      </w:r>
      <w:r w:rsidR="00A16FB8">
        <w:t>outras semanas</w:t>
      </w:r>
      <w:r w:rsidRPr="0066239A">
        <w:t xml:space="preserve">. </w:t>
      </w:r>
    </w:p>
    <w:p w14:paraId="088267AE" w14:textId="4D163E3A" w:rsidR="00FB556C" w:rsidRDefault="00FB556C" w:rsidP="00FB556C">
      <w:pPr>
        <w:pStyle w:val="Caption"/>
        <w:keepNext/>
      </w:pPr>
    </w:p>
    <w:p w14:paraId="6937A1A2" w14:textId="0DD8AA16" w:rsidR="00FB556C" w:rsidRDefault="00FB556C" w:rsidP="006222B0">
      <w:pPr>
        <w:pStyle w:val="Caption"/>
        <w:keepNext/>
        <w:keepLines/>
        <w:ind w:left="284"/>
      </w:pPr>
      <w:bookmarkStart w:id="179" w:name="_Ref85220031"/>
      <w:bookmarkStart w:id="180" w:name="_Toc89274950"/>
      <w:bookmarkStart w:id="181" w:name="_Ref89426044"/>
      <w:r>
        <w:t xml:space="preserve">Quadro </w:t>
      </w:r>
      <w:fldSimple w:instr=" SEQ Quadro \* ARABIC ">
        <w:r w:rsidR="009636C1">
          <w:rPr>
            <w:noProof/>
          </w:rPr>
          <w:t>5</w:t>
        </w:r>
      </w:fldSimple>
      <w:bookmarkEnd w:id="179"/>
      <w:r>
        <w:t xml:space="preserve"> – </w:t>
      </w:r>
      <w:r w:rsidRPr="00A0715B">
        <w:t>Metodologia de limpeza</w:t>
      </w:r>
      <w:bookmarkEnd w:id="180"/>
      <w:bookmarkEnd w:id="181"/>
    </w:p>
    <w:tbl>
      <w:tblPr>
        <w:tblStyle w:val="TableGrid"/>
        <w:tblW w:w="8493" w:type="dxa"/>
        <w:jc w:val="center"/>
        <w:tblLook w:val="04A0" w:firstRow="1" w:lastRow="0" w:firstColumn="1" w:lastColumn="0" w:noHBand="0" w:noVBand="1"/>
      </w:tblPr>
      <w:tblGrid>
        <w:gridCol w:w="649"/>
        <w:gridCol w:w="1288"/>
        <w:gridCol w:w="1112"/>
        <w:gridCol w:w="1361"/>
        <w:gridCol w:w="1361"/>
        <w:gridCol w:w="1361"/>
        <w:gridCol w:w="1361"/>
      </w:tblGrid>
      <w:tr w:rsidR="005A61E0" w14:paraId="76D30B28" w14:textId="77777777" w:rsidTr="00A476E4">
        <w:trPr>
          <w:trHeight w:val="544"/>
          <w:jc w:val="center"/>
        </w:trPr>
        <w:tc>
          <w:tcPr>
            <w:tcW w:w="649" w:type="dxa"/>
            <w:vMerge w:val="restart"/>
            <w:tcBorders>
              <w:top w:val="nil"/>
              <w:left w:val="nil"/>
              <w:right w:val="nil"/>
            </w:tcBorders>
            <w:shd w:val="clear" w:color="auto" w:fill="auto"/>
          </w:tcPr>
          <w:p w14:paraId="08A63068" w14:textId="77777777" w:rsidR="005A61E0" w:rsidRDefault="005A61E0" w:rsidP="00267434">
            <w:pPr>
              <w:keepNext/>
              <w:keepLines/>
              <w:jc w:val="center"/>
            </w:pPr>
          </w:p>
        </w:tc>
        <w:tc>
          <w:tcPr>
            <w:tcW w:w="1288" w:type="dxa"/>
            <w:tcBorders>
              <w:top w:val="nil"/>
              <w:left w:val="nil"/>
              <w:right w:val="single" w:sz="4" w:space="0" w:color="auto"/>
            </w:tcBorders>
            <w:shd w:val="clear" w:color="auto" w:fill="auto"/>
            <w:vAlign w:val="bottom"/>
          </w:tcPr>
          <w:p w14:paraId="56DDC42D" w14:textId="0B0C3A1B" w:rsidR="005A61E0" w:rsidRDefault="005A61E0" w:rsidP="00267434">
            <w:pPr>
              <w:keepNext/>
              <w:keepLines/>
              <w:jc w:val="center"/>
            </w:pPr>
          </w:p>
        </w:tc>
        <w:tc>
          <w:tcPr>
            <w:tcW w:w="6556" w:type="dxa"/>
            <w:gridSpan w:val="5"/>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5574A461" w14:textId="226488B6" w:rsidR="005A61E0" w:rsidRDefault="00C2322E" w:rsidP="00411E07">
            <w:pPr>
              <w:keepNext/>
              <w:keepLines/>
              <w:jc w:val="center"/>
            </w:pPr>
            <w:r>
              <w:t>Ocorrência da limpeza</w:t>
            </w:r>
          </w:p>
        </w:tc>
      </w:tr>
      <w:tr w:rsidR="005A61E0" w14:paraId="265CAD2C" w14:textId="77777777" w:rsidTr="005D3055">
        <w:trPr>
          <w:trHeight w:val="172"/>
          <w:jc w:val="center"/>
        </w:trPr>
        <w:tc>
          <w:tcPr>
            <w:tcW w:w="649" w:type="dxa"/>
            <w:vMerge/>
            <w:tcBorders>
              <w:left w:val="nil"/>
              <w:right w:val="single" w:sz="4" w:space="0" w:color="auto"/>
            </w:tcBorders>
            <w:shd w:val="clear" w:color="auto" w:fill="auto"/>
          </w:tcPr>
          <w:p w14:paraId="0CC63C9F" w14:textId="77777777" w:rsidR="005A61E0" w:rsidRDefault="005A61E0" w:rsidP="00411E07">
            <w:pPr>
              <w:keepNext/>
              <w:keepLines/>
              <w:jc w:val="center"/>
            </w:pPr>
          </w:p>
        </w:tc>
        <w:tc>
          <w:tcPr>
            <w:tcW w:w="1288" w:type="dxa"/>
            <w:tcBorders>
              <w:left w:val="single" w:sz="4" w:space="0" w:color="auto"/>
              <w:right w:val="single" w:sz="4" w:space="0" w:color="auto"/>
            </w:tcBorders>
            <w:shd w:val="clear" w:color="auto" w:fill="auto"/>
            <w:vAlign w:val="center"/>
            <w:hideMark/>
          </w:tcPr>
          <w:p w14:paraId="233204E2" w14:textId="1C700AE4" w:rsidR="005A61E0" w:rsidRDefault="00CC7078" w:rsidP="00237C05">
            <w:pPr>
              <w:keepNext/>
              <w:keepLines/>
              <w:jc w:val="center"/>
            </w:pPr>
            <w:r>
              <w:t>Semana</w:t>
            </w:r>
          </w:p>
        </w:tc>
        <w:tc>
          <w:tcPr>
            <w:tcW w:w="11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815025" w14:textId="517E8324" w:rsidR="005A61E0" w:rsidRPr="003D7B39" w:rsidRDefault="005A61E0" w:rsidP="00237C05">
            <w:pPr>
              <w:keepNext/>
              <w:keepLines/>
              <w:jc w:val="center"/>
            </w:pPr>
            <w:r>
              <w:t>0</w:t>
            </w:r>
          </w:p>
        </w:tc>
        <w:tc>
          <w:tcPr>
            <w:tcW w:w="13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0F20893" w14:textId="3B4D6EE8" w:rsidR="005A61E0" w:rsidRDefault="005A61E0" w:rsidP="00237C05">
            <w:pPr>
              <w:keepNext/>
              <w:keepLines/>
              <w:jc w:val="center"/>
            </w:pPr>
            <w:r>
              <w:t>1 ª</w:t>
            </w:r>
          </w:p>
        </w:tc>
        <w:tc>
          <w:tcPr>
            <w:tcW w:w="13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03FCB43" w14:textId="0C858724" w:rsidR="005A61E0" w:rsidRDefault="005A61E0" w:rsidP="00237C05">
            <w:pPr>
              <w:keepNext/>
              <w:keepLines/>
              <w:jc w:val="center"/>
            </w:pPr>
            <w:r>
              <w:t>2 ª</w:t>
            </w:r>
          </w:p>
        </w:tc>
        <w:tc>
          <w:tcPr>
            <w:tcW w:w="13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A65BDB4" w14:textId="3D72CDB5" w:rsidR="005A61E0" w:rsidRDefault="005A61E0" w:rsidP="00237C05">
            <w:pPr>
              <w:keepNext/>
              <w:keepLines/>
              <w:jc w:val="center"/>
            </w:pPr>
            <w:r>
              <w:t>3 ª</w:t>
            </w:r>
          </w:p>
        </w:tc>
        <w:tc>
          <w:tcPr>
            <w:tcW w:w="13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C2B7FAE" w14:textId="6E0719B5" w:rsidR="005A61E0" w:rsidRDefault="005A61E0" w:rsidP="00237C05">
            <w:pPr>
              <w:keepNext/>
              <w:keepLines/>
              <w:jc w:val="center"/>
            </w:pPr>
            <w:r>
              <w:t>4 ª</w:t>
            </w:r>
          </w:p>
        </w:tc>
      </w:tr>
      <w:tr w:rsidR="005A61E0" w14:paraId="4B3F390B" w14:textId="77777777" w:rsidTr="005D3055">
        <w:trPr>
          <w:trHeight w:val="1011"/>
          <w:jc w:val="center"/>
        </w:trPr>
        <w:tc>
          <w:tcPr>
            <w:tcW w:w="649" w:type="dxa"/>
            <w:vMerge/>
            <w:tcBorders>
              <w:left w:val="nil"/>
              <w:right w:val="single" w:sz="4" w:space="0" w:color="auto"/>
            </w:tcBorders>
            <w:shd w:val="clear" w:color="auto" w:fill="auto"/>
          </w:tcPr>
          <w:p w14:paraId="5A24BA1D" w14:textId="77777777" w:rsidR="005A61E0" w:rsidRDefault="005A61E0" w:rsidP="00411E07">
            <w:pPr>
              <w:keepNext/>
              <w:keepLines/>
              <w:jc w:val="center"/>
            </w:pPr>
          </w:p>
        </w:tc>
        <w:tc>
          <w:tcPr>
            <w:tcW w:w="1288" w:type="dxa"/>
            <w:tcBorders>
              <w:left w:val="single" w:sz="4" w:space="0" w:color="auto"/>
              <w:right w:val="single" w:sz="4" w:space="0" w:color="auto"/>
            </w:tcBorders>
            <w:shd w:val="clear" w:color="auto" w:fill="auto"/>
            <w:vAlign w:val="center"/>
          </w:tcPr>
          <w:p w14:paraId="1DB2B256" w14:textId="45C3DB09" w:rsidR="005A61E0" w:rsidRDefault="00CC7078" w:rsidP="00237C05">
            <w:pPr>
              <w:keepNext/>
              <w:keepLines/>
              <w:jc w:val="center"/>
            </w:pPr>
            <w:r>
              <w:t>Período</w:t>
            </w:r>
          </w:p>
        </w:tc>
        <w:tc>
          <w:tcPr>
            <w:tcW w:w="11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704729" w14:textId="238939FF" w:rsidR="005A61E0" w:rsidRDefault="005A61E0" w:rsidP="00237C05">
            <w:pPr>
              <w:keepNext/>
              <w:keepLines/>
              <w:jc w:val="center"/>
            </w:pPr>
            <w:r>
              <w:t>7 a 13 de abril</w:t>
            </w:r>
          </w:p>
        </w:tc>
        <w:tc>
          <w:tcPr>
            <w:tcW w:w="13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66D965" w14:textId="42009210" w:rsidR="005A61E0" w:rsidRDefault="005A61E0" w:rsidP="00237C05">
            <w:pPr>
              <w:keepNext/>
              <w:keepLines/>
              <w:jc w:val="center"/>
            </w:pPr>
            <w:r>
              <w:t>14 a 20 de abril</w:t>
            </w:r>
          </w:p>
        </w:tc>
        <w:tc>
          <w:tcPr>
            <w:tcW w:w="13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AEC7F0" w14:textId="07E7E74B" w:rsidR="005A61E0" w:rsidRDefault="005A61E0" w:rsidP="00237C05">
            <w:pPr>
              <w:keepNext/>
              <w:keepLines/>
              <w:jc w:val="center"/>
            </w:pPr>
            <w:r>
              <w:t>21 a 27 de abril</w:t>
            </w:r>
          </w:p>
        </w:tc>
        <w:tc>
          <w:tcPr>
            <w:tcW w:w="13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3930A2" w14:textId="139B49B1" w:rsidR="005A61E0" w:rsidRDefault="005A61E0" w:rsidP="00237C05">
            <w:pPr>
              <w:keepNext/>
              <w:keepLines/>
              <w:jc w:val="center"/>
            </w:pPr>
            <w:r>
              <w:t xml:space="preserve">28 de abril </w:t>
            </w:r>
            <w:r>
              <w:br/>
              <w:t>a 4 de maio</w:t>
            </w:r>
          </w:p>
        </w:tc>
        <w:tc>
          <w:tcPr>
            <w:tcW w:w="13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0B86CC" w14:textId="418CCDB2" w:rsidR="005A61E0" w:rsidRDefault="005A61E0" w:rsidP="00237C05">
            <w:pPr>
              <w:keepNext/>
              <w:keepLines/>
              <w:jc w:val="center"/>
            </w:pPr>
            <w:r>
              <w:t xml:space="preserve">4 a 11 </w:t>
            </w:r>
            <w:r>
              <w:br/>
              <w:t>de maio</w:t>
            </w:r>
          </w:p>
        </w:tc>
      </w:tr>
      <w:tr w:rsidR="005A61E0" w14:paraId="32C272E7" w14:textId="77777777" w:rsidTr="005D3055">
        <w:trPr>
          <w:trHeight w:val="464"/>
          <w:jc w:val="center"/>
        </w:trPr>
        <w:tc>
          <w:tcPr>
            <w:tcW w:w="649" w:type="dxa"/>
            <w:vMerge/>
            <w:tcBorders>
              <w:left w:val="nil"/>
              <w:bottom w:val="single" w:sz="4" w:space="0" w:color="auto"/>
              <w:right w:val="single" w:sz="4" w:space="0" w:color="auto"/>
            </w:tcBorders>
            <w:shd w:val="clear" w:color="auto" w:fill="auto"/>
          </w:tcPr>
          <w:p w14:paraId="4F097EE0" w14:textId="77777777" w:rsidR="005A61E0" w:rsidRDefault="005A61E0" w:rsidP="003B7463">
            <w:pPr>
              <w:keepNext/>
              <w:keepLines/>
              <w:jc w:val="center"/>
            </w:pPr>
          </w:p>
        </w:tc>
        <w:tc>
          <w:tcPr>
            <w:tcW w:w="1288" w:type="dxa"/>
            <w:tcBorders>
              <w:left w:val="single" w:sz="4" w:space="0" w:color="auto"/>
              <w:bottom w:val="single" w:sz="4" w:space="0" w:color="auto"/>
              <w:right w:val="single" w:sz="4" w:space="0" w:color="auto"/>
            </w:tcBorders>
            <w:shd w:val="clear" w:color="auto" w:fill="auto"/>
            <w:vAlign w:val="center"/>
          </w:tcPr>
          <w:p w14:paraId="5B61733B" w14:textId="64164C65" w:rsidR="005A61E0" w:rsidRDefault="005E6228" w:rsidP="00237C05">
            <w:pPr>
              <w:keepNext/>
              <w:keepLines/>
              <w:jc w:val="center"/>
            </w:pPr>
            <w:r>
              <w:t>Data da</w:t>
            </w:r>
            <w:r w:rsidR="00CB501A">
              <w:t xml:space="preserve"> limpeza</w:t>
            </w:r>
          </w:p>
        </w:tc>
        <w:tc>
          <w:tcPr>
            <w:tcW w:w="11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8E7833" w14:textId="47564BF4" w:rsidR="005A61E0" w:rsidRPr="003D7B39" w:rsidRDefault="005A61E0" w:rsidP="00237C05">
            <w:pPr>
              <w:keepNext/>
              <w:keepLines/>
              <w:jc w:val="center"/>
            </w:pPr>
            <w:r>
              <w:t>Não ocorre</w:t>
            </w:r>
          </w:p>
        </w:tc>
        <w:tc>
          <w:tcPr>
            <w:tcW w:w="1361" w:type="dxa"/>
            <w:tcBorders>
              <w:top w:val="single" w:sz="4" w:space="0" w:color="auto"/>
              <w:left w:val="single" w:sz="4" w:space="0" w:color="auto"/>
              <w:bottom w:val="single" w:sz="4" w:space="0" w:color="auto"/>
              <w:right w:val="single" w:sz="4" w:space="0" w:color="auto"/>
            </w:tcBorders>
            <w:vAlign w:val="center"/>
          </w:tcPr>
          <w:p w14:paraId="28A6073C" w14:textId="1ADCEC48" w:rsidR="005A61E0" w:rsidRDefault="005A61E0" w:rsidP="00237C05">
            <w:pPr>
              <w:keepNext/>
              <w:keepLines/>
              <w:jc w:val="center"/>
            </w:pPr>
            <w:r>
              <w:t>14/04/2021</w:t>
            </w:r>
          </w:p>
        </w:tc>
        <w:tc>
          <w:tcPr>
            <w:tcW w:w="1361" w:type="dxa"/>
            <w:tcBorders>
              <w:top w:val="single" w:sz="4" w:space="0" w:color="auto"/>
              <w:left w:val="single" w:sz="4" w:space="0" w:color="auto"/>
              <w:bottom w:val="single" w:sz="4" w:space="0" w:color="auto"/>
              <w:right w:val="single" w:sz="4" w:space="0" w:color="auto"/>
            </w:tcBorders>
            <w:vAlign w:val="center"/>
          </w:tcPr>
          <w:p w14:paraId="04703FF3" w14:textId="1F727F23" w:rsidR="005A61E0" w:rsidRDefault="005A61E0" w:rsidP="00237C05">
            <w:pPr>
              <w:keepNext/>
              <w:keepLines/>
              <w:jc w:val="center"/>
            </w:pPr>
            <w:r>
              <w:t>22/04/2021</w:t>
            </w:r>
          </w:p>
        </w:tc>
        <w:tc>
          <w:tcPr>
            <w:tcW w:w="1361" w:type="dxa"/>
            <w:tcBorders>
              <w:top w:val="single" w:sz="4" w:space="0" w:color="auto"/>
              <w:left w:val="single" w:sz="4" w:space="0" w:color="auto"/>
              <w:bottom w:val="single" w:sz="4" w:space="0" w:color="auto"/>
              <w:right w:val="single" w:sz="4" w:space="0" w:color="auto"/>
            </w:tcBorders>
            <w:vAlign w:val="center"/>
          </w:tcPr>
          <w:p w14:paraId="6151F4C3" w14:textId="2921144F" w:rsidR="005A61E0" w:rsidRDefault="005A61E0" w:rsidP="00237C05">
            <w:pPr>
              <w:keepNext/>
              <w:keepLines/>
              <w:jc w:val="center"/>
            </w:pPr>
            <w:r>
              <w:t>28/04/2021</w:t>
            </w:r>
          </w:p>
        </w:tc>
        <w:tc>
          <w:tcPr>
            <w:tcW w:w="1361" w:type="dxa"/>
            <w:tcBorders>
              <w:top w:val="single" w:sz="4" w:space="0" w:color="auto"/>
              <w:left w:val="single" w:sz="4" w:space="0" w:color="auto"/>
              <w:bottom w:val="single" w:sz="4" w:space="0" w:color="auto"/>
              <w:right w:val="single" w:sz="4" w:space="0" w:color="auto"/>
            </w:tcBorders>
            <w:vAlign w:val="center"/>
          </w:tcPr>
          <w:p w14:paraId="2027D27B" w14:textId="03DCA668" w:rsidR="005A61E0" w:rsidRDefault="005A61E0" w:rsidP="00237C05">
            <w:pPr>
              <w:keepNext/>
              <w:keepLines/>
              <w:jc w:val="center"/>
            </w:pPr>
            <w:r>
              <w:t>05/05/2021</w:t>
            </w:r>
          </w:p>
        </w:tc>
      </w:tr>
      <w:tr w:rsidR="005D3055" w14:paraId="750C3D99" w14:textId="77777777" w:rsidTr="005D3055">
        <w:trPr>
          <w:trHeight w:val="464"/>
          <w:jc w:val="center"/>
        </w:trPr>
        <w:tc>
          <w:tcPr>
            <w:tcW w:w="649" w:type="dxa"/>
            <w:vMerge w:val="restart"/>
            <w:tcBorders>
              <w:top w:val="single" w:sz="4" w:space="0" w:color="auto"/>
              <w:left w:val="single" w:sz="4" w:space="0" w:color="auto"/>
              <w:right w:val="single" w:sz="4" w:space="0" w:color="auto"/>
            </w:tcBorders>
            <w:shd w:val="clear" w:color="auto" w:fill="F2F2F2" w:themeFill="background1" w:themeFillShade="F2"/>
            <w:textDirection w:val="btLr"/>
            <w:vAlign w:val="center"/>
          </w:tcPr>
          <w:p w14:paraId="501B2B68" w14:textId="761036D7" w:rsidR="005D3055" w:rsidRPr="005A61E0" w:rsidRDefault="005D3055" w:rsidP="005D3055">
            <w:pPr>
              <w:keepNext/>
              <w:keepLines/>
              <w:ind w:left="113" w:right="113"/>
              <w:jc w:val="center"/>
              <w:rPr>
                <w:i/>
                <w:iCs/>
              </w:rPr>
            </w:pPr>
            <w:r>
              <w:rPr>
                <w:i/>
                <w:iCs/>
              </w:rPr>
              <w:t>Strings</w:t>
            </w:r>
          </w:p>
        </w:tc>
        <w:tc>
          <w:tcPr>
            <w:tcW w:w="128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4C6C2A27" w14:textId="0E6B5C7A" w:rsidR="005D3055" w:rsidRDefault="005D3055" w:rsidP="005D3055">
            <w:pPr>
              <w:keepNext/>
              <w:keepLines/>
              <w:jc w:val="center"/>
            </w:pPr>
            <w:r>
              <w:t>101.1.4</w:t>
            </w:r>
          </w:p>
        </w:tc>
        <w:tc>
          <w:tcPr>
            <w:tcW w:w="111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40B9A4E2" w14:textId="63A5C988" w:rsidR="005D3055" w:rsidRPr="003D7B39" w:rsidRDefault="005D3055" w:rsidP="005D3055">
            <w:pPr>
              <w:keepNext/>
              <w:keepLines/>
              <w:jc w:val="center"/>
            </w:pPr>
          </w:p>
        </w:tc>
        <w:tc>
          <w:tcPr>
            <w:tcW w:w="13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6C9A0AB5" w14:textId="5CC9B1DF" w:rsidR="005D3055" w:rsidRDefault="005D3055" w:rsidP="005D3055">
            <w:pPr>
              <w:keepNext/>
              <w:keepLines/>
              <w:jc w:val="center"/>
            </w:pPr>
          </w:p>
        </w:tc>
        <w:tc>
          <w:tcPr>
            <w:tcW w:w="13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6C99BB36" w14:textId="16BF9ABA" w:rsidR="005D3055" w:rsidRDefault="005D3055" w:rsidP="005D3055">
            <w:pPr>
              <w:keepNext/>
              <w:keepLines/>
              <w:jc w:val="center"/>
            </w:pPr>
          </w:p>
        </w:tc>
        <w:tc>
          <w:tcPr>
            <w:tcW w:w="13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60AFF163" w14:textId="77777777" w:rsidR="005D3055" w:rsidRDefault="005D3055" w:rsidP="005D3055">
            <w:pPr>
              <w:keepNext/>
              <w:keepLines/>
              <w:jc w:val="center"/>
            </w:pPr>
          </w:p>
        </w:tc>
        <w:tc>
          <w:tcPr>
            <w:tcW w:w="13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58CC5D06" w14:textId="77777777" w:rsidR="005D3055" w:rsidRDefault="005D3055" w:rsidP="005D3055">
            <w:pPr>
              <w:keepNext/>
              <w:keepLines/>
              <w:jc w:val="center"/>
            </w:pPr>
          </w:p>
        </w:tc>
      </w:tr>
      <w:tr w:rsidR="005D3055" w14:paraId="35EB26DF" w14:textId="77777777" w:rsidTr="005D3055">
        <w:trPr>
          <w:trHeight w:val="464"/>
          <w:jc w:val="center"/>
        </w:trPr>
        <w:tc>
          <w:tcPr>
            <w:tcW w:w="649" w:type="dxa"/>
            <w:vMerge/>
            <w:tcBorders>
              <w:left w:val="single" w:sz="4" w:space="0" w:color="auto"/>
              <w:right w:val="single" w:sz="4" w:space="0" w:color="auto"/>
            </w:tcBorders>
            <w:shd w:val="clear" w:color="auto" w:fill="F2F2F2" w:themeFill="background1" w:themeFillShade="F2"/>
          </w:tcPr>
          <w:p w14:paraId="0A682886" w14:textId="77777777" w:rsidR="005D3055" w:rsidRDefault="005D3055" w:rsidP="005D3055">
            <w:pPr>
              <w:keepNext/>
              <w:keepLines/>
              <w:jc w:val="center"/>
            </w:pPr>
          </w:p>
        </w:tc>
        <w:tc>
          <w:tcPr>
            <w:tcW w:w="128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71A412CF" w14:textId="4B1BE9CB" w:rsidR="005D3055" w:rsidRDefault="005D3055" w:rsidP="005D3055">
            <w:pPr>
              <w:keepNext/>
              <w:keepLines/>
              <w:jc w:val="center"/>
            </w:pPr>
            <w:r>
              <w:t>101.1.5</w:t>
            </w:r>
          </w:p>
        </w:tc>
        <w:tc>
          <w:tcPr>
            <w:tcW w:w="111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4D58C766" w14:textId="77777777" w:rsidR="005D3055" w:rsidRPr="003D7B39" w:rsidRDefault="005D3055" w:rsidP="005D3055">
            <w:pPr>
              <w:keepNext/>
              <w:keepLines/>
              <w:jc w:val="center"/>
            </w:pPr>
          </w:p>
        </w:tc>
        <w:tc>
          <w:tcPr>
            <w:tcW w:w="1361"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3E7295B2" w14:textId="4824F85C" w:rsidR="005D3055" w:rsidRDefault="005D3055" w:rsidP="005D3055">
            <w:pPr>
              <w:keepNext/>
              <w:keepLines/>
              <w:jc w:val="center"/>
            </w:pPr>
          </w:p>
        </w:tc>
        <w:tc>
          <w:tcPr>
            <w:tcW w:w="13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4CE5A94D" w14:textId="77777777" w:rsidR="005D3055" w:rsidRDefault="005D3055" w:rsidP="005D3055">
            <w:pPr>
              <w:keepNext/>
              <w:keepLines/>
              <w:jc w:val="center"/>
            </w:pPr>
          </w:p>
        </w:tc>
        <w:tc>
          <w:tcPr>
            <w:tcW w:w="13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219CCE6F" w14:textId="77777777" w:rsidR="005D3055" w:rsidRDefault="005D3055" w:rsidP="005D3055">
            <w:pPr>
              <w:keepNext/>
              <w:keepLines/>
              <w:jc w:val="center"/>
            </w:pPr>
          </w:p>
        </w:tc>
        <w:tc>
          <w:tcPr>
            <w:tcW w:w="13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17A83B8A" w14:textId="77777777" w:rsidR="005D3055" w:rsidRDefault="005D3055" w:rsidP="005D3055">
            <w:pPr>
              <w:keepNext/>
              <w:keepLines/>
              <w:jc w:val="center"/>
            </w:pPr>
          </w:p>
        </w:tc>
      </w:tr>
      <w:tr w:rsidR="005D3055" w14:paraId="4E6095A6" w14:textId="77777777" w:rsidTr="005D3055">
        <w:trPr>
          <w:trHeight w:val="464"/>
          <w:jc w:val="center"/>
        </w:trPr>
        <w:tc>
          <w:tcPr>
            <w:tcW w:w="649" w:type="dxa"/>
            <w:vMerge/>
            <w:tcBorders>
              <w:left w:val="single" w:sz="4" w:space="0" w:color="auto"/>
              <w:right w:val="single" w:sz="4" w:space="0" w:color="auto"/>
            </w:tcBorders>
            <w:shd w:val="clear" w:color="auto" w:fill="F2F2F2" w:themeFill="background1" w:themeFillShade="F2"/>
          </w:tcPr>
          <w:p w14:paraId="5FA5B5C3" w14:textId="77777777" w:rsidR="005D3055" w:rsidRDefault="005D3055" w:rsidP="005D3055">
            <w:pPr>
              <w:keepNext/>
              <w:keepLines/>
              <w:jc w:val="center"/>
            </w:pPr>
          </w:p>
        </w:tc>
        <w:tc>
          <w:tcPr>
            <w:tcW w:w="128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193F0930" w14:textId="528F3C93" w:rsidR="005D3055" w:rsidRDefault="005D3055" w:rsidP="005D3055">
            <w:pPr>
              <w:keepNext/>
              <w:keepLines/>
              <w:jc w:val="center"/>
            </w:pPr>
            <w:r>
              <w:t>101.1.8</w:t>
            </w:r>
          </w:p>
        </w:tc>
        <w:tc>
          <w:tcPr>
            <w:tcW w:w="111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7CC56F2C" w14:textId="77777777" w:rsidR="005D3055" w:rsidRPr="003D7B39" w:rsidRDefault="005D3055" w:rsidP="005D3055">
            <w:pPr>
              <w:keepNext/>
              <w:keepLines/>
              <w:jc w:val="center"/>
            </w:pPr>
          </w:p>
        </w:tc>
        <w:tc>
          <w:tcPr>
            <w:tcW w:w="13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2250378D" w14:textId="3DB8FCC2" w:rsidR="005D3055" w:rsidRDefault="005D3055" w:rsidP="005D3055">
            <w:pPr>
              <w:keepNext/>
              <w:keepLines/>
              <w:jc w:val="center"/>
            </w:pPr>
          </w:p>
        </w:tc>
        <w:tc>
          <w:tcPr>
            <w:tcW w:w="1361"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7A6FF024" w14:textId="77777777" w:rsidR="005D3055" w:rsidRDefault="005D3055" w:rsidP="005D3055">
            <w:pPr>
              <w:keepNext/>
              <w:keepLines/>
              <w:jc w:val="center"/>
            </w:pPr>
          </w:p>
        </w:tc>
        <w:tc>
          <w:tcPr>
            <w:tcW w:w="13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335C7FB4" w14:textId="77777777" w:rsidR="005D3055" w:rsidRDefault="005D3055" w:rsidP="005D3055">
            <w:pPr>
              <w:keepNext/>
              <w:keepLines/>
              <w:jc w:val="center"/>
            </w:pPr>
          </w:p>
        </w:tc>
        <w:tc>
          <w:tcPr>
            <w:tcW w:w="13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7E9BE225" w14:textId="77777777" w:rsidR="005D3055" w:rsidRDefault="005D3055" w:rsidP="005D3055">
            <w:pPr>
              <w:keepNext/>
              <w:keepLines/>
              <w:jc w:val="center"/>
            </w:pPr>
          </w:p>
        </w:tc>
      </w:tr>
      <w:tr w:rsidR="005D3055" w14:paraId="0A46E1ED" w14:textId="77777777" w:rsidTr="005D3055">
        <w:trPr>
          <w:trHeight w:val="464"/>
          <w:jc w:val="center"/>
        </w:trPr>
        <w:tc>
          <w:tcPr>
            <w:tcW w:w="649" w:type="dxa"/>
            <w:vMerge/>
            <w:tcBorders>
              <w:left w:val="single" w:sz="4" w:space="0" w:color="auto"/>
              <w:right w:val="single" w:sz="4" w:space="0" w:color="auto"/>
            </w:tcBorders>
            <w:shd w:val="clear" w:color="auto" w:fill="F2F2F2" w:themeFill="background1" w:themeFillShade="F2"/>
          </w:tcPr>
          <w:p w14:paraId="7CFD21CB" w14:textId="77777777" w:rsidR="005D3055" w:rsidRDefault="005D3055" w:rsidP="005D3055">
            <w:pPr>
              <w:keepNext/>
              <w:keepLines/>
              <w:jc w:val="center"/>
            </w:pPr>
          </w:p>
        </w:tc>
        <w:tc>
          <w:tcPr>
            <w:tcW w:w="128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6A59EC26" w14:textId="7C179C1A" w:rsidR="005D3055" w:rsidRDefault="005D3055" w:rsidP="005D3055">
            <w:pPr>
              <w:keepNext/>
              <w:keepLines/>
              <w:jc w:val="center"/>
            </w:pPr>
            <w:r>
              <w:t>101.1.7</w:t>
            </w:r>
          </w:p>
        </w:tc>
        <w:tc>
          <w:tcPr>
            <w:tcW w:w="111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12ED7CD0" w14:textId="77777777" w:rsidR="005D3055" w:rsidRPr="003D7B39" w:rsidRDefault="005D3055" w:rsidP="005D3055">
            <w:pPr>
              <w:keepNext/>
              <w:keepLines/>
              <w:jc w:val="center"/>
            </w:pPr>
          </w:p>
        </w:tc>
        <w:tc>
          <w:tcPr>
            <w:tcW w:w="1361"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16C56EC2" w14:textId="706CA471" w:rsidR="005D3055" w:rsidRDefault="005D3055" w:rsidP="005D3055">
            <w:pPr>
              <w:keepNext/>
              <w:keepLines/>
              <w:jc w:val="center"/>
            </w:pPr>
          </w:p>
        </w:tc>
        <w:tc>
          <w:tcPr>
            <w:tcW w:w="13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2F36D31B" w14:textId="77777777" w:rsidR="005D3055" w:rsidRDefault="005D3055" w:rsidP="005D3055">
            <w:pPr>
              <w:keepNext/>
              <w:keepLines/>
              <w:jc w:val="center"/>
            </w:pPr>
          </w:p>
        </w:tc>
        <w:tc>
          <w:tcPr>
            <w:tcW w:w="1361"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654D8959" w14:textId="77777777" w:rsidR="005D3055" w:rsidRDefault="005D3055" w:rsidP="005D3055">
            <w:pPr>
              <w:keepNext/>
              <w:keepLines/>
              <w:jc w:val="center"/>
            </w:pPr>
          </w:p>
        </w:tc>
        <w:tc>
          <w:tcPr>
            <w:tcW w:w="13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6A9B13AA" w14:textId="77777777" w:rsidR="005D3055" w:rsidRDefault="005D3055" w:rsidP="005D3055">
            <w:pPr>
              <w:keepNext/>
              <w:keepLines/>
              <w:jc w:val="center"/>
            </w:pPr>
          </w:p>
        </w:tc>
      </w:tr>
      <w:tr w:rsidR="005D3055" w14:paraId="75B040A6" w14:textId="77777777" w:rsidTr="005D3055">
        <w:trPr>
          <w:trHeight w:val="464"/>
          <w:jc w:val="center"/>
        </w:trPr>
        <w:tc>
          <w:tcPr>
            <w:tcW w:w="649" w:type="dxa"/>
            <w:vMerge/>
            <w:tcBorders>
              <w:left w:val="single" w:sz="4" w:space="0" w:color="auto"/>
              <w:bottom w:val="single" w:sz="4" w:space="0" w:color="auto"/>
              <w:right w:val="single" w:sz="4" w:space="0" w:color="auto"/>
            </w:tcBorders>
            <w:shd w:val="clear" w:color="auto" w:fill="F2F2F2" w:themeFill="background1" w:themeFillShade="F2"/>
          </w:tcPr>
          <w:p w14:paraId="1A4632B8" w14:textId="77777777" w:rsidR="005D3055" w:rsidRDefault="005D3055" w:rsidP="005D3055">
            <w:pPr>
              <w:keepNext/>
              <w:keepLines/>
              <w:jc w:val="center"/>
            </w:pPr>
          </w:p>
        </w:tc>
        <w:tc>
          <w:tcPr>
            <w:tcW w:w="128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5C55E7FC" w14:textId="33D6D539" w:rsidR="005D3055" w:rsidRDefault="005D3055" w:rsidP="005D3055">
            <w:pPr>
              <w:keepNext/>
              <w:keepLines/>
              <w:jc w:val="center"/>
            </w:pPr>
            <w:r>
              <w:t>101.1.6</w:t>
            </w:r>
          </w:p>
        </w:tc>
        <w:tc>
          <w:tcPr>
            <w:tcW w:w="111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0DEF943D" w14:textId="77777777" w:rsidR="005D3055" w:rsidRPr="003D7B39" w:rsidRDefault="005D3055" w:rsidP="005D3055">
            <w:pPr>
              <w:keepNext/>
              <w:keepLines/>
              <w:jc w:val="center"/>
            </w:pPr>
          </w:p>
        </w:tc>
        <w:tc>
          <w:tcPr>
            <w:tcW w:w="1361"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66B192CD" w14:textId="50920C52" w:rsidR="005D3055" w:rsidRDefault="005D3055" w:rsidP="005D3055">
            <w:pPr>
              <w:keepNext/>
              <w:keepLines/>
              <w:jc w:val="center"/>
            </w:pPr>
          </w:p>
        </w:tc>
        <w:tc>
          <w:tcPr>
            <w:tcW w:w="1361"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45599DA9" w14:textId="77777777" w:rsidR="005D3055" w:rsidRDefault="005D3055" w:rsidP="005D3055">
            <w:pPr>
              <w:keepNext/>
              <w:keepLines/>
              <w:jc w:val="center"/>
            </w:pPr>
          </w:p>
        </w:tc>
        <w:tc>
          <w:tcPr>
            <w:tcW w:w="1361"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1A023869" w14:textId="77777777" w:rsidR="005D3055" w:rsidRDefault="005D3055" w:rsidP="005D3055">
            <w:pPr>
              <w:keepNext/>
              <w:keepLines/>
              <w:jc w:val="center"/>
            </w:pPr>
          </w:p>
        </w:tc>
        <w:tc>
          <w:tcPr>
            <w:tcW w:w="1361" w:type="dxa"/>
            <w:tcBorders>
              <w:top w:val="single" w:sz="4" w:space="0" w:color="auto"/>
              <w:left w:val="single" w:sz="4" w:space="0" w:color="auto"/>
              <w:bottom w:val="single" w:sz="4" w:space="0" w:color="auto"/>
              <w:right w:val="single" w:sz="4" w:space="0" w:color="auto"/>
            </w:tcBorders>
            <w:shd w:val="clear" w:color="auto" w:fill="000000" w:themeFill="text1"/>
            <w:vAlign w:val="bottom"/>
          </w:tcPr>
          <w:p w14:paraId="623AC9B7" w14:textId="77777777" w:rsidR="005D3055" w:rsidRDefault="005D3055" w:rsidP="005D3055">
            <w:pPr>
              <w:keepNext/>
              <w:keepLines/>
              <w:jc w:val="center"/>
            </w:pPr>
          </w:p>
        </w:tc>
      </w:tr>
    </w:tbl>
    <w:p w14:paraId="05AD1F63" w14:textId="77777777" w:rsidR="00584657" w:rsidRPr="005B3F10" w:rsidRDefault="00584657" w:rsidP="006222B0">
      <w:pPr>
        <w:pStyle w:val="FontedeIlustrao"/>
        <w:keepLines/>
        <w:ind w:left="284"/>
      </w:pPr>
      <w:r w:rsidRPr="005B3F10">
        <w:t>Fonte: Produção do próprio autor.</w:t>
      </w:r>
    </w:p>
    <w:p w14:paraId="7F8D44FC" w14:textId="77777777" w:rsidR="00FB556C" w:rsidRDefault="00FB556C" w:rsidP="00584657"/>
    <w:p w14:paraId="69CD8A3A" w14:textId="77777777" w:rsidR="009636C1" w:rsidRDefault="00584657" w:rsidP="006D0E73">
      <w:pPr>
        <w:pStyle w:val="Caption"/>
        <w:keepNext/>
        <w:keepLines/>
        <w:ind w:left="2156" w:right="2124"/>
      </w:pPr>
      <w:r w:rsidRPr="0066239A">
        <w:lastRenderedPageBreak/>
        <w:t xml:space="preserve">Esta atividade foi </w:t>
      </w:r>
      <w:r w:rsidR="00E339A2">
        <w:t>executada</w:t>
      </w:r>
      <w:r w:rsidRPr="0066239A">
        <w:t xml:space="preserve"> de forma que se economize esforço</w:t>
      </w:r>
      <w:r w:rsidR="00C72BE8">
        <w:t>,</w:t>
      </w:r>
      <w:r w:rsidRPr="0066239A">
        <w:t xml:space="preserve"> e tenha-se um maior número de amostras de diferentes períodos de semanas que ficará sem limpe</w:t>
      </w:r>
      <w:r w:rsidR="00DE10A1">
        <w:t>za (</w:t>
      </w:r>
      <w:r w:rsidR="00526752">
        <w:fldChar w:fldCharType="begin"/>
      </w:r>
      <w:r w:rsidR="00526752">
        <w:instrText xml:space="preserve"> REF  _Ref64594212 \* Lower \h </w:instrText>
      </w:r>
      <w:r w:rsidR="00526752">
        <w:fldChar w:fldCharType="separate"/>
      </w:r>
    </w:p>
    <w:p w14:paraId="70A0D895" w14:textId="066AC8BA" w:rsidR="00584657" w:rsidRPr="00E739B2" w:rsidRDefault="009636C1" w:rsidP="00584657">
      <w:r w:rsidRPr="0066239A">
        <w:t xml:space="preserve">tabela </w:t>
      </w:r>
      <w:r>
        <w:rPr>
          <w:noProof/>
        </w:rPr>
        <w:t>1</w:t>
      </w:r>
      <w:r w:rsidR="00526752">
        <w:fldChar w:fldCharType="end"/>
      </w:r>
      <w:r w:rsidR="00DE10A1">
        <w:t>)</w:t>
      </w:r>
      <w:r w:rsidR="00584657" w:rsidRPr="0066239A">
        <w:t>.</w:t>
      </w:r>
      <w:r w:rsidR="00E739B2">
        <w:t xml:space="preserve"> A limpeza é realizada no </w:t>
      </w:r>
      <w:r w:rsidR="00F02866">
        <w:t>início</w:t>
      </w:r>
      <w:r w:rsidR="00E739B2">
        <w:t xml:space="preserve"> da semana, logo, ao seu término, ela completa 1 semana sem limpeza, se na próxima semana a mesma </w:t>
      </w:r>
      <w:r w:rsidR="00E739B2">
        <w:rPr>
          <w:i/>
          <w:iCs/>
        </w:rPr>
        <w:t>string</w:t>
      </w:r>
      <w:r w:rsidR="00E739B2">
        <w:t xml:space="preserve"> não for limpa, completa 2</w:t>
      </w:r>
      <w:r w:rsidR="00C72BE8">
        <w:t xml:space="preserve"> semanas sem limpeza</w:t>
      </w:r>
      <w:r w:rsidR="00D02964">
        <w:t xml:space="preserve"> ao seu término</w:t>
      </w:r>
      <w:r w:rsidR="00E739B2">
        <w:t xml:space="preserve">, e assim sucessivamente. Únicos casos de </w:t>
      </w:r>
      <w:r w:rsidR="00E739B2">
        <w:rPr>
          <w:i/>
          <w:iCs/>
        </w:rPr>
        <w:t>strings</w:t>
      </w:r>
      <w:r w:rsidR="00E739B2">
        <w:t xml:space="preserve"> não limpas ocorreram com a </w:t>
      </w:r>
      <w:r w:rsidR="005A6294">
        <w:rPr>
          <w:i/>
          <w:iCs/>
        </w:rPr>
        <w:t xml:space="preserve">string </w:t>
      </w:r>
      <w:r w:rsidR="00E739B2">
        <w:t>101.1.8 na semana</w:t>
      </w:r>
      <w:r w:rsidR="000215D5">
        <w:t xml:space="preserve"> </w:t>
      </w:r>
      <w:r w:rsidR="0057237A">
        <w:t>1,</w:t>
      </w:r>
      <w:r w:rsidR="00E739B2">
        <w:t xml:space="preserve"> e com a </w:t>
      </w:r>
      <w:r w:rsidR="00E739B2">
        <w:rPr>
          <w:i/>
          <w:iCs/>
        </w:rPr>
        <w:t>string</w:t>
      </w:r>
      <w:r w:rsidR="00E739B2">
        <w:t xml:space="preserve"> </w:t>
      </w:r>
      <w:r w:rsidR="0023446B">
        <w:t xml:space="preserve">101.1.4, </w:t>
      </w:r>
      <w:r w:rsidR="000215D5">
        <w:t>que</w:t>
      </w:r>
      <w:r w:rsidR="005A6294">
        <w:t xml:space="preserve"> não </w:t>
      </w:r>
      <w:r w:rsidR="000215D5">
        <w:t xml:space="preserve">está </w:t>
      </w:r>
      <w:r w:rsidR="0023446B">
        <w:t xml:space="preserve">limpa em </w:t>
      </w:r>
      <w:r w:rsidR="005A6294">
        <w:t xml:space="preserve">qualquer </w:t>
      </w:r>
      <w:r w:rsidR="0023446B">
        <w:t>ocasião.</w:t>
      </w:r>
    </w:p>
    <w:p w14:paraId="2D4CD3DE" w14:textId="77777777" w:rsidR="0023446B" w:rsidRDefault="0023446B" w:rsidP="006D0E73">
      <w:pPr>
        <w:pStyle w:val="Caption"/>
        <w:keepNext/>
        <w:keepLines/>
        <w:ind w:left="2156" w:right="2124"/>
      </w:pPr>
      <w:bookmarkStart w:id="182" w:name="_Ref64594212"/>
    </w:p>
    <w:p w14:paraId="08938860" w14:textId="427F00CF" w:rsidR="00584657" w:rsidRPr="0066239A" w:rsidRDefault="00584657" w:rsidP="00E437B7">
      <w:pPr>
        <w:pStyle w:val="Caption"/>
        <w:keepNext/>
        <w:keepLines/>
        <w:ind w:left="2156" w:right="2124"/>
      </w:pPr>
      <w:bookmarkStart w:id="183" w:name="_Toc89274966"/>
      <w:r w:rsidRPr="0066239A">
        <w:t xml:space="preserve">Tabela </w:t>
      </w:r>
      <w:r>
        <w:fldChar w:fldCharType="begin"/>
      </w:r>
      <w:r w:rsidRPr="0066239A">
        <w:instrText>SEQ Tabela \* ARABIC</w:instrText>
      </w:r>
      <w:r>
        <w:fldChar w:fldCharType="separate"/>
      </w:r>
      <w:r w:rsidR="009636C1">
        <w:rPr>
          <w:noProof/>
        </w:rPr>
        <w:t>1</w:t>
      </w:r>
      <w:r>
        <w:fldChar w:fldCharType="end"/>
      </w:r>
      <w:bookmarkEnd w:id="182"/>
      <w:r w:rsidRPr="0066239A">
        <w:t xml:space="preserve"> – Amostragem de semanas sem limpeza</w:t>
      </w:r>
      <w:r w:rsidR="003F6F06">
        <w:t xml:space="preserve"> – semana a semana </w:t>
      </w:r>
      <w:r w:rsidR="00690EDB">
        <w:t>(</w:t>
      </w:r>
      <w:r w:rsidR="006D0E73">
        <w:t xml:space="preserve">desconsiderando </w:t>
      </w:r>
      <w:r w:rsidR="003F6F06">
        <w:t>7 a 13 de abril</w:t>
      </w:r>
      <w:r w:rsidR="00690EDB">
        <w:t>)</w:t>
      </w:r>
      <w:bookmarkEnd w:id="183"/>
    </w:p>
    <w:tbl>
      <w:tblPr>
        <w:tblStyle w:val="PlainTable2"/>
        <w:tblW w:w="0" w:type="auto"/>
        <w:jc w:val="center"/>
        <w:tblInd w:w="0" w:type="dxa"/>
        <w:tblLook w:val="04A0" w:firstRow="1" w:lastRow="0" w:firstColumn="1" w:lastColumn="0" w:noHBand="0" w:noVBand="1"/>
      </w:tblPr>
      <w:tblGrid>
        <w:gridCol w:w="2754"/>
        <w:gridCol w:w="1909"/>
      </w:tblGrid>
      <w:tr w:rsidR="00584657" w:rsidRPr="006368E5" w14:paraId="6E8D246C" w14:textId="77777777" w:rsidTr="00E739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54" w:type="dxa"/>
            <w:tcBorders>
              <w:top w:val="single" w:sz="4" w:space="0" w:color="7F7F7F" w:themeColor="text1" w:themeTint="80"/>
              <w:left w:val="nil"/>
              <w:right w:val="nil"/>
            </w:tcBorders>
            <w:vAlign w:val="center"/>
            <w:hideMark/>
          </w:tcPr>
          <w:p w14:paraId="1EE379A2" w14:textId="0DED5979" w:rsidR="00584657" w:rsidRPr="00627461" w:rsidRDefault="00627461" w:rsidP="00E437B7">
            <w:pPr>
              <w:keepNext/>
              <w:keepLines/>
              <w:jc w:val="center"/>
              <w:rPr>
                <w:lang w:val="pt-BR"/>
              </w:rPr>
            </w:pPr>
            <w:r w:rsidRPr="00627461">
              <w:rPr>
                <w:lang w:val="pt-BR"/>
              </w:rPr>
              <w:t>Quantidade</w:t>
            </w:r>
            <w:r w:rsidR="009D1B05">
              <w:rPr>
                <w:lang w:val="pt-BR"/>
              </w:rPr>
              <w:t xml:space="preserve"> </w:t>
            </w:r>
            <w:r w:rsidRPr="00627461">
              <w:rPr>
                <w:lang w:val="pt-BR"/>
              </w:rPr>
              <w:t>de</w:t>
            </w:r>
            <w:r w:rsidR="009D1B05">
              <w:rPr>
                <w:lang w:val="pt-BR"/>
              </w:rPr>
              <w:t xml:space="preserve"> </w:t>
            </w:r>
            <w:r w:rsidR="006B05B7">
              <w:rPr>
                <w:lang w:val="pt-BR"/>
              </w:rPr>
              <w:t>dias</w:t>
            </w:r>
            <w:r w:rsidR="009D1B05">
              <w:rPr>
                <w:lang w:val="pt-BR"/>
              </w:rPr>
              <w:t xml:space="preserve"> </w:t>
            </w:r>
            <w:r w:rsidR="00690EDB">
              <w:rPr>
                <w:lang w:val="pt-BR"/>
              </w:rPr>
              <w:br/>
            </w:r>
            <w:r w:rsidR="00584657" w:rsidRPr="00627461">
              <w:rPr>
                <w:lang w:val="pt-BR"/>
              </w:rPr>
              <w:t>sem limpez</w:t>
            </w:r>
            <w:r w:rsidR="009D1B05">
              <w:rPr>
                <w:lang w:val="pt-BR"/>
              </w:rPr>
              <w:t>a</w:t>
            </w:r>
          </w:p>
        </w:tc>
        <w:tc>
          <w:tcPr>
            <w:tcW w:w="0" w:type="auto"/>
            <w:tcBorders>
              <w:top w:val="single" w:sz="4" w:space="0" w:color="7F7F7F" w:themeColor="text1" w:themeTint="80"/>
              <w:left w:val="nil"/>
              <w:right w:val="nil"/>
            </w:tcBorders>
            <w:vAlign w:val="center"/>
            <w:hideMark/>
          </w:tcPr>
          <w:p w14:paraId="17BDFC84" w14:textId="542DEC08" w:rsidR="00584657" w:rsidRPr="004C1E0B" w:rsidRDefault="00584657" w:rsidP="00E437B7">
            <w:pPr>
              <w:keepNext/>
              <w:keepLines/>
              <w:jc w:val="center"/>
              <w:cnfStyle w:val="100000000000" w:firstRow="1" w:lastRow="0" w:firstColumn="0" w:lastColumn="0" w:oddVBand="0" w:evenVBand="0" w:oddHBand="0" w:evenHBand="0" w:firstRowFirstColumn="0" w:firstRowLastColumn="0" w:lastRowFirstColumn="0" w:lastRowLastColumn="0"/>
              <w:rPr>
                <w:lang w:val="pt-BR"/>
              </w:rPr>
            </w:pPr>
            <w:r w:rsidRPr="004C1E0B">
              <w:rPr>
                <w:lang w:val="pt-BR"/>
              </w:rPr>
              <w:t xml:space="preserve">Quantidade de </w:t>
            </w:r>
            <w:r w:rsidR="009D1B05">
              <w:rPr>
                <w:lang w:val="pt-BR"/>
              </w:rPr>
              <w:br/>
            </w:r>
            <w:r w:rsidRPr="004C1E0B">
              <w:rPr>
                <w:lang w:val="pt-BR"/>
              </w:rPr>
              <w:t>vezes</w:t>
            </w:r>
            <w:r w:rsidR="009D1B05">
              <w:rPr>
                <w:lang w:val="pt-BR"/>
              </w:rPr>
              <w:t xml:space="preserve"> </w:t>
            </w:r>
            <w:r w:rsidRPr="004C1E0B">
              <w:rPr>
                <w:lang w:val="pt-BR"/>
              </w:rPr>
              <w:t>que ocorre</w:t>
            </w:r>
          </w:p>
        </w:tc>
      </w:tr>
      <w:tr w:rsidR="00584657" w14:paraId="28CA5501" w14:textId="77777777" w:rsidTr="00E739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54" w:type="dxa"/>
            <w:tcBorders>
              <w:left w:val="nil"/>
              <w:bottom w:val="single" w:sz="4" w:space="0" w:color="auto"/>
              <w:right w:val="nil"/>
            </w:tcBorders>
            <w:vAlign w:val="center"/>
            <w:hideMark/>
          </w:tcPr>
          <w:p w14:paraId="07A09F33" w14:textId="19A59A02" w:rsidR="00584657" w:rsidRDefault="006B05B7" w:rsidP="00E437B7">
            <w:pPr>
              <w:keepNext/>
              <w:keepLines/>
              <w:jc w:val="center"/>
            </w:pPr>
            <w:r>
              <w:t>7</w:t>
            </w:r>
          </w:p>
        </w:tc>
        <w:tc>
          <w:tcPr>
            <w:tcW w:w="0" w:type="auto"/>
            <w:tcBorders>
              <w:left w:val="nil"/>
              <w:bottom w:val="single" w:sz="4" w:space="0" w:color="auto"/>
              <w:right w:val="nil"/>
            </w:tcBorders>
            <w:vAlign w:val="center"/>
            <w:hideMark/>
          </w:tcPr>
          <w:p w14:paraId="380812E9" w14:textId="28B0F835" w:rsidR="00584657" w:rsidRDefault="00E339A2" w:rsidP="00E437B7">
            <w:pPr>
              <w:keepNext/>
              <w:keepLines/>
              <w:jc w:val="center"/>
              <w:cnfStyle w:val="000000100000" w:firstRow="0" w:lastRow="0" w:firstColumn="0" w:lastColumn="0" w:oddVBand="0" w:evenVBand="0" w:oddHBand="1" w:evenHBand="0" w:firstRowFirstColumn="0" w:firstRowLastColumn="0" w:lastRowFirstColumn="0" w:lastRowLastColumn="0"/>
            </w:pPr>
            <w:r>
              <w:t>8</w:t>
            </w:r>
          </w:p>
        </w:tc>
      </w:tr>
      <w:tr w:rsidR="00584657" w14:paraId="4E94E5AA" w14:textId="77777777" w:rsidTr="00E739B2">
        <w:trPr>
          <w:jc w:val="center"/>
        </w:trPr>
        <w:tc>
          <w:tcPr>
            <w:cnfStyle w:val="001000000000" w:firstRow="0" w:lastRow="0" w:firstColumn="1" w:lastColumn="0" w:oddVBand="0" w:evenVBand="0" w:oddHBand="0" w:evenHBand="0" w:firstRowFirstColumn="0" w:firstRowLastColumn="0" w:lastRowFirstColumn="0" w:lastRowLastColumn="0"/>
            <w:tcW w:w="2754" w:type="dxa"/>
            <w:tcBorders>
              <w:top w:val="single" w:sz="4" w:space="0" w:color="auto"/>
              <w:left w:val="nil"/>
              <w:bottom w:val="single" w:sz="4" w:space="0" w:color="auto"/>
              <w:right w:val="nil"/>
            </w:tcBorders>
            <w:vAlign w:val="center"/>
            <w:hideMark/>
          </w:tcPr>
          <w:p w14:paraId="752BD177" w14:textId="5C5D87E1" w:rsidR="00584657" w:rsidRDefault="006B05B7" w:rsidP="00E437B7">
            <w:pPr>
              <w:keepNext/>
              <w:keepLines/>
              <w:jc w:val="center"/>
            </w:pPr>
            <w:r>
              <w:t>14</w:t>
            </w:r>
          </w:p>
        </w:tc>
        <w:tc>
          <w:tcPr>
            <w:tcW w:w="0" w:type="auto"/>
            <w:tcBorders>
              <w:top w:val="single" w:sz="4" w:space="0" w:color="auto"/>
              <w:left w:val="nil"/>
              <w:bottom w:val="single" w:sz="4" w:space="0" w:color="auto"/>
              <w:right w:val="nil"/>
            </w:tcBorders>
            <w:vAlign w:val="center"/>
            <w:hideMark/>
          </w:tcPr>
          <w:p w14:paraId="2D0FB4B9" w14:textId="430EC6AC" w:rsidR="00584657" w:rsidRDefault="00954CCB" w:rsidP="00E437B7">
            <w:pPr>
              <w:keepNext/>
              <w:keepLines/>
              <w:jc w:val="center"/>
              <w:cnfStyle w:val="000000000000" w:firstRow="0" w:lastRow="0" w:firstColumn="0" w:lastColumn="0" w:oddVBand="0" w:evenVBand="0" w:oddHBand="0" w:evenHBand="0" w:firstRowFirstColumn="0" w:firstRowLastColumn="0" w:lastRowFirstColumn="0" w:lastRowLastColumn="0"/>
            </w:pPr>
            <w:r>
              <w:t>4</w:t>
            </w:r>
          </w:p>
        </w:tc>
      </w:tr>
      <w:tr w:rsidR="00584657" w14:paraId="71D2BFCA" w14:textId="77777777" w:rsidTr="00E739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54" w:type="dxa"/>
            <w:tcBorders>
              <w:top w:val="single" w:sz="4" w:space="0" w:color="auto"/>
              <w:left w:val="nil"/>
              <w:bottom w:val="single" w:sz="4" w:space="0" w:color="auto"/>
              <w:right w:val="nil"/>
            </w:tcBorders>
            <w:vAlign w:val="center"/>
            <w:hideMark/>
          </w:tcPr>
          <w:p w14:paraId="413B7709" w14:textId="1485E70D" w:rsidR="00584657" w:rsidRDefault="006B05B7" w:rsidP="00E437B7">
            <w:pPr>
              <w:keepNext/>
              <w:keepLines/>
              <w:jc w:val="center"/>
            </w:pPr>
            <w:r>
              <w:t>21</w:t>
            </w:r>
          </w:p>
        </w:tc>
        <w:tc>
          <w:tcPr>
            <w:tcW w:w="0" w:type="auto"/>
            <w:tcBorders>
              <w:top w:val="single" w:sz="4" w:space="0" w:color="auto"/>
              <w:left w:val="nil"/>
              <w:bottom w:val="single" w:sz="4" w:space="0" w:color="auto"/>
              <w:right w:val="nil"/>
            </w:tcBorders>
            <w:vAlign w:val="center"/>
            <w:hideMark/>
          </w:tcPr>
          <w:p w14:paraId="21526AAA" w14:textId="71E6C269" w:rsidR="00584657" w:rsidRDefault="00E339A2" w:rsidP="00E437B7">
            <w:pPr>
              <w:keepNext/>
              <w:keepLines/>
              <w:jc w:val="center"/>
              <w:cnfStyle w:val="000000100000" w:firstRow="0" w:lastRow="0" w:firstColumn="0" w:lastColumn="0" w:oddVBand="0" w:evenVBand="0" w:oddHBand="1" w:evenHBand="0" w:firstRowFirstColumn="0" w:firstRowLastColumn="0" w:lastRowFirstColumn="0" w:lastRowLastColumn="0"/>
            </w:pPr>
            <w:r>
              <w:t>2</w:t>
            </w:r>
          </w:p>
        </w:tc>
      </w:tr>
      <w:tr w:rsidR="00584657" w14:paraId="3F89A474" w14:textId="77777777" w:rsidTr="00E739B2">
        <w:trPr>
          <w:jc w:val="center"/>
        </w:trPr>
        <w:tc>
          <w:tcPr>
            <w:cnfStyle w:val="001000000000" w:firstRow="0" w:lastRow="0" w:firstColumn="1" w:lastColumn="0" w:oddVBand="0" w:evenVBand="0" w:oddHBand="0" w:evenHBand="0" w:firstRowFirstColumn="0" w:firstRowLastColumn="0" w:lastRowFirstColumn="0" w:lastRowLastColumn="0"/>
            <w:tcW w:w="2754" w:type="dxa"/>
            <w:tcBorders>
              <w:top w:val="single" w:sz="4" w:space="0" w:color="auto"/>
              <w:left w:val="nil"/>
              <w:bottom w:val="single" w:sz="4" w:space="0" w:color="auto"/>
              <w:right w:val="nil"/>
            </w:tcBorders>
            <w:vAlign w:val="center"/>
            <w:hideMark/>
          </w:tcPr>
          <w:p w14:paraId="3D14A5E3" w14:textId="2E8BD213" w:rsidR="00584657" w:rsidRDefault="006B05B7" w:rsidP="00E437B7">
            <w:pPr>
              <w:keepNext/>
              <w:keepLines/>
              <w:jc w:val="center"/>
              <w:rPr>
                <w:b w:val="0"/>
                <w:bCs w:val="0"/>
              </w:rPr>
            </w:pPr>
            <w:r>
              <w:t>28</w:t>
            </w:r>
          </w:p>
        </w:tc>
        <w:tc>
          <w:tcPr>
            <w:tcW w:w="0" w:type="auto"/>
            <w:tcBorders>
              <w:top w:val="single" w:sz="4" w:space="0" w:color="auto"/>
              <w:left w:val="nil"/>
              <w:bottom w:val="single" w:sz="4" w:space="0" w:color="auto"/>
              <w:right w:val="nil"/>
            </w:tcBorders>
            <w:vAlign w:val="center"/>
            <w:hideMark/>
          </w:tcPr>
          <w:p w14:paraId="5C2CD8E5" w14:textId="77777777" w:rsidR="00584657" w:rsidRDefault="00584657" w:rsidP="00E437B7">
            <w:pPr>
              <w:keepNext/>
              <w:keepLines/>
              <w:jc w:val="center"/>
              <w:cnfStyle w:val="000000000000" w:firstRow="0" w:lastRow="0" w:firstColumn="0" w:lastColumn="0" w:oddVBand="0" w:evenVBand="0" w:oddHBand="0" w:evenHBand="0" w:firstRowFirstColumn="0" w:firstRowLastColumn="0" w:lastRowFirstColumn="0" w:lastRowLastColumn="0"/>
            </w:pPr>
            <w:r>
              <w:t>1</w:t>
            </w:r>
          </w:p>
        </w:tc>
      </w:tr>
      <w:tr w:rsidR="00584657" w14:paraId="197D9E9D" w14:textId="77777777" w:rsidTr="00E739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54" w:type="dxa"/>
            <w:tcBorders>
              <w:top w:val="single" w:sz="4" w:space="0" w:color="auto"/>
              <w:left w:val="nil"/>
              <w:right w:val="nil"/>
            </w:tcBorders>
            <w:vAlign w:val="center"/>
            <w:hideMark/>
          </w:tcPr>
          <w:p w14:paraId="1E76D920" w14:textId="77777777" w:rsidR="00584657" w:rsidRDefault="00584657" w:rsidP="00E437B7">
            <w:pPr>
              <w:keepNext/>
              <w:keepLines/>
              <w:jc w:val="center"/>
            </w:pPr>
            <w:r>
              <w:t>Nunca limpo</w:t>
            </w:r>
          </w:p>
        </w:tc>
        <w:tc>
          <w:tcPr>
            <w:tcW w:w="0" w:type="auto"/>
            <w:tcBorders>
              <w:top w:val="single" w:sz="4" w:space="0" w:color="auto"/>
              <w:left w:val="nil"/>
              <w:right w:val="nil"/>
            </w:tcBorders>
            <w:vAlign w:val="center"/>
            <w:hideMark/>
          </w:tcPr>
          <w:p w14:paraId="50745214" w14:textId="7453A778" w:rsidR="00584657" w:rsidRDefault="00E339A2" w:rsidP="00E437B7">
            <w:pPr>
              <w:keepNext/>
              <w:keepLines/>
              <w:jc w:val="center"/>
              <w:cnfStyle w:val="000000100000" w:firstRow="0" w:lastRow="0" w:firstColumn="0" w:lastColumn="0" w:oddVBand="0" w:evenVBand="0" w:oddHBand="1" w:evenHBand="0" w:firstRowFirstColumn="0" w:firstRowLastColumn="0" w:lastRowFirstColumn="0" w:lastRowLastColumn="0"/>
            </w:pPr>
            <w:r>
              <w:t>5</w:t>
            </w:r>
          </w:p>
        </w:tc>
      </w:tr>
    </w:tbl>
    <w:p w14:paraId="033A9C3E" w14:textId="77777777" w:rsidR="00584657" w:rsidRPr="005B3F10" w:rsidRDefault="00584657" w:rsidP="00E437B7">
      <w:pPr>
        <w:pStyle w:val="FontedeIlustrao"/>
        <w:keepLines/>
        <w:ind w:left="2142"/>
      </w:pPr>
      <w:r w:rsidRPr="005B3F10">
        <w:t>Fonte: Produção do próprio autor.</w:t>
      </w:r>
    </w:p>
    <w:p w14:paraId="7A88BAA1" w14:textId="77777777" w:rsidR="00584657" w:rsidRPr="0066239A" w:rsidRDefault="00584657" w:rsidP="00584657"/>
    <w:p w14:paraId="6A6CB6F6" w14:textId="4AEACCB3" w:rsidR="00584657" w:rsidRPr="00C43AC8" w:rsidRDefault="00584657" w:rsidP="00584657">
      <w:r w:rsidRPr="0066239A">
        <w:t xml:space="preserve">Na </w:t>
      </w:r>
      <w:r>
        <w:fldChar w:fldCharType="begin"/>
      </w:r>
      <w:r w:rsidRPr="0066239A">
        <w:instrText xml:space="preserve"> REF _Ref64595170 \h </w:instrText>
      </w:r>
      <w:r w:rsidR="00546853">
        <w:instrText xml:space="preserve">\* lower </w:instrText>
      </w:r>
      <w:r>
        <w:fldChar w:fldCharType="separate"/>
      </w:r>
      <w:r w:rsidR="009636C1" w:rsidRPr="0066239A">
        <w:t xml:space="preserve">tabela </w:t>
      </w:r>
      <w:r w:rsidR="009636C1">
        <w:rPr>
          <w:noProof/>
        </w:rPr>
        <w:t>2</w:t>
      </w:r>
      <w:r>
        <w:fldChar w:fldCharType="end"/>
      </w:r>
      <w:r w:rsidRPr="0066239A">
        <w:t xml:space="preserve"> pode-se observar a quantidade de </w:t>
      </w:r>
      <w:r w:rsidRPr="00E421E3">
        <w:rPr>
          <w:i/>
          <w:iCs/>
        </w:rPr>
        <w:t>strings</w:t>
      </w:r>
      <w:r w:rsidRPr="0066239A">
        <w:t xml:space="preserve"> em cada estado de sujidade a</w:t>
      </w:r>
      <w:r w:rsidR="003D1E78">
        <w:t>o final de</w:t>
      </w:r>
      <w:r w:rsidRPr="0066239A">
        <w:t xml:space="preserve"> cada semana de observação. </w:t>
      </w:r>
      <w:r>
        <w:t>Por e</w:t>
      </w:r>
      <w:r w:rsidRPr="0066239A">
        <w:t xml:space="preserve">xemplo, </w:t>
      </w:r>
      <w:r>
        <w:t>do total de 5</w:t>
      </w:r>
      <w:r w:rsidRPr="00E421E3">
        <w:rPr>
          <w:i/>
          <w:iCs/>
        </w:rPr>
        <w:t xml:space="preserve"> strings</w:t>
      </w:r>
      <w:r>
        <w:rPr>
          <w:i/>
          <w:iCs/>
        </w:rPr>
        <w:t>,</w:t>
      </w:r>
      <w:r>
        <w:t xml:space="preserve"> </w:t>
      </w:r>
      <w:r w:rsidRPr="0066239A">
        <w:t>na 1ª semana</w:t>
      </w:r>
      <w:r w:rsidR="001A557C">
        <w:t>,</w:t>
      </w:r>
      <w:r w:rsidRPr="0066239A">
        <w:t xml:space="preserve"> 3 </w:t>
      </w:r>
      <w:r w:rsidRPr="00E421E3">
        <w:rPr>
          <w:i/>
          <w:iCs/>
        </w:rPr>
        <w:t>strings</w:t>
      </w:r>
      <w:r w:rsidRPr="0066239A">
        <w:t xml:space="preserve"> serão limpas, logo ficarão </w:t>
      </w:r>
      <w:r w:rsidR="003D1E78">
        <w:t>1 semana sem limpeza ao</w:t>
      </w:r>
      <w:r w:rsidR="00CC5250">
        <w:t xml:space="preserve"> final da mesma</w:t>
      </w:r>
      <w:r w:rsidRPr="0066239A">
        <w:t>, e as outras 2</w:t>
      </w:r>
      <w:r w:rsidR="00CC5250">
        <w:t xml:space="preserve"> </w:t>
      </w:r>
      <w:r w:rsidR="00CC5250">
        <w:rPr>
          <w:i/>
          <w:iCs/>
        </w:rPr>
        <w:t>strings</w:t>
      </w:r>
      <w:r w:rsidR="00CC5250">
        <w:t xml:space="preserve"> (101.1.4 e 101.1.8)</w:t>
      </w:r>
      <w:r w:rsidRPr="0066239A">
        <w:t xml:space="preserve"> ainda não foram limpas nenhuma vez</w:t>
      </w:r>
      <w:r>
        <w:t>. Já na 2</w:t>
      </w:r>
      <w:r>
        <w:rPr>
          <w:vertAlign w:val="superscript"/>
        </w:rPr>
        <w:t>a</w:t>
      </w:r>
      <w:r>
        <w:t xml:space="preserve"> semana</w:t>
      </w:r>
      <w:r w:rsidR="00F361A0">
        <w:t xml:space="preserve"> de observação</w:t>
      </w:r>
      <w:r>
        <w:t xml:space="preserve">, 2 </w:t>
      </w:r>
      <w:r w:rsidRPr="00E421E3">
        <w:rPr>
          <w:i/>
          <w:iCs/>
        </w:rPr>
        <w:t>strings</w:t>
      </w:r>
      <w:r>
        <w:t xml:space="preserve"> serão limpas</w:t>
      </w:r>
      <w:r w:rsidR="00CC5250">
        <w:t xml:space="preserve">, </w:t>
      </w:r>
      <w:r w:rsidR="00F361A0">
        <w:t>completando 7 dias sem limpeza,</w:t>
      </w:r>
      <w:r>
        <w:t xml:space="preserve"> enquanto outras 2 foram limpas na semana anterior</w:t>
      </w:r>
      <w:r w:rsidR="00F361A0">
        <w:t>, completando 14 dias</w:t>
      </w:r>
      <w:r>
        <w:t>, além d</w:t>
      </w:r>
      <w:r w:rsidR="00F361A0">
        <w:t>a 101.1.4</w:t>
      </w:r>
      <w:r>
        <w:t xml:space="preserve"> que nunca será limpa. </w:t>
      </w:r>
    </w:p>
    <w:p w14:paraId="67B3F1AD" w14:textId="77777777" w:rsidR="00584657" w:rsidRPr="00C43AC8" w:rsidRDefault="00584657" w:rsidP="00584657">
      <w:pPr>
        <w:rPr>
          <w:vertAlign w:val="superscript"/>
        </w:rPr>
      </w:pPr>
    </w:p>
    <w:p w14:paraId="20407552" w14:textId="47ED5E69" w:rsidR="00584657" w:rsidRPr="0066239A" w:rsidRDefault="00584657" w:rsidP="00E437B7">
      <w:pPr>
        <w:pStyle w:val="Caption"/>
        <w:keepNext/>
        <w:keepLines/>
        <w:ind w:left="1344" w:right="1119"/>
      </w:pPr>
      <w:bookmarkStart w:id="184" w:name="_Ref64595170"/>
      <w:bookmarkStart w:id="185" w:name="_Toc89274967"/>
      <w:r w:rsidRPr="0066239A">
        <w:lastRenderedPageBreak/>
        <w:t xml:space="preserve">Tabela </w:t>
      </w:r>
      <w:r>
        <w:fldChar w:fldCharType="begin"/>
      </w:r>
      <w:r w:rsidRPr="0066239A">
        <w:instrText>SEQ Tabela \* ARABIC</w:instrText>
      </w:r>
      <w:r>
        <w:fldChar w:fldCharType="separate"/>
      </w:r>
      <w:r w:rsidR="009636C1">
        <w:rPr>
          <w:noProof/>
        </w:rPr>
        <w:t>2</w:t>
      </w:r>
      <w:r>
        <w:fldChar w:fldCharType="end"/>
      </w:r>
      <w:bookmarkEnd w:id="184"/>
      <w:r w:rsidRPr="0066239A">
        <w:t xml:space="preserve"> </w:t>
      </w:r>
      <w:r>
        <w:t>–</w:t>
      </w:r>
      <w:r w:rsidRPr="0066239A">
        <w:t xml:space="preserve"> Quantidade de </w:t>
      </w:r>
      <w:r w:rsidRPr="00E421E3">
        <w:rPr>
          <w:i/>
          <w:iCs/>
        </w:rPr>
        <w:t>strings</w:t>
      </w:r>
      <w:r w:rsidRPr="0066239A">
        <w:t xml:space="preserve"> em cada estado de sujidade a cada </w:t>
      </w:r>
      <w:r>
        <w:t>semana</w:t>
      </w:r>
      <w:bookmarkEnd w:id="185"/>
    </w:p>
    <w:tbl>
      <w:tblPr>
        <w:tblW w:w="64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13"/>
        <w:gridCol w:w="970"/>
        <w:gridCol w:w="970"/>
        <w:gridCol w:w="970"/>
        <w:gridCol w:w="970"/>
        <w:gridCol w:w="1039"/>
      </w:tblGrid>
      <w:tr w:rsidR="00720D3B" w:rsidRPr="00720D3B" w14:paraId="29B6D355" w14:textId="77777777" w:rsidTr="008B1E6E">
        <w:trPr>
          <w:trHeight w:val="815"/>
          <w:jc w:val="center"/>
        </w:trPr>
        <w:tc>
          <w:tcPr>
            <w:tcW w:w="1513" w:type="dxa"/>
            <w:vMerge w:val="restart"/>
            <w:tcBorders>
              <w:left w:val="single" w:sz="4" w:space="0" w:color="FFFFFF" w:themeColor="background1"/>
              <w:right w:val="single" w:sz="4" w:space="0" w:color="FFFFFF" w:themeColor="background1"/>
            </w:tcBorders>
            <w:shd w:val="clear" w:color="000000" w:fill="D9D9D9"/>
            <w:vAlign w:val="center"/>
            <w:hideMark/>
          </w:tcPr>
          <w:p w14:paraId="587453B5" w14:textId="77777777" w:rsidR="00720D3B" w:rsidRPr="00720D3B" w:rsidRDefault="00720D3B" w:rsidP="00E437B7">
            <w:pPr>
              <w:keepNext/>
              <w:keepLines/>
              <w:spacing w:line="240" w:lineRule="auto"/>
              <w:jc w:val="center"/>
              <w:rPr>
                <w:b/>
                <w:bCs/>
                <w:color w:val="000000"/>
                <w:szCs w:val="24"/>
                <w:lang w:val="de-DE" w:eastAsia="de-DE"/>
              </w:rPr>
            </w:pPr>
            <w:r w:rsidRPr="00720D3B">
              <w:rPr>
                <w:b/>
                <w:bCs/>
                <w:color w:val="000000"/>
                <w:szCs w:val="24"/>
                <w:lang w:val="de-DE" w:eastAsia="en-US"/>
              </w:rPr>
              <w:t>Semana de Observação</w:t>
            </w:r>
          </w:p>
        </w:tc>
        <w:tc>
          <w:tcPr>
            <w:tcW w:w="4919" w:type="dxa"/>
            <w:gridSpan w:val="5"/>
            <w:tcBorders>
              <w:top w:val="single" w:sz="4" w:space="0" w:color="auto"/>
              <w:left w:val="single" w:sz="4" w:space="0" w:color="FFFFFF" w:themeColor="background1"/>
              <w:bottom w:val="single" w:sz="4" w:space="0" w:color="auto"/>
              <w:right w:val="single" w:sz="4" w:space="0" w:color="FFFFFF" w:themeColor="background1"/>
            </w:tcBorders>
            <w:shd w:val="clear" w:color="auto" w:fill="F2F2F2" w:themeFill="background1" w:themeFillShade="F2"/>
            <w:vAlign w:val="center"/>
            <w:hideMark/>
          </w:tcPr>
          <w:p w14:paraId="01BC23D2" w14:textId="5297747E" w:rsidR="00720D3B" w:rsidRPr="00552BF8" w:rsidRDefault="00720D3B" w:rsidP="00E437B7">
            <w:pPr>
              <w:keepNext/>
              <w:keepLines/>
              <w:spacing w:line="240" w:lineRule="auto"/>
              <w:jc w:val="center"/>
              <w:rPr>
                <w:b/>
                <w:bCs/>
                <w:szCs w:val="24"/>
                <w:lang w:eastAsia="de-DE"/>
              </w:rPr>
            </w:pPr>
            <w:r w:rsidRPr="00552BF8">
              <w:rPr>
                <w:b/>
                <w:bCs/>
                <w:szCs w:val="24"/>
                <w:lang w:eastAsia="de-DE"/>
              </w:rPr>
              <w:t xml:space="preserve">Quantidade de </w:t>
            </w:r>
            <w:r w:rsidR="00CC5250" w:rsidRPr="00552BF8">
              <w:rPr>
                <w:b/>
                <w:bCs/>
                <w:szCs w:val="24"/>
                <w:lang w:eastAsia="de-DE"/>
              </w:rPr>
              <w:t>dias</w:t>
            </w:r>
            <w:r w:rsidRPr="00552BF8">
              <w:rPr>
                <w:b/>
                <w:bCs/>
                <w:szCs w:val="24"/>
                <w:lang w:eastAsia="de-DE"/>
              </w:rPr>
              <w:t xml:space="preserve"> sem </w:t>
            </w:r>
            <w:r w:rsidR="00A44E1A" w:rsidRPr="00552BF8">
              <w:rPr>
                <w:b/>
                <w:bCs/>
                <w:szCs w:val="24"/>
                <w:lang w:eastAsia="de-DE"/>
              </w:rPr>
              <w:t>limpeza</w:t>
            </w:r>
          </w:p>
        </w:tc>
      </w:tr>
      <w:tr w:rsidR="008B1E6E" w:rsidRPr="00720D3B" w14:paraId="67F0599A" w14:textId="77777777" w:rsidTr="008B1E6E">
        <w:trPr>
          <w:trHeight w:val="846"/>
          <w:jc w:val="center"/>
        </w:trPr>
        <w:tc>
          <w:tcPr>
            <w:tcW w:w="1513" w:type="dxa"/>
            <w:vMerge/>
            <w:tcBorders>
              <w:left w:val="single" w:sz="4" w:space="0" w:color="FFFFFF" w:themeColor="background1"/>
              <w:right w:val="single" w:sz="4" w:space="0" w:color="FFFFFF" w:themeColor="background1"/>
            </w:tcBorders>
            <w:vAlign w:val="center"/>
            <w:hideMark/>
          </w:tcPr>
          <w:p w14:paraId="65D62584" w14:textId="77777777" w:rsidR="00720D3B" w:rsidRPr="00720D3B" w:rsidRDefault="00720D3B" w:rsidP="00E437B7">
            <w:pPr>
              <w:keepNext/>
              <w:keepLines/>
              <w:spacing w:line="240" w:lineRule="auto"/>
              <w:jc w:val="left"/>
              <w:rPr>
                <w:b/>
                <w:bCs/>
                <w:color w:val="000000"/>
                <w:szCs w:val="24"/>
                <w:lang w:eastAsia="de-DE"/>
              </w:rPr>
            </w:pPr>
          </w:p>
        </w:tc>
        <w:tc>
          <w:tcPr>
            <w:tcW w:w="970" w:type="dxa"/>
            <w:tcBorders>
              <w:top w:val="single" w:sz="4" w:space="0" w:color="FFFFFF" w:themeColor="background1"/>
              <w:left w:val="single" w:sz="4" w:space="0" w:color="FFFFFF" w:themeColor="background1"/>
              <w:bottom w:val="single" w:sz="4" w:space="0" w:color="auto"/>
              <w:right w:val="nil"/>
            </w:tcBorders>
            <w:shd w:val="clear" w:color="auto" w:fill="F2F2F2" w:themeFill="background1" w:themeFillShade="F2"/>
            <w:vAlign w:val="center"/>
            <w:hideMark/>
          </w:tcPr>
          <w:p w14:paraId="636A2E4A" w14:textId="1AE3E3B9" w:rsidR="00720D3B" w:rsidRPr="00552BF8" w:rsidRDefault="00CC5250" w:rsidP="00E437B7">
            <w:pPr>
              <w:keepNext/>
              <w:keepLines/>
              <w:spacing w:line="240" w:lineRule="auto"/>
              <w:jc w:val="center"/>
              <w:rPr>
                <w:szCs w:val="24"/>
                <w:lang w:val="de-DE" w:eastAsia="de-DE"/>
              </w:rPr>
            </w:pPr>
            <w:r w:rsidRPr="00552BF8">
              <w:rPr>
                <w:szCs w:val="24"/>
                <w:lang w:val="de-DE" w:eastAsia="de-DE"/>
              </w:rPr>
              <w:t>7</w:t>
            </w:r>
          </w:p>
        </w:tc>
        <w:tc>
          <w:tcPr>
            <w:tcW w:w="970" w:type="dxa"/>
            <w:tcBorders>
              <w:top w:val="single" w:sz="4" w:space="0" w:color="FFFFFF" w:themeColor="background1"/>
              <w:left w:val="nil"/>
              <w:bottom w:val="single" w:sz="4" w:space="0" w:color="auto"/>
              <w:right w:val="nil"/>
            </w:tcBorders>
            <w:shd w:val="clear" w:color="auto" w:fill="F2F2F2" w:themeFill="background1" w:themeFillShade="F2"/>
            <w:vAlign w:val="center"/>
            <w:hideMark/>
          </w:tcPr>
          <w:p w14:paraId="7B7EB7F4" w14:textId="3C87C311" w:rsidR="00720D3B" w:rsidRPr="00552BF8" w:rsidRDefault="00CC5250" w:rsidP="00E437B7">
            <w:pPr>
              <w:keepNext/>
              <w:keepLines/>
              <w:spacing w:line="240" w:lineRule="auto"/>
              <w:jc w:val="center"/>
              <w:rPr>
                <w:szCs w:val="24"/>
                <w:lang w:val="de-DE" w:eastAsia="de-DE"/>
              </w:rPr>
            </w:pPr>
            <w:r w:rsidRPr="00552BF8">
              <w:rPr>
                <w:szCs w:val="24"/>
                <w:lang w:val="de-DE" w:eastAsia="en-US"/>
              </w:rPr>
              <w:t>14</w:t>
            </w:r>
          </w:p>
        </w:tc>
        <w:tc>
          <w:tcPr>
            <w:tcW w:w="970" w:type="dxa"/>
            <w:tcBorders>
              <w:top w:val="single" w:sz="4" w:space="0" w:color="auto"/>
              <w:left w:val="nil"/>
              <w:bottom w:val="single" w:sz="4" w:space="0" w:color="auto"/>
              <w:right w:val="nil"/>
            </w:tcBorders>
            <w:shd w:val="clear" w:color="auto" w:fill="F2F2F2" w:themeFill="background1" w:themeFillShade="F2"/>
            <w:vAlign w:val="center"/>
            <w:hideMark/>
          </w:tcPr>
          <w:p w14:paraId="4763FB22" w14:textId="14BAF5DE" w:rsidR="00720D3B" w:rsidRPr="00720D3B" w:rsidRDefault="00CC5250" w:rsidP="00E437B7">
            <w:pPr>
              <w:keepNext/>
              <w:keepLines/>
              <w:spacing w:line="240" w:lineRule="auto"/>
              <w:jc w:val="center"/>
              <w:rPr>
                <w:color w:val="FFFFFF"/>
                <w:szCs w:val="24"/>
                <w:lang w:val="de-DE" w:eastAsia="de-DE"/>
              </w:rPr>
            </w:pPr>
            <w:r>
              <w:rPr>
                <w:szCs w:val="24"/>
                <w:lang w:val="de-DE" w:eastAsia="en-US"/>
              </w:rPr>
              <w:t>21</w:t>
            </w:r>
          </w:p>
        </w:tc>
        <w:tc>
          <w:tcPr>
            <w:tcW w:w="970" w:type="dxa"/>
            <w:tcBorders>
              <w:top w:val="single" w:sz="4" w:space="0" w:color="auto"/>
              <w:left w:val="nil"/>
              <w:bottom w:val="single" w:sz="4" w:space="0" w:color="auto"/>
              <w:right w:val="nil"/>
            </w:tcBorders>
            <w:shd w:val="clear" w:color="auto" w:fill="F2F2F2" w:themeFill="background1" w:themeFillShade="F2"/>
            <w:vAlign w:val="center"/>
            <w:hideMark/>
          </w:tcPr>
          <w:p w14:paraId="61A62BFB" w14:textId="7F75C242" w:rsidR="00720D3B" w:rsidRPr="00552BF8" w:rsidRDefault="00CC5250" w:rsidP="00E437B7">
            <w:pPr>
              <w:keepNext/>
              <w:keepLines/>
              <w:spacing w:line="240" w:lineRule="auto"/>
              <w:jc w:val="center"/>
              <w:rPr>
                <w:szCs w:val="24"/>
                <w:lang w:val="de-DE" w:eastAsia="de-DE"/>
              </w:rPr>
            </w:pPr>
            <w:r w:rsidRPr="00552BF8">
              <w:rPr>
                <w:szCs w:val="24"/>
                <w:lang w:val="de-DE" w:eastAsia="en-US"/>
              </w:rPr>
              <w:t>28</w:t>
            </w:r>
          </w:p>
        </w:tc>
        <w:tc>
          <w:tcPr>
            <w:tcW w:w="1037" w:type="dxa"/>
            <w:tcBorders>
              <w:top w:val="single" w:sz="4" w:space="0" w:color="auto"/>
              <w:left w:val="nil"/>
              <w:bottom w:val="single" w:sz="4" w:space="0" w:color="auto"/>
              <w:right w:val="single" w:sz="4" w:space="0" w:color="FFFFFF" w:themeColor="background1"/>
            </w:tcBorders>
            <w:shd w:val="clear" w:color="auto" w:fill="F2F2F2" w:themeFill="background1" w:themeFillShade="F2"/>
            <w:vAlign w:val="center"/>
            <w:hideMark/>
          </w:tcPr>
          <w:p w14:paraId="3EF213DA" w14:textId="77777777" w:rsidR="00720D3B" w:rsidRPr="00552BF8" w:rsidRDefault="00720D3B" w:rsidP="00E437B7">
            <w:pPr>
              <w:keepNext/>
              <w:keepLines/>
              <w:spacing w:line="240" w:lineRule="auto"/>
              <w:jc w:val="center"/>
              <w:rPr>
                <w:szCs w:val="24"/>
                <w:lang w:val="de-DE" w:eastAsia="de-DE"/>
              </w:rPr>
            </w:pPr>
            <w:r w:rsidRPr="00552BF8">
              <w:rPr>
                <w:szCs w:val="24"/>
                <w:lang w:val="de-DE" w:eastAsia="en-US"/>
              </w:rPr>
              <w:t>Nunca limpo</w:t>
            </w:r>
          </w:p>
        </w:tc>
      </w:tr>
      <w:tr w:rsidR="00720D3B" w:rsidRPr="00720D3B" w14:paraId="54B60FF3" w14:textId="77777777" w:rsidTr="00552BF8">
        <w:trPr>
          <w:trHeight w:val="431"/>
          <w:jc w:val="center"/>
        </w:trPr>
        <w:tc>
          <w:tcPr>
            <w:tcW w:w="1513" w:type="dxa"/>
            <w:tcBorders>
              <w:left w:val="single" w:sz="4" w:space="0" w:color="FFFFFF" w:themeColor="background1"/>
              <w:right w:val="single" w:sz="4" w:space="0" w:color="FFFFFF" w:themeColor="background1"/>
            </w:tcBorders>
            <w:shd w:val="clear" w:color="000000" w:fill="D9D9D9"/>
            <w:vAlign w:val="center"/>
            <w:hideMark/>
          </w:tcPr>
          <w:p w14:paraId="0AAA46C2" w14:textId="77777777" w:rsidR="00720D3B" w:rsidRPr="00720D3B" w:rsidRDefault="00720D3B" w:rsidP="00E437B7">
            <w:pPr>
              <w:keepNext/>
              <w:keepLines/>
              <w:spacing w:line="240" w:lineRule="auto"/>
              <w:jc w:val="center"/>
              <w:rPr>
                <w:b/>
                <w:bCs/>
                <w:color w:val="000000"/>
                <w:szCs w:val="24"/>
                <w:lang w:val="de-DE" w:eastAsia="de-DE"/>
              </w:rPr>
            </w:pPr>
            <w:r w:rsidRPr="00720D3B">
              <w:rPr>
                <w:b/>
                <w:bCs/>
                <w:szCs w:val="24"/>
                <w:lang w:val="de-DE" w:eastAsia="en-US"/>
              </w:rPr>
              <w:t>1ª</w:t>
            </w:r>
          </w:p>
        </w:tc>
        <w:tc>
          <w:tcPr>
            <w:tcW w:w="970" w:type="dxa"/>
            <w:tcBorders>
              <w:top w:val="single" w:sz="4" w:space="0" w:color="auto"/>
              <w:left w:val="single" w:sz="4" w:space="0" w:color="FFFFFF" w:themeColor="background1"/>
              <w:right w:val="single" w:sz="4" w:space="0" w:color="FFFFFF" w:themeColor="background1"/>
            </w:tcBorders>
            <w:shd w:val="clear" w:color="auto" w:fill="auto"/>
            <w:vAlign w:val="center"/>
            <w:hideMark/>
          </w:tcPr>
          <w:p w14:paraId="416943D6" w14:textId="452C672E" w:rsidR="00720D3B" w:rsidRPr="00720D3B" w:rsidRDefault="003D1E78" w:rsidP="00E437B7">
            <w:pPr>
              <w:keepNext/>
              <w:keepLines/>
              <w:spacing w:line="240" w:lineRule="auto"/>
              <w:jc w:val="center"/>
              <w:rPr>
                <w:color w:val="000000"/>
                <w:szCs w:val="24"/>
                <w:lang w:val="de-DE" w:eastAsia="de-DE"/>
              </w:rPr>
            </w:pPr>
            <w:r>
              <w:rPr>
                <w:color w:val="000000"/>
                <w:szCs w:val="24"/>
                <w:lang w:val="de-DE" w:eastAsia="en-US"/>
              </w:rPr>
              <w:t>3</w:t>
            </w:r>
          </w:p>
        </w:tc>
        <w:tc>
          <w:tcPr>
            <w:tcW w:w="970" w:type="dxa"/>
            <w:tcBorders>
              <w:top w:val="single" w:sz="4" w:space="0" w:color="auto"/>
              <w:left w:val="single" w:sz="4" w:space="0" w:color="FFFFFF" w:themeColor="background1"/>
              <w:right w:val="single" w:sz="4" w:space="0" w:color="FFFFFF" w:themeColor="background1"/>
            </w:tcBorders>
            <w:shd w:val="clear" w:color="auto" w:fill="auto"/>
            <w:vAlign w:val="center"/>
            <w:hideMark/>
          </w:tcPr>
          <w:p w14:paraId="7E5C4DE4" w14:textId="77777777" w:rsidR="00720D3B" w:rsidRPr="00720D3B" w:rsidRDefault="00720D3B" w:rsidP="00E437B7">
            <w:pPr>
              <w:keepNext/>
              <w:keepLines/>
              <w:spacing w:line="240" w:lineRule="auto"/>
              <w:jc w:val="center"/>
              <w:rPr>
                <w:color w:val="000000"/>
                <w:szCs w:val="24"/>
                <w:lang w:val="de-DE" w:eastAsia="de-DE"/>
              </w:rPr>
            </w:pPr>
            <w:r w:rsidRPr="00720D3B">
              <w:rPr>
                <w:color w:val="000000"/>
                <w:szCs w:val="24"/>
                <w:lang w:val="de-DE" w:eastAsia="en-US"/>
              </w:rPr>
              <w:t>0</w:t>
            </w:r>
          </w:p>
        </w:tc>
        <w:tc>
          <w:tcPr>
            <w:tcW w:w="970" w:type="dxa"/>
            <w:tcBorders>
              <w:top w:val="single" w:sz="4" w:space="0" w:color="auto"/>
              <w:left w:val="single" w:sz="4" w:space="0" w:color="FFFFFF" w:themeColor="background1"/>
              <w:right w:val="single" w:sz="4" w:space="0" w:color="FFFFFF" w:themeColor="background1"/>
            </w:tcBorders>
            <w:shd w:val="clear" w:color="auto" w:fill="auto"/>
            <w:vAlign w:val="center"/>
            <w:hideMark/>
          </w:tcPr>
          <w:p w14:paraId="36252C46" w14:textId="77777777" w:rsidR="00720D3B" w:rsidRPr="00720D3B" w:rsidRDefault="00720D3B" w:rsidP="00E437B7">
            <w:pPr>
              <w:keepNext/>
              <w:keepLines/>
              <w:spacing w:line="240" w:lineRule="auto"/>
              <w:jc w:val="center"/>
              <w:rPr>
                <w:color w:val="000000"/>
                <w:szCs w:val="24"/>
                <w:lang w:val="de-DE" w:eastAsia="de-DE"/>
              </w:rPr>
            </w:pPr>
            <w:r w:rsidRPr="00720D3B">
              <w:rPr>
                <w:color w:val="000000"/>
                <w:szCs w:val="24"/>
                <w:lang w:val="de-DE" w:eastAsia="en-US"/>
              </w:rPr>
              <w:t>0</w:t>
            </w:r>
          </w:p>
        </w:tc>
        <w:tc>
          <w:tcPr>
            <w:tcW w:w="970" w:type="dxa"/>
            <w:tcBorders>
              <w:top w:val="single" w:sz="4" w:space="0" w:color="auto"/>
              <w:left w:val="single" w:sz="4" w:space="0" w:color="FFFFFF" w:themeColor="background1"/>
              <w:right w:val="single" w:sz="4" w:space="0" w:color="FFFFFF" w:themeColor="background1"/>
            </w:tcBorders>
            <w:shd w:val="clear" w:color="auto" w:fill="auto"/>
            <w:vAlign w:val="center"/>
            <w:hideMark/>
          </w:tcPr>
          <w:p w14:paraId="4B204A6D" w14:textId="77777777" w:rsidR="00720D3B" w:rsidRPr="00720D3B" w:rsidRDefault="00720D3B" w:rsidP="00E437B7">
            <w:pPr>
              <w:keepNext/>
              <w:keepLines/>
              <w:spacing w:line="240" w:lineRule="auto"/>
              <w:jc w:val="center"/>
              <w:rPr>
                <w:color w:val="000000"/>
                <w:szCs w:val="24"/>
                <w:lang w:val="de-DE" w:eastAsia="de-DE"/>
              </w:rPr>
            </w:pPr>
            <w:r w:rsidRPr="00720D3B">
              <w:rPr>
                <w:color w:val="000000"/>
                <w:szCs w:val="24"/>
                <w:lang w:val="de-DE" w:eastAsia="en-US"/>
              </w:rPr>
              <w:t>0</w:t>
            </w:r>
          </w:p>
        </w:tc>
        <w:tc>
          <w:tcPr>
            <w:tcW w:w="1037" w:type="dxa"/>
            <w:tcBorders>
              <w:top w:val="single" w:sz="4" w:space="0" w:color="auto"/>
              <w:left w:val="single" w:sz="4" w:space="0" w:color="FFFFFF" w:themeColor="background1"/>
              <w:right w:val="single" w:sz="4" w:space="0" w:color="FFFFFF" w:themeColor="background1"/>
            </w:tcBorders>
            <w:shd w:val="clear" w:color="auto" w:fill="auto"/>
            <w:vAlign w:val="center"/>
            <w:hideMark/>
          </w:tcPr>
          <w:p w14:paraId="30D41F00" w14:textId="77777777" w:rsidR="00720D3B" w:rsidRPr="00720D3B" w:rsidRDefault="00720D3B" w:rsidP="00E437B7">
            <w:pPr>
              <w:keepNext/>
              <w:keepLines/>
              <w:spacing w:line="240" w:lineRule="auto"/>
              <w:jc w:val="center"/>
              <w:rPr>
                <w:color w:val="000000"/>
                <w:szCs w:val="24"/>
                <w:lang w:val="de-DE" w:eastAsia="de-DE"/>
              </w:rPr>
            </w:pPr>
            <w:r w:rsidRPr="00720D3B">
              <w:rPr>
                <w:color w:val="000000"/>
                <w:szCs w:val="24"/>
                <w:lang w:val="de-DE" w:eastAsia="en-US"/>
              </w:rPr>
              <w:t>2</w:t>
            </w:r>
          </w:p>
        </w:tc>
      </w:tr>
      <w:tr w:rsidR="00720D3B" w:rsidRPr="00720D3B" w14:paraId="6BBEB544" w14:textId="77777777" w:rsidTr="00373850">
        <w:trPr>
          <w:trHeight w:val="431"/>
          <w:jc w:val="center"/>
        </w:trPr>
        <w:tc>
          <w:tcPr>
            <w:tcW w:w="1513" w:type="dxa"/>
            <w:tcBorders>
              <w:left w:val="single" w:sz="4" w:space="0" w:color="FFFFFF" w:themeColor="background1"/>
              <w:right w:val="single" w:sz="4" w:space="0" w:color="FFFFFF" w:themeColor="background1"/>
            </w:tcBorders>
            <w:shd w:val="clear" w:color="000000" w:fill="D9D9D9"/>
            <w:vAlign w:val="center"/>
            <w:hideMark/>
          </w:tcPr>
          <w:p w14:paraId="678ECC05" w14:textId="77777777" w:rsidR="00720D3B" w:rsidRPr="00720D3B" w:rsidRDefault="00720D3B" w:rsidP="00E437B7">
            <w:pPr>
              <w:keepNext/>
              <w:keepLines/>
              <w:spacing w:line="240" w:lineRule="auto"/>
              <w:jc w:val="center"/>
              <w:rPr>
                <w:b/>
                <w:bCs/>
                <w:color w:val="000000"/>
                <w:szCs w:val="24"/>
                <w:lang w:val="de-DE" w:eastAsia="de-DE"/>
              </w:rPr>
            </w:pPr>
            <w:r w:rsidRPr="00720D3B">
              <w:rPr>
                <w:b/>
                <w:bCs/>
                <w:szCs w:val="24"/>
                <w:lang w:val="de-DE" w:eastAsia="en-US"/>
              </w:rPr>
              <w:t>2ª</w:t>
            </w:r>
          </w:p>
        </w:tc>
        <w:tc>
          <w:tcPr>
            <w:tcW w:w="970" w:type="dxa"/>
            <w:tcBorders>
              <w:left w:val="single" w:sz="4" w:space="0" w:color="FFFFFF" w:themeColor="background1"/>
              <w:right w:val="single" w:sz="4" w:space="0" w:color="FFFFFF" w:themeColor="background1"/>
            </w:tcBorders>
            <w:shd w:val="clear" w:color="auto" w:fill="auto"/>
            <w:vAlign w:val="center"/>
            <w:hideMark/>
          </w:tcPr>
          <w:p w14:paraId="6C35C77C" w14:textId="77777777" w:rsidR="00720D3B" w:rsidRPr="00720D3B" w:rsidRDefault="00720D3B" w:rsidP="00E437B7">
            <w:pPr>
              <w:keepNext/>
              <w:keepLines/>
              <w:spacing w:line="240" w:lineRule="auto"/>
              <w:jc w:val="center"/>
              <w:rPr>
                <w:color w:val="000000"/>
                <w:szCs w:val="24"/>
                <w:lang w:val="de-DE" w:eastAsia="de-DE"/>
              </w:rPr>
            </w:pPr>
            <w:r w:rsidRPr="00720D3B">
              <w:rPr>
                <w:color w:val="000000"/>
                <w:szCs w:val="24"/>
                <w:lang w:val="de-DE" w:eastAsia="en-US"/>
              </w:rPr>
              <w:t>2</w:t>
            </w:r>
          </w:p>
        </w:tc>
        <w:tc>
          <w:tcPr>
            <w:tcW w:w="970" w:type="dxa"/>
            <w:tcBorders>
              <w:left w:val="single" w:sz="4" w:space="0" w:color="FFFFFF" w:themeColor="background1"/>
              <w:right w:val="single" w:sz="4" w:space="0" w:color="FFFFFF" w:themeColor="background1"/>
            </w:tcBorders>
            <w:shd w:val="clear" w:color="auto" w:fill="auto"/>
            <w:vAlign w:val="center"/>
            <w:hideMark/>
          </w:tcPr>
          <w:p w14:paraId="6632E0EC" w14:textId="51866B17" w:rsidR="00720D3B" w:rsidRPr="00720D3B" w:rsidRDefault="003D1E78" w:rsidP="00E437B7">
            <w:pPr>
              <w:keepNext/>
              <w:keepLines/>
              <w:spacing w:line="240" w:lineRule="auto"/>
              <w:jc w:val="center"/>
              <w:rPr>
                <w:color w:val="000000"/>
                <w:szCs w:val="24"/>
                <w:lang w:val="de-DE" w:eastAsia="de-DE"/>
              </w:rPr>
            </w:pPr>
            <w:r>
              <w:rPr>
                <w:color w:val="000000"/>
                <w:szCs w:val="24"/>
                <w:lang w:val="de-DE" w:eastAsia="en-US"/>
              </w:rPr>
              <w:t>2</w:t>
            </w:r>
          </w:p>
        </w:tc>
        <w:tc>
          <w:tcPr>
            <w:tcW w:w="970" w:type="dxa"/>
            <w:tcBorders>
              <w:left w:val="single" w:sz="4" w:space="0" w:color="FFFFFF" w:themeColor="background1"/>
              <w:right w:val="single" w:sz="4" w:space="0" w:color="FFFFFF" w:themeColor="background1"/>
            </w:tcBorders>
            <w:shd w:val="clear" w:color="auto" w:fill="auto"/>
            <w:vAlign w:val="center"/>
            <w:hideMark/>
          </w:tcPr>
          <w:p w14:paraId="48EBA7C2" w14:textId="77777777" w:rsidR="00720D3B" w:rsidRPr="00720D3B" w:rsidRDefault="00720D3B" w:rsidP="00E437B7">
            <w:pPr>
              <w:keepNext/>
              <w:keepLines/>
              <w:spacing w:line="240" w:lineRule="auto"/>
              <w:jc w:val="center"/>
              <w:rPr>
                <w:color w:val="000000"/>
                <w:szCs w:val="24"/>
                <w:lang w:val="de-DE" w:eastAsia="de-DE"/>
              </w:rPr>
            </w:pPr>
            <w:r w:rsidRPr="00720D3B">
              <w:rPr>
                <w:color w:val="000000"/>
                <w:szCs w:val="24"/>
                <w:lang w:val="de-DE" w:eastAsia="en-US"/>
              </w:rPr>
              <w:t>0</w:t>
            </w:r>
          </w:p>
        </w:tc>
        <w:tc>
          <w:tcPr>
            <w:tcW w:w="970" w:type="dxa"/>
            <w:tcBorders>
              <w:left w:val="single" w:sz="4" w:space="0" w:color="FFFFFF" w:themeColor="background1"/>
              <w:right w:val="single" w:sz="4" w:space="0" w:color="FFFFFF" w:themeColor="background1"/>
            </w:tcBorders>
            <w:shd w:val="clear" w:color="auto" w:fill="auto"/>
            <w:vAlign w:val="center"/>
            <w:hideMark/>
          </w:tcPr>
          <w:p w14:paraId="138F9825" w14:textId="77777777" w:rsidR="00720D3B" w:rsidRPr="00720D3B" w:rsidRDefault="00720D3B" w:rsidP="00E437B7">
            <w:pPr>
              <w:keepNext/>
              <w:keepLines/>
              <w:spacing w:line="240" w:lineRule="auto"/>
              <w:jc w:val="center"/>
              <w:rPr>
                <w:color w:val="000000"/>
                <w:szCs w:val="24"/>
                <w:lang w:val="de-DE" w:eastAsia="de-DE"/>
              </w:rPr>
            </w:pPr>
            <w:r w:rsidRPr="00720D3B">
              <w:rPr>
                <w:color w:val="000000"/>
                <w:szCs w:val="24"/>
                <w:lang w:val="de-DE" w:eastAsia="en-US"/>
              </w:rPr>
              <w:t>0</w:t>
            </w:r>
          </w:p>
        </w:tc>
        <w:tc>
          <w:tcPr>
            <w:tcW w:w="1037" w:type="dxa"/>
            <w:tcBorders>
              <w:left w:val="single" w:sz="4" w:space="0" w:color="FFFFFF" w:themeColor="background1"/>
              <w:right w:val="single" w:sz="4" w:space="0" w:color="FFFFFF" w:themeColor="background1"/>
            </w:tcBorders>
            <w:shd w:val="clear" w:color="auto" w:fill="auto"/>
            <w:vAlign w:val="center"/>
            <w:hideMark/>
          </w:tcPr>
          <w:p w14:paraId="06CC6EAE" w14:textId="77777777" w:rsidR="00720D3B" w:rsidRPr="00720D3B" w:rsidRDefault="00720D3B" w:rsidP="00E437B7">
            <w:pPr>
              <w:keepNext/>
              <w:keepLines/>
              <w:spacing w:line="240" w:lineRule="auto"/>
              <w:jc w:val="center"/>
              <w:rPr>
                <w:color w:val="000000"/>
                <w:szCs w:val="24"/>
                <w:lang w:val="de-DE" w:eastAsia="de-DE"/>
              </w:rPr>
            </w:pPr>
            <w:r w:rsidRPr="00720D3B">
              <w:rPr>
                <w:color w:val="000000"/>
                <w:szCs w:val="24"/>
                <w:lang w:val="de-DE" w:eastAsia="en-US"/>
              </w:rPr>
              <w:t>1</w:t>
            </w:r>
          </w:p>
        </w:tc>
      </w:tr>
      <w:tr w:rsidR="00720D3B" w:rsidRPr="00720D3B" w14:paraId="446CC541" w14:textId="77777777" w:rsidTr="00373850">
        <w:trPr>
          <w:trHeight w:val="431"/>
          <w:jc w:val="center"/>
        </w:trPr>
        <w:tc>
          <w:tcPr>
            <w:tcW w:w="1513" w:type="dxa"/>
            <w:tcBorders>
              <w:left w:val="single" w:sz="4" w:space="0" w:color="FFFFFF" w:themeColor="background1"/>
              <w:right w:val="single" w:sz="4" w:space="0" w:color="FFFFFF" w:themeColor="background1"/>
            </w:tcBorders>
            <w:shd w:val="clear" w:color="000000" w:fill="D9D9D9"/>
            <w:vAlign w:val="center"/>
            <w:hideMark/>
          </w:tcPr>
          <w:p w14:paraId="0E3CEA6A" w14:textId="77777777" w:rsidR="00720D3B" w:rsidRPr="00720D3B" w:rsidRDefault="00720D3B" w:rsidP="00E437B7">
            <w:pPr>
              <w:keepNext/>
              <w:keepLines/>
              <w:spacing w:line="240" w:lineRule="auto"/>
              <w:jc w:val="center"/>
              <w:rPr>
                <w:b/>
                <w:bCs/>
                <w:color w:val="000000"/>
                <w:szCs w:val="24"/>
                <w:lang w:val="de-DE" w:eastAsia="de-DE"/>
              </w:rPr>
            </w:pPr>
            <w:r w:rsidRPr="00720D3B">
              <w:rPr>
                <w:b/>
                <w:bCs/>
                <w:szCs w:val="24"/>
                <w:lang w:val="de-DE" w:eastAsia="en-US"/>
              </w:rPr>
              <w:t>3ª</w:t>
            </w:r>
          </w:p>
        </w:tc>
        <w:tc>
          <w:tcPr>
            <w:tcW w:w="970" w:type="dxa"/>
            <w:tcBorders>
              <w:left w:val="single" w:sz="4" w:space="0" w:color="FFFFFF" w:themeColor="background1"/>
              <w:right w:val="single" w:sz="4" w:space="0" w:color="FFFFFF" w:themeColor="background1"/>
            </w:tcBorders>
            <w:shd w:val="clear" w:color="auto" w:fill="auto"/>
            <w:vAlign w:val="center"/>
            <w:hideMark/>
          </w:tcPr>
          <w:p w14:paraId="51F9AFF6" w14:textId="16FAD86E" w:rsidR="00720D3B" w:rsidRPr="00720D3B" w:rsidRDefault="003D1E78" w:rsidP="00E437B7">
            <w:pPr>
              <w:keepNext/>
              <w:keepLines/>
              <w:spacing w:line="240" w:lineRule="auto"/>
              <w:jc w:val="center"/>
              <w:rPr>
                <w:color w:val="000000"/>
                <w:szCs w:val="24"/>
                <w:lang w:val="de-DE" w:eastAsia="de-DE"/>
              </w:rPr>
            </w:pPr>
            <w:r>
              <w:rPr>
                <w:color w:val="000000"/>
                <w:szCs w:val="24"/>
                <w:lang w:val="de-DE" w:eastAsia="en-US"/>
              </w:rPr>
              <w:t>2</w:t>
            </w:r>
          </w:p>
        </w:tc>
        <w:tc>
          <w:tcPr>
            <w:tcW w:w="970" w:type="dxa"/>
            <w:tcBorders>
              <w:left w:val="single" w:sz="4" w:space="0" w:color="FFFFFF" w:themeColor="background1"/>
              <w:right w:val="single" w:sz="4" w:space="0" w:color="FFFFFF" w:themeColor="background1"/>
            </w:tcBorders>
            <w:shd w:val="clear" w:color="auto" w:fill="auto"/>
            <w:vAlign w:val="center"/>
            <w:hideMark/>
          </w:tcPr>
          <w:p w14:paraId="72E046D5" w14:textId="77777777" w:rsidR="00720D3B" w:rsidRPr="00720D3B" w:rsidRDefault="00720D3B" w:rsidP="00E437B7">
            <w:pPr>
              <w:keepNext/>
              <w:keepLines/>
              <w:spacing w:line="240" w:lineRule="auto"/>
              <w:jc w:val="center"/>
              <w:rPr>
                <w:color w:val="000000"/>
                <w:szCs w:val="24"/>
                <w:lang w:val="de-DE" w:eastAsia="de-DE"/>
              </w:rPr>
            </w:pPr>
            <w:r w:rsidRPr="00720D3B">
              <w:rPr>
                <w:color w:val="000000"/>
                <w:szCs w:val="24"/>
                <w:lang w:val="de-DE" w:eastAsia="en-US"/>
              </w:rPr>
              <w:t>1</w:t>
            </w:r>
          </w:p>
        </w:tc>
        <w:tc>
          <w:tcPr>
            <w:tcW w:w="970" w:type="dxa"/>
            <w:tcBorders>
              <w:left w:val="single" w:sz="4" w:space="0" w:color="FFFFFF" w:themeColor="background1"/>
              <w:right w:val="single" w:sz="4" w:space="0" w:color="FFFFFF" w:themeColor="background1"/>
            </w:tcBorders>
            <w:shd w:val="clear" w:color="auto" w:fill="auto"/>
            <w:vAlign w:val="center"/>
            <w:hideMark/>
          </w:tcPr>
          <w:p w14:paraId="210A4ABF" w14:textId="71D9376D" w:rsidR="00720D3B" w:rsidRPr="00720D3B" w:rsidRDefault="003D1E78" w:rsidP="00E437B7">
            <w:pPr>
              <w:keepNext/>
              <w:keepLines/>
              <w:spacing w:line="240" w:lineRule="auto"/>
              <w:jc w:val="center"/>
              <w:rPr>
                <w:color w:val="000000"/>
                <w:szCs w:val="24"/>
                <w:lang w:val="de-DE" w:eastAsia="de-DE"/>
              </w:rPr>
            </w:pPr>
            <w:r>
              <w:rPr>
                <w:color w:val="000000"/>
                <w:szCs w:val="24"/>
                <w:lang w:val="de-DE" w:eastAsia="en-US"/>
              </w:rPr>
              <w:t>1</w:t>
            </w:r>
          </w:p>
        </w:tc>
        <w:tc>
          <w:tcPr>
            <w:tcW w:w="970" w:type="dxa"/>
            <w:tcBorders>
              <w:left w:val="single" w:sz="4" w:space="0" w:color="FFFFFF" w:themeColor="background1"/>
              <w:right w:val="single" w:sz="4" w:space="0" w:color="FFFFFF" w:themeColor="background1"/>
            </w:tcBorders>
            <w:shd w:val="clear" w:color="auto" w:fill="auto"/>
            <w:vAlign w:val="center"/>
            <w:hideMark/>
          </w:tcPr>
          <w:p w14:paraId="22E2547C" w14:textId="77777777" w:rsidR="00720D3B" w:rsidRPr="00720D3B" w:rsidRDefault="00720D3B" w:rsidP="00E437B7">
            <w:pPr>
              <w:keepNext/>
              <w:keepLines/>
              <w:spacing w:line="240" w:lineRule="auto"/>
              <w:jc w:val="center"/>
              <w:rPr>
                <w:color w:val="000000"/>
                <w:szCs w:val="24"/>
                <w:lang w:val="de-DE" w:eastAsia="de-DE"/>
              </w:rPr>
            </w:pPr>
            <w:r w:rsidRPr="00720D3B">
              <w:rPr>
                <w:color w:val="000000"/>
                <w:szCs w:val="24"/>
                <w:lang w:val="de-DE" w:eastAsia="en-US"/>
              </w:rPr>
              <w:t>0</w:t>
            </w:r>
          </w:p>
        </w:tc>
        <w:tc>
          <w:tcPr>
            <w:tcW w:w="1037" w:type="dxa"/>
            <w:tcBorders>
              <w:left w:val="single" w:sz="4" w:space="0" w:color="FFFFFF" w:themeColor="background1"/>
              <w:right w:val="single" w:sz="4" w:space="0" w:color="FFFFFF" w:themeColor="background1"/>
            </w:tcBorders>
            <w:shd w:val="clear" w:color="auto" w:fill="auto"/>
            <w:vAlign w:val="center"/>
            <w:hideMark/>
          </w:tcPr>
          <w:p w14:paraId="5FCFDD61" w14:textId="77777777" w:rsidR="00720D3B" w:rsidRPr="00720D3B" w:rsidRDefault="00720D3B" w:rsidP="00E437B7">
            <w:pPr>
              <w:keepNext/>
              <w:keepLines/>
              <w:spacing w:line="240" w:lineRule="auto"/>
              <w:jc w:val="center"/>
              <w:rPr>
                <w:color w:val="000000"/>
                <w:szCs w:val="24"/>
                <w:lang w:val="de-DE" w:eastAsia="de-DE"/>
              </w:rPr>
            </w:pPr>
            <w:r w:rsidRPr="00720D3B">
              <w:rPr>
                <w:color w:val="000000"/>
                <w:szCs w:val="24"/>
                <w:lang w:val="de-DE" w:eastAsia="en-US"/>
              </w:rPr>
              <w:t>1</w:t>
            </w:r>
          </w:p>
        </w:tc>
      </w:tr>
      <w:tr w:rsidR="00720D3B" w:rsidRPr="00720D3B" w14:paraId="42876D36" w14:textId="77777777" w:rsidTr="00373850">
        <w:trPr>
          <w:trHeight w:val="431"/>
          <w:jc w:val="center"/>
        </w:trPr>
        <w:tc>
          <w:tcPr>
            <w:tcW w:w="1513" w:type="dxa"/>
            <w:tcBorders>
              <w:left w:val="single" w:sz="4" w:space="0" w:color="FFFFFF" w:themeColor="background1"/>
              <w:right w:val="single" w:sz="4" w:space="0" w:color="FFFFFF" w:themeColor="background1"/>
            </w:tcBorders>
            <w:shd w:val="clear" w:color="000000" w:fill="D9D9D9"/>
            <w:vAlign w:val="center"/>
            <w:hideMark/>
          </w:tcPr>
          <w:p w14:paraId="1BD8217D" w14:textId="77777777" w:rsidR="00720D3B" w:rsidRPr="00720D3B" w:rsidRDefault="00720D3B" w:rsidP="00E437B7">
            <w:pPr>
              <w:keepNext/>
              <w:keepLines/>
              <w:spacing w:line="240" w:lineRule="auto"/>
              <w:jc w:val="center"/>
              <w:rPr>
                <w:b/>
                <w:bCs/>
                <w:color w:val="000000"/>
                <w:szCs w:val="24"/>
                <w:lang w:val="de-DE" w:eastAsia="de-DE"/>
              </w:rPr>
            </w:pPr>
            <w:r w:rsidRPr="00720D3B">
              <w:rPr>
                <w:b/>
                <w:bCs/>
                <w:szCs w:val="24"/>
                <w:lang w:val="de-DE" w:eastAsia="en-US"/>
              </w:rPr>
              <w:t>4ª</w:t>
            </w:r>
          </w:p>
        </w:tc>
        <w:tc>
          <w:tcPr>
            <w:tcW w:w="970" w:type="dxa"/>
            <w:tcBorders>
              <w:left w:val="single" w:sz="4" w:space="0" w:color="FFFFFF" w:themeColor="background1"/>
              <w:right w:val="single" w:sz="4" w:space="0" w:color="FFFFFF" w:themeColor="background1"/>
            </w:tcBorders>
            <w:shd w:val="clear" w:color="auto" w:fill="auto"/>
            <w:vAlign w:val="center"/>
            <w:hideMark/>
          </w:tcPr>
          <w:p w14:paraId="4D8967D7" w14:textId="77777777" w:rsidR="00720D3B" w:rsidRPr="00720D3B" w:rsidRDefault="00720D3B" w:rsidP="00E437B7">
            <w:pPr>
              <w:keepNext/>
              <w:keepLines/>
              <w:spacing w:line="240" w:lineRule="auto"/>
              <w:jc w:val="center"/>
              <w:rPr>
                <w:color w:val="000000"/>
                <w:szCs w:val="24"/>
                <w:lang w:val="de-DE" w:eastAsia="de-DE"/>
              </w:rPr>
            </w:pPr>
            <w:r w:rsidRPr="00720D3B">
              <w:rPr>
                <w:color w:val="000000"/>
                <w:szCs w:val="24"/>
                <w:lang w:val="de-DE" w:eastAsia="en-US"/>
              </w:rPr>
              <w:t>1</w:t>
            </w:r>
          </w:p>
        </w:tc>
        <w:tc>
          <w:tcPr>
            <w:tcW w:w="970" w:type="dxa"/>
            <w:tcBorders>
              <w:left w:val="single" w:sz="4" w:space="0" w:color="FFFFFF" w:themeColor="background1"/>
              <w:right w:val="single" w:sz="4" w:space="0" w:color="FFFFFF" w:themeColor="background1"/>
            </w:tcBorders>
            <w:shd w:val="clear" w:color="auto" w:fill="auto"/>
            <w:vAlign w:val="center"/>
            <w:hideMark/>
          </w:tcPr>
          <w:p w14:paraId="2B617C1F" w14:textId="77777777" w:rsidR="00720D3B" w:rsidRPr="00720D3B" w:rsidRDefault="00720D3B" w:rsidP="00E437B7">
            <w:pPr>
              <w:keepNext/>
              <w:keepLines/>
              <w:spacing w:line="240" w:lineRule="auto"/>
              <w:jc w:val="center"/>
              <w:rPr>
                <w:color w:val="000000"/>
                <w:szCs w:val="24"/>
                <w:lang w:val="de-DE" w:eastAsia="de-DE"/>
              </w:rPr>
            </w:pPr>
            <w:r w:rsidRPr="00720D3B">
              <w:rPr>
                <w:color w:val="000000"/>
                <w:szCs w:val="24"/>
                <w:lang w:val="de-DE" w:eastAsia="en-US"/>
              </w:rPr>
              <w:t>1</w:t>
            </w:r>
          </w:p>
        </w:tc>
        <w:tc>
          <w:tcPr>
            <w:tcW w:w="970" w:type="dxa"/>
            <w:tcBorders>
              <w:left w:val="single" w:sz="4" w:space="0" w:color="FFFFFF" w:themeColor="background1"/>
              <w:right w:val="single" w:sz="4" w:space="0" w:color="FFFFFF" w:themeColor="background1"/>
            </w:tcBorders>
            <w:shd w:val="clear" w:color="auto" w:fill="auto"/>
            <w:vAlign w:val="center"/>
            <w:hideMark/>
          </w:tcPr>
          <w:p w14:paraId="55E38302" w14:textId="77777777" w:rsidR="00720D3B" w:rsidRPr="00720D3B" w:rsidRDefault="00720D3B" w:rsidP="00E437B7">
            <w:pPr>
              <w:keepNext/>
              <w:keepLines/>
              <w:spacing w:line="240" w:lineRule="auto"/>
              <w:jc w:val="center"/>
              <w:rPr>
                <w:color w:val="000000"/>
                <w:szCs w:val="24"/>
                <w:lang w:val="de-DE" w:eastAsia="de-DE"/>
              </w:rPr>
            </w:pPr>
            <w:r w:rsidRPr="00720D3B">
              <w:rPr>
                <w:color w:val="000000"/>
                <w:szCs w:val="24"/>
                <w:lang w:val="de-DE" w:eastAsia="en-US"/>
              </w:rPr>
              <w:t>1</w:t>
            </w:r>
          </w:p>
        </w:tc>
        <w:tc>
          <w:tcPr>
            <w:tcW w:w="970" w:type="dxa"/>
            <w:tcBorders>
              <w:left w:val="single" w:sz="4" w:space="0" w:color="FFFFFF" w:themeColor="background1"/>
              <w:right w:val="single" w:sz="4" w:space="0" w:color="FFFFFF" w:themeColor="background1"/>
            </w:tcBorders>
            <w:shd w:val="clear" w:color="auto" w:fill="auto"/>
            <w:vAlign w:val="center"/>
            <w:hideMark/>
          </w:tcPr>
          <w:p w14:paraId="1425C416" w14:textId="304DCC24" w:rsidR="00720D3B" w:rsidRPr="00720D3B" w:rsidRDefault="003D1E78" w:rsidP="00E437B7">
            <w:pPr>
              <w:keepNext/>
              <w:keepLines/>
              <w:spacing w:line="240" w:lineRule="auto"/>
              <w:jc w:val="center"/>
              <w:rPr>
                <w:color w:val="000000"/>
                <w:szCs w:val="24"/>
                <w:lang w:val="de-DE" w:eastAsia="de-DE"/>
              </w:rPr>
            </w:pPr>
            <w:r>
              <w:rPr>
                <w:color w:val="000000"/>
                <w:szCs w:val="24"/>
                <w:lang w:val="de-DE" w:eastAsia="en-US"/>
              </w:rPr>
              <w:t>1</w:t>
            </w:r>
          </w:p>
        </w:tc>
        <w:tc>
          <w:tcPr>
            <w:tcW w:w="1037" w:type="dxa"/>
            <w:tcBorders>
              <w:left w:val="single" w:sz="4" w:space="0" w:color="FFFFFF" w:themeColor="background1"/>
              <w:right w:val="single" w:sz="4" w:space="0" w:color="FFFFFF" w:themeColor="background1"/>
            </w:tcBorders>
            <w:shd w:val="clear" w:color="auto" w:fill="auto"/>
            <w:vAlign w:val="center"/>
            <w:hideMark/>
          </w:tcPr>
          <w:p w14:paraId="07E04A1A" w14:textId="77777777" w:rsidR="00720D3B" w:rsidRPr="00720D3B" w:rsidRDefault="00720D3B" w:rsidP="00E437B7">
            <w:pPr>
              <w:keepNext/>
              <w:keepLines/>
              <w:spacing w:line="240" w:lineRule="auto"/>
              <w:jc w:val="center"/>
              <w:rPr>
                <w:color w:val="000000"/>
                <w:szCs w:val="24"/>
                <w:lang w:val="de-DE" w:eastAsia="de-DE"/>
              </w:rPr>
            </w:pPr>
            <w:r w:rsidRPr="00720D3B">
              <w:rPr>
                <w:color w:val="000000"/>
                <w:szCs w:val="24"/>
                <w:lang w:val="de-DE" w:eastAsia="en-US"/>
              </w:rPr>
              <w:t>1</w:t>
            </w:r>
          </w:p>
        </w:tc>
      </w:tr>
    </w:tbl>
    <w:p w14:paraId="0ACD85A5" w14:textId="6DAED126" w:rsidR="00584657" w:rsidRDefault="00584657" w:rsidP="00E437B7">
      <w:pPr>
        <w:pStyle w:val="FontedeIlustrao"/>
        <w:keepLines/>
        <w:ind w:left="1302" w:right="1315"/>
      </w:pPr>
      <w:r w:rsidRPr="005B3F10">
        <w:t>Fonte: Produção do próprio autor.</w:t>
      </w:r>
    </w:p>
    <w:p w14:paraId="2FC7BD5A" w14:textId="454415DF" w:rsidR="00201C6D" w:rsidRDefault="00201C6D" w:rsidP="00F609A8">
      <w:pPr>
        <w:pStyle w:val="FontedeIlustrao"/>
        <w:ind w:left="490"/>
      </w:pPr>
    </w:p>
    <w:p w14:paraId="54014B8D" w14:textId="5A374CC2" w:rsidR="00FA5DC4" w:rsidRDefault="00DB1448" w:rsidP="00DB1448">
      <w:r>
        <w:t xml:space="preserve">Durante a execução do trabalho de limpeza foi realizado </w:t>
      </w:r>
      <w:r w:rsidR="00711BFB">
        <w:t>a cronometragem do tempo de execução do trabalho de limpeza para cada módulo</w:t>
      </w:r>
      <w:r w:rsidR="00AC03EE">
        <w:t xml:space="preserve">, o qual possui individualmente </w:t>
      </w:r>
      <w:r w:rsidR="00A5044A">
        <w:t xml:space="preserve">área de </w:t>
      </w:r>
      <w:r w:rsidR="00656016">
        <w:t>1,66 m²</w:t>
      </w:r>
      <w:r w:rsidR="00961CD3">
        <w:t xml:space="preserve"> (</w:t>
      </w:r>
      <w:r w:rsidR="00961CD3">
        <w:fldChar w:fldCharType="begin"/>
      </w:r>
      <w:r w:rsidR="00961CD3">
        <w:instrText xml:space="preserve"> REF _Ref85222385 \n \h </w:instrText>
      </w:r>
      <w:r w:rsidR="00961CD3">
        <w:fldChar w:fldCharType="separate"/>
      </w:r>
      <w:r w:rsidR="009636C1">
        <w:t>ANEXO B</w:t>
      </w:r>
      <w:r w:rsidR="00961CD3">
        <w:fldChar w:fldCharType="end"/>
      </w:r>
      <w:r w:rsidR="00961CD3">
        <w:t xml:space="preserve">). </w:t>
      </w:r>
      <w:r w:rsidR="006F1270">
        <w:t xml:space="preserve">Como </w:t>
      </w:r>
      <w:r w:rsidR="00BB088F">
        <w:t xml:space="preserve">as </w:t>
      </w:r>
      <w:r w:rsidR="00BB088F">
        <w:rPr>
          <w:i/>
          <w:iCs/>
        </w:rPr>
        <w:t xml:space="preserve">strings </w:t>
      </w:r>
      <w:r w:rsidR="006F1270">
        <w:t xml:space="preserve">foram limpas </w:t>
      </w:r>
      <w:r w:rsidR="001C56F6">
        <w:t>um total de 8 vezes, e cada</w:t>
      </w:r>
      <w:r w:rsidR="006F1270">
        <w:t xml:space="preserve"> </w:t>
      </w:r>
      <w:r w:rsidR="00BB088F">
        <w:t>uma</w:t>
      </w:r>
      <w:r w:rsidR="006F1270">
        <w:t xml:space="preserve"> </w:t>
      </w:r>
      <w:r w:rsidR="001C56F6">
        <w:t xml:space="preserve">possui </w:t>
      </w:r>
      <w:r w:rsidR="006F1270">
        <w:t>17 módulos</w:t>
      </w:r>
      <w:r w:rsidR="00714B50">
        <w:t>, isso totaliza</w:t>
      </w:r>
      <w:r w:rsidR="006F76C1">
        <w:t xml:space="preserve"> </w:t>
      </w:r>
      <w:r w:rsidR="00BB088F">
        <w:t>225,8 m² limpos, e</w:t>
      </w:r>
      <w:r w:rsidR="00714B50">
        <w:t xml:space="preserve"> </w:t>
      </w:r>
      <w:r w:rsidR="006F76C1">
        <w:t>136</w:t>
      </w:r>
      <w:r w:rsidR="00714B50">
        <w:t xml:space="preserve"> pontos</w:t>
      </w:r>
      <w:r w:rsidR="00E3543D">
        <w:t xml:space="preserve"> apresentado em formato de </w:t>
      </w:r>
      <w:r w:rsidR="00E3543D">
        <w:rPr>
          <w:i/>
          <w:iCs/>
        </w:rPr>
        <w:t xml:space="preserve">box </w:t>
      </w:r>
      <w:proofErr w:type="spellStart"/>
      <w:r w:rsidR="00E3543D">
        <w:rPr>
          <w:i/>
          <w:iCs/>
        </w:rPr>
        <w:t>plot</w:t>
      </w:r>
      <w:proofErr w:type="spellEnd"/>
      <w:r w:rsidR="00910B4F">
        <w:t xml:space="preserve"> </w:t>
      </w:r>
      <w:r w:rsidR="00FC0EB4">
        <w:t xml:space="preserve">no </w:t>
      </w:r>
      <w:r w:rsidR="00910B4F">
        <w:fldChar w:fldCharType="begin"/>
      </w:r>
      <w:r w:rsidR="00910B4F">
        <w:instrText xml:space="preserve"> REF  _Ref88907214 \* Lower \h </w:instrText>
      </w:r>
      <w:r w:rsidR="00910B4F">
        <w:fldChar w:fldCharType="separate"/>
      </w:r>
      <w:r w:rsidR="009636C1">
        <w:t xml:space="preserve">gráfico </w:t>
      </w:r>
      <w:r w:rsidR="009636C1">
        <w:rPr>
          <w:noProof/>
        </w:rPr>
        <w:t>9</w:t>
      </w:r>
      <w:r w:rsidR="00910B4F">
        <w:fldChar w:fldCharType="end"/>
      </w:r>
      <w:r w:rsidR="006F1270">
        <w:t xml:space="preserve">. </w:t>
      </w:r>
      <w:r w:rsidR="009B7FC3">
        <w:t>N</w:t>
      </w:r>
      <w:r w:rsidR="001F0AAC">
        <w:t xml:space="preserve">a </w:t>
      </w:r>
      <w:r w:rsidR="001F0AAC">
        <w:fldChar w:fldCharType="begin"/>
      </w:r>
      <w:r w:rsidR="001F0AAC">
        <w:instrText xml:space="preserve"> REF  _Ref89255289 \* Lower \h </w:instrText>
      </w:r>
      <w:r w:rsidR="001F0AAC">
        <w:fldChar w:fldCharType="separate"/>
      </w:r>
      <w:r w:rsidR="009636C1">
        <w:t xml:space="preserve">tabela </w:t>
      </w:r>
      <w:r w:rsidR="009636C1">
        <w:rPr>
          <w:noProof/>
        </w:rPr>
        <w:t>3</w:t>
      </w:r>
      <w:r w:rsidR="001F0AAC">
        <w:fldChar w:fldCharType="end"/>
      </w:r>
      <w:r w:rsidR="001F0AAC">
        <w:t xml:space="preserve"> é</w:t>
      </w:r>
      <w:r w:rsidR="009B7FC3">
        <w:t xml:space="preserve"> possível observar suas médias e desvios padrão.</w:t>
      </w:r>
      <w:r w:rsidR="00FA5DC4">
        <w:t xml:space="preserve"> </w:t>
      </w:r>
    </w:p>
    <w:p w14:paraId="71B62C8F" w14:textId="64C8A56E" w:rsidR="00456309" w:rsidRDefault="00456309" w:rsidP="00922C89">
      <w:pPr>
        <w:pStyle w:val="Caption"/>
        <w:keepNext/>
        <w:keepLines/>
        <w:ind w:left="1316" w:right="1371"/>
      </w:pPr>
    </w:p>
    <w:p w14:paraId="1AFCF98F" w14:textId="6FC755B5" w:rsidR="001F0AAC" w:rsidRDefault="001F0AAC" w:rsidP="001F0AAC">
      <w:pPr>
        <w:pStyle w:val="Caption"/>
        <w:keepNext/>
        <w:keepLines/>
        <w:ind w:left="1372" w:right="1315"/>
      </w:pPr>
      <w:bookmarkStart w:id="186" w:name="_Ref89255289"/>
      <w:bookmarkStart w:id="187" w:name="_Toc89274968"/>
      <w:r>
        <w:t xml:space="preserve">Tabela </w:t>
      </w:r>
      <w:fldSimple w:instr=" SEQ Tabela \* ARABIC ">
        <w:r w:rsidR="009636C1">
          <w:rPr>
            <w:noProof/>
          </w:rPr>
          <w:t>3</w:t>
        </w:r>
      </w:fldSimple>
      <w:bookmarkEnd w:id="186"/>
      <w:r>
        <w:t xml:space="preserve"> – </w:t>
      </w:r>
      <w:r w:rsidRPr="007F31F0">
        <w:t>Média e desvio padrão do tempo em minutos de limpezas por módulo</w:t>
      </w:r>
      <w:bookmarkEnd w:id="187"/>
    </w:p>
    <w:tbl>
      <w:tblPr>
        <w:tblStyle w:val="TableGrid"/>
        <w:tblW w:w="6374" w:type="dxa"/>
        <w:jc w:val="center"/>
        <w:tblLook w:val="04A0" w:firstRow="1" w:lastRow="0" w:firstColumn="1" w:lastColumn="0" w:noHBand="0" w:noVBand="1"/>
      </w:tblPr>
      <w:tblGrid>
        <w:gridCol w:w="1055"/>
        <w:gridCol w:w="976"/>
        <w:gridCol w:w="1225"/>
        <w:gridCol w:w="1275"/>
        <w:gridCol w:w="1843"/>
      </w:tblGrid>
      <w:tr w:rsidR="00AA4919" w:rsidRPr="00893918" w14:paraId="18719B63" w14:textId="31B13E86" w:rsidTr="00372371">
        <w:trPr>
          <w:trHeight w:val="612"/>
          <w:jc w:val="center"/>
        </w:trPr>
        <w:tc>
          <w:tcPr>
            <w:tcW w:w="1055" w:type="dxa"/>
            <w:tcBorders>
              <w:left w:val="nil"/>
              <w:bottom w:val="single" w:sz="4" w:space="0" w:color="auto"/>
              <w:right w:val="nil"/>
            </w:tcBorders>
            <w:vAlign w:val="center"/>
          </w:tcPr>
          <w:p w14:paraId="3CA3A615" w14:textId="3CB69AEA" w:rsidR="00AA4919" w:rsidRPr="00BB38B6" w:rsidRDefault="00AA4919" w:rsidP="001F0AAC">
            <w:pPr>
              <w:keepNext/>
              <w:keepLines/>
              <w:spacing w:line="240" w:lineRule="auto"/>
              <w:jc w:val="center"/>
              <w:rPr>
                <w:szCs w:val="24"/>
                <w:lang w:val="de-DE" w:eastAsia="de-DE"/>
              </w:rPr>
            </w:pPr>
            <w:r>
              <w:rPr>
                <w:color w:val="000000"/>
                <w:szCs w:val="24"/>
                <w:lang w:val="de-DE" w:eastAsia="de-DE"/>
              </w:rPr>
              <w:t>Data</w:t>
            </w:r>
          </w:p>
        </w:tc>
        <w:tc>
          <w:tcPr>
            <w:tcW w:w="976" w:type="dxa"/>
            <w:tcBorders>
              <w:left w:val="nil"/>
              <w:bottom w:val="single" w:sz="4" w:space="0" w:color="auto"/>
              <w:right w:val="nil"/>
            </w:tcBorders>
            <w:noWrap/>
            <w:vAlign w:val="center"/>
            <w:hideMark/>
          </w:tcPr>
          <w:p w14:paraId="6828ED4C" w14:textId="25A4C198" w:rsidR="00AA4919" w:rsidRPr="00893918" w:rsidRDefault="00AA4919" w:rsidP="001F0AAC">
            <w:pPr>
              <w:keepNext/>
              <w:keepLines/>
              <w:spacing w:line="240" w:lineRule="auto"/>
              <w:jc w:val="center"/>
              <w:rPr>
                <w:szCs w:val="24"/>
                <w:lang w:val="de-DE" w:eastAsia="de-DE"/>
              </w:rPr>
            </w:pPr>
            <w:r w:rsidRPr="00BB38B6">
              <w:rPr>
                <w:szCs w:val="24"/>
                <w:lang w:val="de-DE" w:eastAsia="de-DE"/>
              </w:rPr>
              <w:t>Semana</w:t>
            </w:r>
          </w:p>
        </w:tc>
        <w:tc>
          <w:tcPr>
            <w:tcW w:w="1225" w:type="dxa"/>
            <w:tcBorders>
              <w:left w:val="nil"/>
              <w:bottom w:val="single" w:sz="4" w:space="0" w:color="auto"/>
              <w:right w:val="nil"/>
            </w:tcBorders>
            <w:noWrap/>
            <w:vAlign w:val="center"/>
            <w:hideMark/>
          </w:tcPr>
          <w:p w14:paraId="05247B5B" w14:textId="6B1D5129" w:rsidR="00AA4919" w:rsidRPr="00893918" w:rsidRDefault="00AA4919" w:rsidP="001F0AAC">
            <w:pPr>
              <w:keepNext/>
              <w:keepLines/>
              <w:spacing w:line="240" w:lineRule="auto"/>
              <w:jc w:val="center"/>
              <w:rPr>
                <w:color w:val="000000"/>
                <w:szCs w:val="24"/>
                <w:lang w:val="de-DE" w:eastAsia="de-DE"/>
              </w:rPr>
            </w:pPr>
            <w:r w:rsidRPr="00893918">
              <w:rPr>
                <w:color w:val="000000"/>
                <w:szCs w:val="24"/>
                <w:lang w:val="de-DE" w:eastAsia="de-DE"/>
              </w:rPr>
              <w:t>Média</w:t>
            </w:r>
            <w:r w:rsidR="00045F8D">
              <w:rPr>
                <w:color w:val="000000"/>
                <w:szCs w:val="24"/>
                <w:lang w:val="de-DE" w:eastAsia="de-DE"/>
              </w:rPr>
              <w:t xml:space="preserve"> de tempo</w:t>
            </w:r>
          </w:p>
        </w:tc>
        <w:tc>
          <w:tcPr>
            <w:tcW w:w="1275" w:type="dxa"/>
            <w:tcBorders>
              <w:left w:val="nil"/>
              <w:bottom w:val="single" w:sz="4" w:space="0" w:color="auto"/>
              <w:right w:val="nil"/>
            </w:tcBorders>
            <w:noWrap/>
            <w:vAlign w:val="center"/>
            <w:hideMark/>
          </w:tcPr>
          <w:p w14:paraId="639CFBB8" w14:textId="77777777" w:rsidR="00AA4919" w:rsidRPr="00893918" w:rsidRDefault="00AA4919" w:rsidP="001F0AAC">
            <w:pPr>
              <w:keepNext/>
              <w:keepLines/>
              <w:spacing w:line="240" w:lineRule="auto"/>
              <w:jc w:val="center"/>
              <w:rPr>
                <w:color w:val="000000"/>
                <w:szCs w:val="24"/>
                <w:lang w:val="de-DE" w:eastAsia="de-DE"/>
              </w:rPr>
            </w:pPr>
            <w:r w:rsidRPr="00893918">
              <w:rPr>
                <w:color w:val="000000"/>
                <w:szCs w:val="24"/>
                <w:lang w:val="de-DE" w:eastAsia="de-DE"/>
              </w:rPr>
              <w:t>Desvio padrão</w:t>
            </w:r>
          </w:p>
        </w:tc>
        <w:tc>
          <w:tcPr>
            <w:tcW w:w="1843" w:type="dxa"/>
            <w:tcBorders>
              <w:left w:val="nil"/>
              <w:bottom w:val="single" w:sz="4" w:space="0" w:color="auto"/>
              <w:right w:val="nil"/>
            </w:tcBorders>
            <w:vAlign w:val="center"/>
          </w:tcPr>
          <w:p w14:paraId="77B86083" w14:textId="77864891" w:rsidR="00AA4919" w:rsidRPr="00893918" w:rsidRDefault="00AA4919" w:rsidP="001F0AAC">
            <w:pPr>
              <w:keepNext/>
              <w:keepLines/>
              <w:spacing w:line="240" w:lineRule="auto"/>
              <w:jc w:val="center"/>
              <w:rPr>
                <w:color w:val="000000"/>
                <w:szCs w:val="24"/>
                <w:lang w:val="de-DE" w:eastAsia="de-DE"/>
              </w:rPr>
            </w:pPr>
            <w:r>
              <w:rPr>
                <w:color w:val="000000"/>
                <w:szCs w:val="24"/>
                <w:lang w:val="de-DE" w:eastAsia="de-DE"/>
              </w:rPr>
              <w:t>Quantidade de MFVs limpos</w:t>
            </w:r>
          </w:p>
        </w:tc>
      </w:tr>
      <w:tr w:rsidR="00AA4919" w:rsidRPr="00893918" w14:paraId="65947417" w14:textId="1CD9A402" w:rsidTr="00372371">
        <w:trPr>
          <w:trHeight w:val="288"/>
          <w:jc w:val="center"/>
        </w:trPr>
        <w:tc>
          <w:tcPr>
            <w:tcW w:w="1055" w:type="dxa"/>
            <w:tcBorders>
              <w:left w:val="nil"/>
              <w:bottom w:val="nil"/>
              <w:right w:val="nil"/>
            </w:tcBorders>
            <w:vAlign w:val="center"/>
          </w:tcPr>
          <w:p w14:paraId="6BD02BBC" w14:textId="4461CBC3" w:rsidR="00AA4919" w:rsidRPr="00BB38B6" w:rsidRDefault="00AA4919" w:rsidP="001F0AAC">
            <w:pPr>
              <w:keepNext/>
              <w:keepLines/>
              <w:spacing w:line="240" w:lineRule="auto"/>
              <w:jc w:val="center"/>
              <w:rPr>
                <w:color w:val="000000"/>
                <w:szCs w:val="24"/>
                <w:lang w:val="de-DE" w:eastAsia="de-DE"/>
              </w:rPr>
            </w:pPr>
            <w:r>
              <w:rPr>
                <w:rFonts w:ascii="Calibri" w:hAnsi="Calibri" w:cs="Calibri"/>
                <w:color w:val="000000"/>
                <w:sz w:val="22"/>
                <w:szCs w:val="22"/>
              </w:rPr>
              <w:t>14/04/21</w:t>
            </w:r>
          </w:p>
        </w:tc>
        <w:tc>
          <w:tcPr>
            <w:tcW w:w="976" w:type="dxa"/>
            <w:tcBorders>
              <w:left w:val="nil"/>
              <w:bottom w:val="nil"/>
              <w:right w:val="nil"/>
            </w:tcBorders>
            <w:noWrap/>
            <w:vAlign w:val="center"/>
            <w:hideMark/>
          </w:tcPr>
          <w:p w14:paraId="5962DAC3" w14:textId="2CD46916" w:rsidR="00AA4919" w:rsidRPr="00893918" w:rsidRDefault="00AA4919" w:rsidP="001F0AAC">
            <w:pPr>
              <w:keepNext/>
              <w:keepLines/>
              <w:spacing w:line="240" w:lineRule="auto"/>
              <w:jc w:val="center"/>
              <w:rPr>
                <w:color w:val="000000"/>
                <w:szCs w:val="24"/>
                <w:lang w:val="de-DE" w:eastAsia="de-DE"/>
              </w:rPr>
            </w:pPr>
            <w:r w:rsidRPr="00BB38B6">
              <w:rPr>
                <w:color w:val="000000"/>
                <w:szCs w:val="24"/>
                <w:lang w:val="de-DE" w:eastAsia="de-DE"/>
              </w:rPr>
              <w:t>1</w:t>
            </w:r>
          </w:p>
        </w:tc>
        <w:tc>
          <w:tcPr>
            <w:tcW w:w="1225" w:type="dxa"/>
            <w:tcBorders>
              <w:left w:val="nil"/>
              <w:bottom w:val="nil"/>
              <w:right w:val="nil"/>
            </w:tcBorders>
            <w:noWrap/>
            <w:vAlign w:val="center"/>
            <w:hideMark/>
          </w:tcPr>
          <w:p w14:paraId="406F54B7" w14:textId="3EC24B25" w:rsidR="00AA4919" w:rsidRPr="00893918" w:rsidRDefault="00AA4919" w:rsidP="001F0AAC">
            <w:pPr>
              <w:keepNext/>
              <w:keepLines/>
              <w:spacing w:line="240" w:lineRule="auto"/>
              <w:jc w:val="center"/>
              <w:rPr>
                <w:color w:val="000000"/>
                <w:szCs w:val="24"/>
                <w:lang w:val="de-DE" w:eastAsia="de-DE"/>
              </w:rPr>
            </w:pPr>
            <w:r>
              <w:rPr>
                <w:rFonts w:ascii="Calibri" w:hAnsi="Calibri" w:cs="Calibri"/>
                <w:color w:val="000000"/>
                <w:sz w:val="22"/>
                <w:szCs w:val="22"/>
              </w:rPr>
              <w:t>01:26</w:t>
            </w:r>
          </w:p>
        </w:tc>
        <w:tc>
          <w:tcPr>
            <w:tcW w:w="1275" w:type="dxa"/>
            <w:tcBorders>
              <w:left w:val="nil"/>
              <w:bottom w:val="nil"/>
              <w:right w:val="nil"/>
            </w:tcBorders>
            <w:noWrap/>
            <w:vAlign w:val="center"/>
            <w:hideMark/>
          </w:tcPr>
          <w:p w14:paraId="0A11BD36" w14:textId="6A7EAEF7" w:rsidR="00AA4919" w:rsidRPr="00893918" w:rsidRDefault="00AA4919" w:rsidP="001F0AAC">
            <w:pPr>
              <w:keepNext/>
              <w:keepLines/>
              <w:spacing w:line="240" w:lineRule="auto"/>
              <w:jc w:val="center"/>
              <w:rPr>
                <w:color w:val="000000"/>
                <w:szCs w:val="24"/>
                <w:lang w:val="de-DE" w:eastAsia="de-DE"/>
              </w:rPr>
            </w:pPr>
            <w:r>
              <w:rPr>
                <w:rFonts w:ascii="Calibri" w:hAnsi="Calibri" w:cs="Calibri"/>
                <w:color w:val="000000"/>
                <w:sz w:val="22"/>
                <w:szCs w:val="22"/>
              </w:rPr>
              <w:t>00:14</w:t>
            </w:r>
          </w:p>
        </w:tc>
        <w:tc>
          <w:tcPr>
            <w:tcW w:w="1843" w:type="dxa"/>
            <w:tcBorders>
              <w:left w:val="nil"/>
              <w:bottom w:val="nil"/>
              <w:right w:val="nil"/>
            </w:tcBorders>
            <w:vAlign w:val="center"/>
          </w:tcPr>
          <w:p w14:paraId="64759C84" w14:textId="7CF01BBB" w:rsidR="00D70BE4" w:rsidRDefault="00D70BE4" w:rsidP="001F0AAC">
            <w:pPr>
              <w:keepNext/>
              <w:keepLines/>
              <w:spacing w:line="240" w:lineRule="auto"/>
              <w:jc w:val="center"/>
              <w:rPr>
                <w:rFonts w:ascii="Calibri" w:hAnsi="Calibri" w:cs="Calibri"/>
                <w:color w:val="000000"/>
                <w:sz w:val="22"/>
                <w:szCs w:val="22"/>
              </w:rPr>
            </w:pPr>
            <w:r>
              <w:rPr>
                <w:rFonts w:ascii="Calibri" w:hAnsi="Calibri" w:cs="Calibri"/>
                <w:color w:val="000000"/>
                <w:sz w:val="22"/>
                <w:szCs w:val="22"/>
              </w:rPr>
              <w:t>51</w:t>
            </w:r>
          </w:p>
        </w:tc>
      </w:tr>
      <w:tr w:rsidR="00AA4919" w:rsidRPr="00893918" w14:paraId="183CBE4B" w14:textId="2D348720" w:rsidTr="00372371">
        <w:trPr>
          <w:trHeight w:val="288"/>
          <w:jc w:val="center"/>
        </w:trPr>
        <w:tc>
          <w:tcPr>
            <w:tcW w:w="1055" w:type="dxa"/>
            <w:tcBorders>
              <w:top w:val="nil"/>
              <w:left w:val="nil"/>
              <w:bottom w:val="nil"/>
              <w:right w:val="nil"/>
            </w:tcBorders>
            <w:vAlign w:val="center"/>
          </w:tcPr>
          <w:p w14:paraId="6026617F" w14:textId="76D2DFFD" w:rsidR="00AA4919" w:rsidRPr="00BB38B6" w:rsidRDefault="00AA4919" w:rsidP="001F0AAC">
            <w:pPr>
              <w:keepNext/>
              <w:keepLines/>
              <w:spacing w:line="240" w:lineRule="auto"/>
              <w:jc w:val="center"/>
              <w:rPr>
                <w:color w:val="000000"/>
                <w:szCs w:val="24"/>
                <w:lang w:val="de-DE" w:eastAsia="de-DE"/>
              </w:rPr>
            </w:pPr>
            <w:r>
              <w:rPr>
                <w:rFonts w:ascii="Calibri" w:hAnsi="Calibri" w:cs="Calibri"/>
                <w:color w:val="000000"/>
                <w:sz w:val="22"/>
                <w:szCs w:val="22"/>
              </w:rPr>
              <w:t>22/04/21</w:t>
            </w:r>
          </w:p>
        </w:tc>
        <w:tc>
          <w:tcPr>
            <w:tcW w:w="976" w:type="dxa"/>
            <w:tcBorders>
              <w:top w:val="nil"/>
              <w:left w:val="nil"/>
              <w:bottom w:val="nil"/>
              <w:right w:val="nil"/>
            </w:tcBorders>
            <w:noWrap/>
            <w:vAlign w:val="center"/>
            <w:hideMark/>
          </w:tcPr>
          <w:p w14:paraId="0B368E65" w14:textId="7C90F57B" w:rsidR="00AA4919" w:rsidRPr="00893918" w:rsidRDefault="00AA4919" w:rsidP="001F0AAC">
            <w:pPr>
              <w:keepNext/>
              <w:keepLines/>
              <w:spacing w:line="240" w:lineRule="auto"/>
              <w:jc w:val="center"/>
              <w:rPr>
                <w:color w:val="000000"/>
                <w:szCs w:val="24"/>
                <w:lang w:val="de-DE" w:eastAsia="de-DE"/>
              </w:rPr>
            </w:pPr>
            <w:r w:rsidRPr="00BB38B6">
              <w:rPr>
                <w:color w:val="000000"/>
                <w:szCs w:val="24"/>
                <w:lang w:val="de-DE" w:eastAsia="de-DE"/>
              </w:rPr>
              <w:t>2</w:t>
            </w:r>
          </w:p>
        </w:tc>
        <w:tc>
          <w:tcPr>
            <w:tcW w:w="1225" w:type="dxa"/>
            <w:tcBorders>
              <w:top w:val="nil"/>
              <w:left w:val="nil"/>
              <w:bottom w:val="nil"/>
              <w:right w:val="nil"/>
            </w:tcBorders>
            <w:noWrap/>
            <w:vAlign w:val="center"/>
            <w:hideMark/>
          </w:tcPr>
          <w:p w14:paraId="47016BB8" w14:textId="0F90F4FE" w:rsidR="00AA4919" w:rsidRPr="00893918" w:rsidRDefault="00AA4919" w:rsidP="001F0AAC">
            <w:pPr>
              <w:keepNext/>
              <w:keepLines/>
              <w:spacing w:line="240" w:lineRule="auto"/>
              <w:jc w:val="center"/>
              <w:rPr>
                <w:color w:val="000000"/>
                <w:szCs w:val="24"/>
                <w:lang w:val="de-DE" w:eastAsia="de-DE"/>
              </w:rPr>
            </w:pPr>
            <w:r>
              <w:rPr>
                <w:rFonts w:ascii="Calibri" w:hAnsi="Calibri" w:cs="Calibri"/>
                <w:color w:val="000000"/>
                <w:sz w:val="22"/>
                <w:szCs w:val="22"/>
              </w:rPr>
              <w:t>01:21</w:t>
            </w:r>
          </w:p>
        </w:tc>
        <w:tc>
          <w:tcPr>
            <w:tcW w:w="1275" w:type="dxa"/>
            <w:tcBorders>
              <w:top w:val="nil"/>
              <w:left w:val="nil"/>
              <w:bottom w:val="nil"/>
              <w:right w:val="nil"/>
            </w:tcBorders>
            <w:noWrap/>
            <w:vAlign w:val="center"/>
            <w:hideMark/>
          </w:tcPr>
          <w:p w14:paraId="1C8E4012" w14:textId="22A60F8A" w:rsidR="00AA4919" w:rsidRPr="00893918" w:rsidRDefault="00AA4919" w:rsidP="001F0AAC">
            <w:pPr>
              <w:keepNext/>
              <w:keepLines/>
              <w:spacing w:line="240" w:lineRule="auto"/>
              <w:jc w:val="center"/>
              <w:rPr>
                <w:color w:val="000000"/>
                <w:szCs w:val="24"/>
                <w:lang w:val="de-DE" w:eastAsia="de-DE"/>
              </w:rPr>
            </w:pPr>
            <w:r>
              <w:rPr>
                <w:rFonts w:ascii="Calibri" w:hAnsi="Calibri" w:cs="Calibri"/>
                <w:color w:val="000000"/>
                <w:sz w:val="22"/>
                <w:szCs w:val="22"/>
              </w:rPr>
              <w:t>00:19</w:t>
            </w:r>
          </w:p>
        </w:tc>
        <w:tc>
          <w:tcPr>
            <w:tcW w:w="1843" w:type="dxa"/>
            <w:tcBorders>
              <w:top w:val="nil"/>
              <w:left w:val="nil"/>
              <w:bottom w:val="nil"/>
              <w:right w:val="nil"/>
            </w:tcBorders>
            <w:vAlign w:val="center"/>
          </w:tcPr>
          <w:p w14:paraId="53309B2F" w14:textId="11F54A05" w:rsidR="00AA4919" w:rsidRDefault="00D70BE4" w:rsidP="001F0AAC">
            <w:pPr>
              <w:keepNext/>
              <w:keepLines/>
              <w:spacing w:line="240" w:lineRule="auto"/>
              <w:jc w:val="center"/>
              <w:rPr>
                <w:rFonts w:ascii="Calibri" w:hAnsi="Calibri" w:cs="Calibri"/>
                <w:color w:val="000000"/>
                <w:sz w:val="22"/>
                <w:szCs w:val="22"/>
              </w:rPr>
            </w:pPr>
            <w:r>
              <w:rPr>
                <w:rFonts w:ascii="Calibri" w:hAnsi="Calibri" w:cs="Calibri"/>
                <w:color w:val="000000"/>
                <w:sz w:val="22"/>
                <w:szCs w:val="22"/>
              </w:rPr>
              <w:t>34</w:t>
            </w:r>
          </w:p>
        </w:tc>
      </w:tr>
      <w:tr w:rsidR="00AA4919" w:rsidRPr="00893918" w14:paraId="56B6E763" w14:textId="5D69AC56" w:rsidTr="00372371">
        <w:trPr>
          <w:trHeight w:val="288"/>
          <w:jc w:val="center"/>
        </w:trPr>
        <w:tc>
          <w:tcPr>
            <w:tcW w:w="1055" w:type="dxa"/>
            <w:tcBorders>
              <w:top w:val="nil"/>
              <w:left w:val="nil"/>
              <w:bottom w:val="nil"/>
              <w:right w:val="nil"/>
            </w:tcBorders>
            <w:vAlign w:val="center"/>
          </w:tcPr>
          <w:p w14:paraId="5744C560" w14:textId="12E7D92F" w:rsidR="00AA4919" w:rsidRPr="00BB38B6" w:rsidRDefault="00AA4919" w:rsidP="001F0AAC">
            <w:pPr>
              <w:keepNext/>
              <w:keepLines/>
              <w:spacing w:line="240" w:lineRule="auto"/>
              <w:jc w:val="center"/>
              <w:rPr>
                <w:color w:val="000000"/>
                <w:szCs w:val="24"/>
                <w:lang w:val="de-DE" w:eastAsia="de-DE"/>
              </w:rPr>
            </w:pPr>
            <w:r>
              <w:rPr>
                <w:rFonts w:ascii="Calibri" w:hAnsi="Calibri" w:cs="Calibri"/>
                <w:color w:val="000000"/>
                <w:sz w:val="22"/>
                <w:szCs w:val="22"/>
              </w:rPr>
              <w:t>28/04/21</w:t>
            </w:r>
          </w:p>
        </w:tc>
        <w:tc>
          <w:tcPr>
            <w:tcW w:w="976" w:type="dxa"/>
            <w:tcBorders>
              <w:top w:val="nil"/>
              <w:left w:val="nil"/>
              <w:bottom w:val="nil"/>
              <w:right w:val="nil"/>
            </w:tcBorders>
            <w:noWrap/>
            <w:vAlign w:val="center"/>
            <w:hideMark/>
          </w:tcPr>
          <w:p w14:paraId="6D5D0F39" w14:textId="0F7A05FF" w:rsidR="00AA4919" w:rsidRPr="00893918" w:rsidRDefault="00AA4919" w:rsidP="001F0AAC">
            <w:pPr>
              <w:keepNext/>
              <w:keepLines/>
              <w:spacing w:line="240" w:lineRule="auto"/>
              <w:jc w:val="center"/>
              <w:rPr>
                <w:color w:val="000000"/>
                <w:szCs w:val="24"/>
                <w:lang w:val="de-DE" w:eastAsia="de-DE"/>
              </w:rPr>
            </w:pPr>
            <w:r w:rsidRPr="00BB38B6">
              <w:rPr>
                <w:color w:val="000000"/>
                <w:szCs w:val="24"/>
                <w:lang w:val="de-DE" w:eastAsia="de-DE"/>
              </w:rPr>
              <w:t>3</w:t>
            </w:r>
          </w:p>
        </w:tc>
        <w:tc>
          <w:tcPr>
            <w:tcW w:w="1225" w:type="dxa"/>
            <w:tcBorders>
              <w:top w:val="nil"/>
              <w:left w:val="nil"/>
              <w:bottom w:val="nil"/>
              <w:right w:val="nil"/>
            </w:tcBorders>
            <w:noWrap/>
            <w:vAlign w:val="center"/>
            <w:hideMark/>
          </w:tcPr>
          <w:p w14:paraId="261DDE97" w14:textId="1C0CEE13" w:rsidR="00AA4919" w:rsidRPr="00893918" w:rsidRDefault="00AA4919" w:rsidP="001F0AAC">
            <w:pPr>
              <w:keepNext/>
              <w:keepLines/>
              <w:spacing w:line="240" w:lineRule="auto"/>
              <w:jc w:val="center"/>
              <w:rPr>
                <w:color w:val="000000"/>
                <w:szCs w:val="24"/>
                <w:lang w:val="de-DE" w:eastAsia="de-DE"/>
              </w:rPr>
            </w:pPr>
            <w:r>
              <w:rPr>
                <w:rFonts w:ascii="Calibri" w:hAnsi="Calibri" w:cs="Calibri"/>
                <w:color w:val="000000"/>
                <w:sz w:val="22"/>
                <w:szCs w:val="22"/>
              </w:rPr>
              <w:t>01:37</w:t>
            </w:r>
          </w:p>
        </w:tc>
        <w:tc>
          <w:tcPr>
            <w:tcW w:w="1275" w:type="dxa"/>
            <w:tcBorders>
              <w:top w:val="nil"/>
              <w:left w:val="nil"/>
              <w:bottom w:val="nil"/>
              <w:right w:val="nil"/>
            </w:tcBorders>
            <w:noWrap/>
            <w:vAlign w:val="center"/>
            <w:hideMark/>
          </w:tcPr>
          <w:p w14:paraId="62F11B73" w14:textId="6A02AE63" w:rsidR="00AA4919" w:rsidRPr="00893918" w:rsidRDefault="00AA4919" w:rsidP="001F0AAC">
            <w:pPr>
              <w:keepNext/>
              <w:keepLines/>
              <w:spacing w:line="240" w:lineRule="auto"/>
              <w:jc w:val="center"/>
              <w:rPr>
                <w:color w:val="000000"/>
                <w:szCs w:val="24"/>
                <w:lang w:val="de-DE" w:eastAsia="de-DE"/>
              </w:rPr>
            </w:pPr>
            <w:r>
              <w:rPr>
                <w:rFonts w:ascii="Calibri" w:hAnsi="Calibri" w:cs="Calibri"/>
                <w:color w:val="000000"/>
                <w:sz w:val="22"/>
                <w:szCs w:val="22"/>
              </w:rPr>
              <w:t>00:19</w:t>
            </w:r>
          </w:p>
        </w:tc>
        <w:tc>
          <w:tcPr>
            <w:tcW w:w="1843" w:type="dxa"/>
            <w:tcBorders>
              <w:top w:val="nil"/>
              <w:left w:val="nil"/>
              <w:bottom w:val="nil"/>
              <w:right w:val="nil"/>
            </w:tcBorders>
            <w:vAlign w:val="center"/>
          </w:tcPr>
          <w:p w14:paraId="3A05540E" w14:textId="20C9E014" w:rsidR="00AA4919" w:rsidRDefault="00D70BE4" w:rsidP="001F0AAC">
            <w:pPr>
              <w:keepNext/>
              <w:keepLines/>
              <w:spacing w:line="240" w:lineRule="auto"/>
              <w:jc w:val="center"/>
              <w:rPr>
                <w:rFonts w:ascii="Calibri" w:hAnsi="Calibri" w:cs="Calibri"/>
                <w:color w:val="000000"/>
                <w:sz w:val="22"/>
                <w:szCs w:val="22"/>
              </w:rPr>
            </w:pPr>
            <w:r>
              <w:rPr>
                <w:rFonts w:ascii="Calibri" w:hAnsi="Calibri" w:cs="Calibri"/>
                <w:color w:val="000000"/>
                <w:sz w:val="22"/>
                <w:szCs w:val="22"/>
              </w:rPr>
              <w:t>34</w:t>
            </w:r>
          </w:p>
        </w:tc>
      </w:tr>
      <w:tr w:rsidR="00AA4919" w:rsidRPr="00893918" w14:paraId="299FA658" w14:textId="387F8A15" w:rsidTr="00372371">
        <w:trPr>
          <w:trHeight w:val="288"/>
          <w:jc w:val="center"/>
        </w:trPr>
        <w:tc>
          <w:tcPr>
            <w:tcW w:w="1055" w:type="dxa"/>
            <w:tcBorders>
              <w:top w:val="nil"/>
              <w:left w:val="nil"/>
              <w:bottom w:val="single" w:sz="4" w:space="0" w:color="auto"/>
              <w:right w:val="nil"/>
            </w:tcBorders>
            <w:vAlign w:val="center"/>
          </w:tcPr>
          <w:p w14:paraId="3CECFDED" w14:textId="6383A5AE" w:rsidR="00AA4919" w:rsidRPr="00BB38B6" w:rsidRDefault="00AA4919" w:rsidP="001F0AAC">
            <w:pPr>
              <w:keepNext/>
              <w:keepLines/>
              <w:spacing w:line="240" w:lineRule="auto"/>
              <w:jc w:val="center"/>
              <w:rPr>
                <w:color w:val="000000"/>
                <w:szCs w:val="24"/>
                <w:lang w:val="de-DE" w:eastAsia="de-DE"/>
              </w:rPr>
            </w:pPr>
            <w:r>
              <w:rPr>
                <w:rFonts w:ascii="Calibri" w:hAnsi="Calibri" w:cs="Calibri"/>
                <w:color w:val="000000"/>
                <w:sz w:val="22"/>
                <w:szCs w:val="22"/>
              </w:rPr>
              <w:t>05/05/21</w:t>
            </w:r>
          </w:p>
        </w:tc>
        <w:tc>
          <w:tcPr>
            <w:tcW w:w="976" w:type="dxa"/>
            <w:tcBorders>
              <w:top w:val="nil"/>
              <w:left w:val="nil"/>
              <w:bottom w:val="single" w:sz="4" w:space="0" w:color="auto"/>
              <w:right w:val="nil"/>
            </w:tcBorders>
            <w:noWrap/>
            <w:vAlign w:val="center"/>
            <w:hideMark/>
          </w:tcPr>
          <w:p w14:paraId="41D7AE49" w14:textId="157176F3" w:rsidR="00AA4919" w:rsidRPr="00893918" w:rsidRDefault="00AA4919" w:rsidP="001F0AAC">
            <w:pPr>
              <w:keepNext/>
              <w:keepLines/>
              <w:spacing w:line="240" w:lineRule="auto"/>
              <w:jc w:val="center"/>
              <w:rPr>
                <w:color w:val="000000"/>
                <w:szCs w:val="24"/>
                <w:lang w:val="de-DE" w:eastAsia="de-DE"/>
              </w:rPr>
            </w:pPr>
            <w:r w:rsidRPr="00BB38B6">
              <w:rPr>
                <w:color w:val="000000"/>
                <w:szCs w:val="24"/>
                <w:lang w:val="de-DE" w:eastAsia="de-DE"/>
              </w:rPr>
              <w:t>4</w:t>
            </w:r>
          </w:p>
        </w:tc>
        <w:tc>
          <w:tcPr>
            <w:tcW w:w="1225" w:type="dxa"/>
            <w:tcBorders>
              <w:top w:val="nil"/>
              <w:left w:val="nil"/>
              <w:right w:val="nil"/>
            </w:tcBorders>
            <w:noWrap/>
            <w:vAlign w:val="center"/>
            <w:hideMark/>
          </w:tcPr>
          <w:p w14:paraId="0A4600E3" w14:textId="796C63D8" w:rsidR="00AA4919" w:rsidRPr="00893918" w:rsidRDefault="00AA4919" w:rsidP="001F0AAC">
            <w:pPr>
              <w:keepNext/>
              <w:keepLines/>
              <w:spacing w:line="240" w:lineRule="auto"/>
              <w:jc w:val="center"/>
              <w:rPr>
                <w:color w:val="000000"/>
                <w:szCs w:val="24"/>
                <w:lang w:val="de-DE" w:eastAsia="de-DE"/>
              </w:rPr>
            </w:pPr>
            <w:r>
              <w:rPr>
                <w:rFonts w:ascii="Calibri" w:hAnsi="Calibri" w:cs="Calibri"/>
                <w:color w:val="000000"/>
                <w:sz w:val="22"/>
                <w:szCs w:val="22"/>
              </w:rPr>
              <w:t>01:51</w:t>
            </w:r>
          </w:p>
        </w:tc>
        <w:tc>
          <w:tcPr>
            <w:tcW w:w="1275" w:type="dxa"/>
            <w:tcBorders>
              <w:top w:val="nil"/>
              <w:left w:val="nil"/>
              <w:right w:val="nil"/>
            </w:tcBorders>
            <w:noWrap/>
            <w:vAlign w:val="center"/>
            <w:hideMark/>
          </w:tcPr>
          <w:p w14:paraId="3A9CBA30" w14:textId="209A92D2" w:rsidR="00AA4919" w:rsidRPr="00893918" w:rsidRDefault="00AA4919" w:rsidP="001F0AAC">
            <w:pPr>
              <w:keepNext/>
              <w:keepLines/>
              <w:spacing w:line="240" w:lineRule="auto"/>
              <w:jc w:val="center"/>
              <w:rPr>
                <w:color w:val="000000"/>
                <w:szCs w:val="24"/>
                <w:lang w:val="de-DE" w:eastAsia="de-DE"/>
              </w:rPr>
            </w:pPr>
            <w:r>
              <w:rPr>
                <w:rFonts w:ascii="Calibri" w:hAnsi="Calibri" w:cs="Calibri"/>
                <w:color w:val="000000"/>
                <w:sz w:val="22"/>
                <w:szCs w:val="22"/>
              </w:rPr>
              <w:t>00:25</w:t>
            </w:r>
          </w:p>
        </w:tc>
        <w:tc>
          <w:tcPr>
            <w:tcW w:w="1843" w:type="dxa"/>
            <w:tcBorders>
              <w:top w:val="nil"/>
              <w:left w:val="nil"/>
              <w:right w:val="nil"/>
            </w:tcBorders>
            <w:vAlign w:val="center"/>
          </w:tcPr>
          <w:p w14:paraId="0FE1188E" w14:textId="2CF8F6E5" w:rsidR="00AA4919" w:rsidRDefault="00D70BE4" w:rsidP="001F0AAC">
            <w:pPr>
              <w:keepNext/>
              <w:keepLines/>
              <w:spacing w:line="240" w:lineRule="auto"/>
              <w:jc w:val="center"/>
              <w:rPr>
                <w:rFonts w:ascii="Calibri" w:hAnsi="Calibri" w:cs="Calibri"/>
                <w:color w:val="000000"/>
                <w:sz w:val="22"/>
                <w:szCs w:val="22"/>
              </w:rPr>
            </w:pPr>
            <w:r>
              <w:rPr>
                <w:rFonts w:ascii="Calibri" w:hAnsi="Calibri" w:cs="Calibri"/>
                <w:color w:val="000000"/>
                <w:sz w:val="22"/>
                <w:szCs w:val="22"/>
              </w:rPr>
              <w:t>17</w:t>
            </w:r>
          </w:p>
        </w:tc>
      </w:tr>
      <w:tr w:rsidR="002F19F3" w:rsidRPr="00893918" w14:paraId="6A56D20D" w14:textId="35275AD1" w:rsidTr="002F19F3">
        <w:trPr>
          <w:trHeight w:val="288"/>
          <w:jc w:val="center"/>
        </w:trPr>
        <w:tc>
          <w:tcPr>
            <w:tcW w:w="2031" w:type="dxa"/>
            <w:gridSpan w:val="2"/>
            <w:tcBorders>
              <w:left w:val="nil"/>
              <w:bottom w:val="single" w:sz="4" w:space="0" w:color="auto"/>
              <w:right w:val="nil"/>
            </w:tcBorders>
            <w:vAlign w:val="center"/>
          </w:tcPr>
          <w:p w14:paraId="6CBD4ED0" w14:textId="17350467" w:rsidR="002F19F3" w:rsidRPr="00893918" w:rsidRDefault="002F19F3" w:rsidP="001F0AAC">
            <w:pPr>
              <w:keepNext/>
              <w:keepLines/>
              <w:spacing w:line="240" w:lineRule="auto"/>
              <w:jc w:val="center"/>
              <w:rPr>
                <w:color w:val="000000"/>
                <w:szCs w:val="24"/>
                <w:lang w:val="de-DE" w:eastAsia="de-DE"/>
              </w:rPr>
            </w:pPr>
            <w:r w:rsidRPr="00893918">
              <w:rPr>
                <w:color w:val="000000"/>
                <w:szCs w:val="24"/>
                <w:lang w:val="de-DE" w:eastAsia="de-DE"/>
              </w:rPr>
              <w:t>Todos</w:t>
            </w:r>
          </w:p>
        </w:tc>
        <w:tc>
          <w:tcPr>
            <w:tcW w:w="1225" w:type="dxa"/>
            <w:tcBorders>
              <w:left w:val="nil"/>
              <w:right w:val="nil"/>
            </w:tcBorders>
            <w:noWrap/>
            <w:vAlign w:val="center"/>
            <w:hideMark/>
          </w:tcPr>
          <w:p w14:paraId="35858164" w14:textId="4AB9B86A" w:rsidR="002F19F3" w:rsidRPr="00893918" w:rsidRDefault="002F19F3" w:rsidP="001F0AAC">
            <w:pPr>
              <w:keepNext/>
              <w:keepLines/>
              <w:spacing w:line="240" w:lineRule="auto"/>
              <w:jc w:val="center"/>
              <w:rPr>
                <w:color w:val="000000"/>
                <w:szCs w:val="24"/>
                <w:lang w:val="de-DE" w:eastAsia="de-DE"/>
              </w:rPr>
            </w:pPr>
            <w:r>
              <w:rPr>
                <w:rFonts w:ascii="Calibri" w:hAnsi="Calibri" w:cs="Calibri"/>
                <w:color w:val="000000"/>
                <w:sz w:val="22"/>
                <w:szCs w:val="22"/>
              </w:rPr>
              <w:t>01:34</w:t>
            </w:r>
          </w:p>
        </w:tc>
        <w:tc>
          <w:tcPr>
            <w:tcW w:w="1275" w:type="dxa"/>
            <w:tcBorders>
              <w:left w:val="nil"/>
              <w:right w:val="nil"/>
            </w:tcBorders>
            <w:noWrap/>
            <w:vAlign w:val="center"/>
            <w:hideMark/>
          </w:tcPr>
          <w:p w14:paraId="5DC1AEAC" w14:textId="19D4C671" w:rsidR="002F19F3" w:rsidRPr="00893918" w:rsidRDefault="002F19F3" w:rsidP="001F0AAC">
            <w:pPr>
              <w:keepNext/>
              <w:keepLines/>
              <w:spacing w:line="240" w:lineRule="auto"/>
              <w:jc w:val="center"/>
              <w:rPr>
                <w:color w:val="000000"/>
                <w:szCs w:val="24"/>
                <w:lang w:val="de-DE" w:eastAsia="de-DE"/>
              </w:rPr>
            </w:pPr>
            <w:r>
              <w:rPr>
                <w:rFonts w:ascii="Calibri" w:hAnsi="Calibri" w:cs="Calibri"/>
                <w:color w:val="000000"/>
                <w:sz w:val="22"/>
                <w:szCs w:val="22"/>
              </w:rPr>
              <w:t>00:19</w:t>
            </w:r>
          </w:p>
        </w:tc>
        <w:tc>
          <w:tcPr>
            <w:tcW w:w="1843" w:type="dxa"/>
            <w:tcBorders>
              <w:left w:val="nil"/>
              <w:right w:val="nil"/>
            </w:tcBorders>
            <w:vAlign w:val="center"/>
          </w:tcPr>
          <w:p w14:paraId="41D3CCC2" w14:textId="2FA0A635" w:rsidR="002F19F3" w:rsidRDefault="002F19F3" w:rsidP="001F0AAC">
            <w:pPr>
              <w:keepNext/>
              <w:keepLines/>
              <w:spacing w:line="240" w:lineRule="auto"/>
              <w:jc w:val="center"/>
              <w:rPr>
                <w:rFonts w:ascii="Calibri" w:hAnsi="Calibri" w:cs="Calibri"/>
                <w:color w:val="000000"/>
                <w:sz w:val="22"/>
                <w:szCs w:val="22"/>
              </w:rPr>
            </w:pPr>
            <w:r>
              <w:rPr>
                <w:rFonts w:ascii="Calibri" w:hAnsi="Calibri" w:cs="Calibri"/>
                <w:color w:val="000000"/>
                <w:sz w:val="22"/>
                <w:szCs w:val="22"/>
              </w:rPr>
              <w:t>136</w:t>
            </w:r>
          </w:p>
        </w:tc>
      </w:tr>
    </w:tbl>
    <w:p w14:paraId="17547952" w14:textId="77777777" w:rsidR="00456309" w:rsidRDefault="00456309" w:rsidP="001F0AAC">
      <w:pPr>
        <w:pStyle w:val="FontedeIlustrao"/>
        <w:keepLines/>
        <w:ind w:left="1316" w:right="1371"/>
      </w:pPr>
      <w:r w:rsidRPr="005B3F10">
        <w:t>Fonte: Produção do próprio autor.</w:t>
      </w:r>
    </w:p>
    <w:p w14:paraId="24D5DC6F" w14:textId="77777777" w:rsidR="00B82229" w:rsidRDefault="00B82229" w:rsidP="00B82229"/>
    <w:p w14:paraId="4A37F2D3" w14:textId="77AF388F" w:rsidR="00B82229" w:rsidRDefault="00B82229" w:rsidP="00B82229">
      <w:r>
        <w:t xml:space="preserve">Tendo em vista que o trabalho de limpeza foi executado no período matutino, com uma janela fixa de tempo, é notado pelos dados que a dificuldade é inversamente proporcional ao tempo de execução. Por exemplo, na semana 1, envolveu-se a necessidade de extensão da vara do </w:t>
      </w:r>
      <w:r>
        <w:rPr>
          <w:i/>
          <w:iCs/>
        </w:rPr>
        <w:t xml:space="preserve">mop, </w:t>
      </w:r>
      <w:r>
        <w:t>maior dificuldade de limpeza pela distância do operador</w:t>
      </w:r>
      <w:r w:rsidR="00BE196F">
        <w:t xml:space="preserve"> aos MFVs</w:t>
      </w:r>
      <w:r>
        <w:t xml:space="preserve">, maior número de trocas de água do balde, e até mais módulos a serem limpos, o que resultou em consumo de tempo maior, e totalizou menor tempo para limpeza </w:t>
      </w:r>
      <w:r w:rsidR="006937DD">
        <w:t xml:space="preserve">individuais de </w:t>
      </w:r>
      <w:r>
        <w:t>módulo</w:t>
      </w:r>
      <w:r w:rsidR="006937DD">
        <w:t>s</w:t>
      </w:r>
      <w:r>
        <w:t xml:space="preserve"> na janela de tempo definida. Por outro lado, na semana 4, onde não houve necessidade de modificação da amplitude da vara, e havia menos MFVs a serem limpos, e logo, menos trocas de água do balde, acabou resultando </w:t>
      </w:r>
      <w:r>
        <w:lastRenderedPageBreak/>
        <w:t>em mais tempo livre para a limpeza individual, e consequentemente, tempo médio, e até o desvio padrão foram maiores.</w:t>
      </w:r>
    </w:p>
    <w:p w14:paraId="4B873109" w14:textId="77777777" w:rsidR="00893918" w:rsidRDefault="00893918" w:rsidP="00DB1448"/>
    <w:p w14:paraId="4A411C1F" w14:textId="4059380D" w:rsidR="00E80CB3" w:rsidRDefault="00E80CB3" w:rsidP="00170D09">
      <w:pPr>
        <w:pStyle w:val="Caption"/>
        <w:keepNext/>
        <w:keepLines/>
        <w:ind w:left="1386" w:right="867"/>
      </w:pPr>
      <w:bookmarkStart w:id="188" w:name="_Ref88907214"/>
      <w:bookmarkStart w:id="189" w:name="_Toc88913111"/>
      <w:r>
        <w:t xml:space="preserve">Gráfico </w:t>
      </w:r>
      <w:fldSimple w:instr=" SEQ Gráfico \* ARABIC ">
        <w:r w:rsidR="009636C1">
          <w:rPr>
            <w:noProof/>
          </w:rPr>
          <w:t>9</w:t>
        </w:r>
      </w:fldSimple>
      <w:bookmarkEnd w:id="188"/>
      <w:r>
        <w:t xml:space="preserve"> – </w:t>
      </w:r>
      <w:r>
        <w:rPr>
          <w:i/>
          <w:iCs/>
        </w:rPr>
        <w:t xml:space="preserve">Box plot </w:t>
      </w:r>
      <w:r>
        <w:t>de durações de limpezas por módulo fotovoltaico</w:t>
      </w:r>
      <w:r w:rsidR="00760287">
        <w:t xml:space="preserve"> pela </w:t>
      </w:r>
      <w:r w:rsidR="00170D09">
        <w:t xml:space="preserve">semana </w:t>
      </w:r>
      <w:r w:rsidR="004A6CD5">
        <w:t xml:space="preserve">e </w:t>
      </w:r>
      <w:r w:rsidR="00170D09">
        <w:t xml:space="preserve">data </w:t>
      </w:r>
      <w:r w:rsidR="004A6CD5">
        <w:t>da operação</w:t>
      </w:r>
      <w:bookmarkEnd w:id="189"/>
    </w:p>
    <w:p w14:paraId="2EDE4208" w14:textId="3A5C16E6" w:rsidR="00201C6D" w:rsidRDefault="00CC403E" w:rsidP="00E80CB3">
      <w:pPr>
        <w:pStyle w:val="FontedeIlustrao"/>
        <w:keepLines/>
        <w:ind w:left="490"/>
        <w:jc w:val="center"/>
      </w:pPr>
      <w:r>
        <w:rPr>
          <w:noProof/>
        </w:rPr>
        <mc:AlternateContent>
          <mc:Choice Requires="cx1">
            <w:drawing>
              <wp:inline distT="0" distB="0" distL="0" distR="0" wp14:anchorId="79E75768" wp14:editId="5CF949DD">
                <wp:extent cx="4549140" cy="3688080"/>
                <wp:effectExtent l="0" t="0" r="0" b="0"/>
                <wp:docPr id="19" name="Chart 19">
                  <a:extLst xmlns:a="http://schemas.openxmlformats.org/drawingml/2006/main">
                    <a:ext uri="{FF2B5EF4-FFF2-40B4-BE49-F238E27FC236}">
                      <a16:creationId xmlns:a16="http://schemas.microsoft.com/office/drawing/2014/main" id="{91F2A865-3005-4D95-8816-1664130D8688}"/>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6"/>
                  </a:graphicData>
                </a:graphic>
              </wp:inline>
            </w:drawing>
          </mc:Choice>
          <mc:Fallback>
            <w:drawing>
              <wp:inline distT="0" distB="0" distL="0" distR="0" wp14:anchorId="79E75768" wp14:editId="5CF949DD">
                <wp:extent cx="4549140" cy="3688080"/>
                <wp:effectExtent l="0" t="0" r="0" b="0"/>
                <wp:docPr id="19" name="Chart 19">
                  <a:extLst xmlns:a="http://schemas.openxmlformats.org/drawingml/2006/main">
                    <a:ext uri="{FF2B5EF4-FFF2-40B4-BE49-F238E27FC236}">
                      <a16:creationId xmlns:a16="http://schemas.microsoft.com/office/drawing/2014/main" id="{91F2A865-3005-4D95-8816-1664130D8688}"/>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9" name="Chart 19">
                          <a:extLst>
                            <a:ext uri="{FF2B5EF4-FFF2-40B4-BE49-F238E27FC236}">
                              <a16:creationId xmlns:a16="http://schemas.microsoft.com/office/drawing/2014/main" id="{91F2A865-3005-4D95-8816-1664130D8688}"/>
                            </a:ext>
                          </a:extLst>
                        </pic:cNvPr>
                        <pic:cNvPicPr>
                          <a:picLocks noGrp="1" noRot="1" noChangeAspect="1" noMove="1" noResize="1" noEditPoints="1" noAdjustHandles="1" noChangeArrowheads="1" noChangeShapeType="1"/>
                        </pic:cNvPicPr>
                      </pic:nvPicPr>
                      <pic:blipFill>
                        <a:blip r:embed="rId40"/>
                        <a:stretch>
                          <a:fillRect/>
                        </a:stretch>
                      </pic:blipFill>
                      <pic:spPr>
                        <a:xfrm>
                          <a:off x="0" y="0"/>
                          <a:ext cx="4549140" cy="3688080"/>
                        </a:xfrm>
                        <a:prstGeom prst="rect">
                          <a:avLst/>
                        </a:prstGeom>
                      </pic:spPr>
                    </pic:pic>
                  </a:graphicData>
                </a:graphic>
              </wp:inline>
            </w:drawing>
          </mc:Fallback>
        </mc:AlternateContent>
      </w:r>
    </w:p>
    <w:p w14:paraId="50BCCAFF" w14:textId="5476C246" w:rsidR="00A3203D" w:rsidRDefault="00F57DEC" w:rsidP="006917CF">
      <w:pPr>
        <w:pStyle w:val="FontedeIlustrao"/>
        <w:keepLines/>
        <w:ind w:left="1386" w:right="1315"/>
      </w:pPr>
      <w:r w:rsidRPr="005B3F10">
        <w:t>Fonte: Produção do próprio autor</w:t>
      </w:r>
      <w:r w:rsidR="000C7AC5">
        <w:t>.</w:t>
      </w:r>
    </w:p>
    <w:p w14:paraId="1EEB087B" w14:textId="77777777" w:rsidR="00373C26" w:rsidRPr="00584657" w:rsidRDefault="00373C26" w:rsidP="006917CF">
      <w:pPr>
        <w:pStyle w:val="FontedeIlustrao"/>
        <w:keepLines/>
        <w:ind w:left="1386" w:right="1315"/>
      </w:pPr>
    </w:p>
    <w:p w14:paraId="181712C2" w14:textId="0F2B5E45" w:rsidR="00DA6244" w:rsidRDefault="004C1E0B" w:rsidP="00F57ED4">
      <w:pPr>
        <w:pStyle w:val="Heading2"/>
      </w:pPr>
      <w:bookmarkStart w:id="190" w:name="_Ref87704384"/>
      <w:bookmarkStart w:id="191" w:name="_Toc89728377"/>
      <w:r w:rsidRPr="0066239A">
        <w:t>Aqui</w:t>
      </w:r>
      <w:r w:rsidR="00D6118D">
        <w:t>sição de</w:t>
      </w:r>
      <w:r w:rsidRPr="0066239A">
        <w:t xml:space="preserve"> dados de geração de energia do SFV</w:t>
      </w:r>
      <w:r w:rsidR="00D6118D">
        <w:t xml:space="preserve"> e </w:t>
      </w:r>
      <w:r w:rsidR="009137A1">
        <w:t xml:space="preserve">da </w:t>
      </w:r>
      <w:r w:rsidR="00D6118D">
        <w:t>estação meteorológica</w:t>
      </w:r>
      <w:bookmarkEnd w:id="190"/>
      <w:bookmarkEnd w:id="191"/>
    </w:p>
    <w:p w14:paraId="31A70374" w14:textId="68580883" w:rsidR="00207C6F" w:rsidRDefault="00DA6244" w:rsidP="00DA6244">
      <w:r>
        <w:t xml:space="preserve">Para analisar se haviam efeitos causados pela sujidade usando o método de limpeza, foi necessário coletar dados de geração de energia pelas </w:t>
      </w:r>
      <w:r>
        <w:rPr>
          <w:i/>
          <w:iCs/>
        </w:rPr>
        <w:t>strings</w:t>
      </w:r>
      <w:r>
        <w:t>. Foi utilizado o sistema de gerenciamento do próprio fabricante do inversor</w:t>
      </w:r>
      <w:r w:rsidR="00F421EA">
        <w:t xml:space="preserve">, </w:t>
      </w:r>
      <w:r w:rsidR="0046713E">
        <w:t xml:space="preserve">de </w:t>
      </w:r>
      <w:r w:rsidR="0046713E" w:rsidRPr="0046713E">
        <w:t>monitoramento</w:t>
      </w:r>
      <w:r w:rsidR="0046713E">
        <w:t xml:space="preserve"> </w:t>
      </w:r>
      <w:r w:rsidR="0046713E" w:rsidRPr="0046713E">
        <w:rPr>
          <w:i/>
          <w:iCs/>
        </w:rPr>
        <w:t>web</w:t>
      </w:r>
      <w:r w:rsidR="0046713E">
        <w:rPr>
          <w:i/>
          <w:iCs/>
        </w:rPr>
        <w:t xml:space="preserve"> </w:t>
      </w:r>
      <w:r w:rsidR="0046713E">
        <w:t xml:space="preserve">denominado </w:t>
      </w:r>
      <w:r w:rsidR="00EF3D73">
        <w:t>SEMS, acessado</w:t>
      </w:r>
      <w:r w:rsidR="005654BD">
        <w:t xml:space="preserve"> por meio de um portal eletrônico</w:t>
      </w:r>
      <w:r w:rsidR="00E73B0A">
        <w:t xml:space="preserve"> (</w:t>
      </w:r>
      <w:r w:rsidR="00E73B0A">
        <w:fldChar w:fldCharType="begin"/>
      </w:r>
      <w:r w:rsidR="00E73B0A">
        <w:instrText xml:space="preserve"> REF  _Ref88485797 \* Lower \h </w:instrText>
      </w:r>
      <w:r w:rsidR="00E73B0A">
        <w:fldChar w:fldCharType="separate"/>
      </w:r>
      <w:r w:rsidR="009636C1">
        <w:t xml:space="preserve">figura </w:t>
      </w:r>
      <w:r w:rsidR="009636C1">
        <w:rPr>
          <w:noProof/>
        </w:rPr>
        <w:t>15</w:t>
      </w:r>
      <w:r w:rsidR="00E73B0A">
        <w:fldChar w:fldCharType="end"/>
      </w:r>
      <w:r w:rsidR="00E73B0A">
        <w:t>)</w:t>
      </w:r>
      <w:r w:rsidR="005654BD">
        <w:t xml:space="preserve">, com usuário fornecido pela Superintendência de Infraestrutura da Ufes. </w:t>
      </w:r>
    </w:p>
    <w:p w14:paraId="6B38E67E" w14:textId="77777777" w:rsidR="00732B88" w:rsidRDefault="00732B88" w:rsidP="00DA6244"/>
    <w:p w14:paraId="3ECF8885" w14:textId="50A07FE0" w:rsidR="002456D2" w:rsidRDefault="002456D2" w:rsidP="002456D2">
      <w:pPr>
        <w:pStyle w:val="Caption"/>
        <w:keepNext/>
        <w:jc w:val="both"/>
      </w:pPr>
      <w:bookmarkStart w:id="192" w:name="_Ref88485797"/>
      <w:bookmarkStart w:id="193" w:name="_Toc89728401"/>
      <w:r>
        <w:lastRenderedPageBreak/>
        <w:t xml:space="preserve">Figura </w:t>
      </w:r>
      <w:fldSimple w:instr=" SEQ Figura \* ARABIC ">
        <w:r w:rsidR="009636C1">
          <w:rPr>
            <w:noProof/>
          </w:rPr>
          <w:t>15</w:t>
        </w:r>
      </w:fldSimple>
      <w:bookmarkEnd w:id="192"/>
      <w:r>
        <w:t xml:space="preserve"> – Portal eletrônico de geração de energia SEMS</w:t>
      </w:r>
      <w:bookmarkEnd w:id="193"/>
    </w:p>
    <w:p w14:paraId="7DFD172D" w14:textId="4043B9A3" w:rsidR="002D6844" w:rsidRDefault="00CE4731" w:rsidP="00DA6244">
      <w:r w:rsidRPr="00CE4731">
        <w:rPr>
          <w:noProof/>
        </w:rPr>
        <w:drawing>
          <wp:inline distT="0" distB="0" distL="0" distR="0" wp14:anchorId="0135898C" wp14:editId="257D3281">
            <wp:extent cx="5759450" cy="29591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59450" cy="2959100"/>
                    </a:xfrm>
                    <a:prstGeom prst="rect">
                      <a:avLst/>
                    </a:prstGeom>
                  </pic:spPr>
                </pic:pic>
              </a:graphicData>
            </a:graphic>
          </wp:inline>
        </w:drawing>
      </w:r>
    </w:p>
    <w:p w14:paraId="6AADA158" w14:textId="77777777" w:rsidR="002456D2" w:rsidRPr="005B3F10" w:rsidRDefault="002456D2" w:rsidP="002456D2">
      <w:pPr>
        <w:keepNext/>
        <w:keepLines/>
        <w:ind w:left="42"/>
      </w:pPr>
      <w:r w:rsidRPr="00030583">
        <w:rPr>
          <w:sz w:val="20"/>
          <w:szCs w:val="16"/>
        </w:rPr>
        <w:t>Fonte: Produção do próprio autor.</w:t>
      </w:r>
    </w:p>
    <w:p w14:paraId="32B42850" w14:textId="77777777" w:rsidR="001B4A92" w:rsidRDefault="001B4A92" w:rsidP="001B4A92"/>
    <w:p w14:paraId="0C5550E9" w14:textId="44212590" w:rsidR="00E85D02" w:rsidRDefault="00E85D02" w:rsidP="00E85D02">
      <w:r>
        <w:t xml:space="preserve">Esse sistema de gerenciamento de energia usa um </w:t>
      </w:r>
      <w:r>
        <w:rPr>
          <w:i/>
          <w:iCs/>
        </w:rPr>
        <w:t>datalogger</w:t>
      </w:r>
      <w:r>
        <w:t xml:space="preserve"> modelo </w:t>
      </w:r>
      <w:proofErr w:type="spellStart"/>
      <w:r>
        <w:t>EzLogger</w:t>
      </w:r>
      <w:proofErr w:type="spellEnd"/>
      <w:r>
        <w:t xml:space="preserve"> Pro (</w:t>
      </w:r>
      <w:r>
        <w:fldChar w:fldCharType="begin"/>
      </w:r>
      <w:r>
        <w:instrText xml:space="preserve"> REF  _Ref87349909 \* Lower \h </w:instrText>
      </w:r>
      <w:r>
        <w:fldChar w:fldCharType="separate"/>
      </w:r>
      <w:r w:rsidR="009636C1">
        <w:t xml:space="preserve">figura </w:t>
      </w:r>
      <w:r w:rsidR="009636C1">
        <w:rPr>
          <w:noProof/>
        </w:rPr>
        <w:t>16</w:t>
      </w:r>
      <w:r>
        <w:fldChar w:fldCharType="end"/>
      </w:r>
      <w:r>
        <w:t xml:space="preserve">) para a coleta de dados e comunicação com o portal eletrônico. </w:t>
      </w:r>
    </w:p>
    <w:p w14:paraId="792144B2" w14:textId="77777777" w:rsidR="00E85D02" w:rsidRDefault="00E85D02" w:rsidP="001B4A92"/>
    <w:p w14:paraId="4AD53986" w14:textId="643B6DDA" w:rsidR="001B4A92" w:rsidRDefault="001B4A92" w:rsidP="00E73B0A">
      <w:pPr>
        <w:pStyle w:val="Caption"/>
        <w:keepNext/>
        <w:keepLines/>
        <w:ind w:left="2156"/>
      </w:pPr>
      <w:bookmarkStart w:id="194" w:name="_Ref87349909"/>
      <w:bookmarkStart w:id="195" w:name="_Toc89728402"/>
      <w:r>
        <w:t xml:space="preserve">Figura </w:t>
      </w:r>
      <w:fldSimple w:instr=" SEQ Figura \* ARABIC ">
        <w:r w:rsidR="009636C1">
          <w:rPr>
            <w:noProof/>
          </w:rPr>
          <w:t>16</w:t>
        </w:r>
      </w:fldSimple>
      <w:bookmarkEnd w:id="194"/>
      <w:r>
        <w:t xml:space="preserve"> – </w:t>
      </w:r>
      <w:r>
        <w:rPr>
          <w:i/>
          <w:iCs/>
        </w:rPr>
        <w:t xml:space="preserve">Datalogger </w:t>
      </w:r>
      <w:r>
        <w:t>do inversor</w:t>
      </w:r>
      <w:bookmarkEnd w:id="195"/>
    </w:p>
    <w:p w14:paraId="434FB09E" w14:textId="4CAD1866" w:rsidR="006F4434" w:rsidRPr="006F4434" w:rsidRDefault="006F4434" w:rsidP="00E73B0A">
      <w:pPr>
        <w:jc w:val="center"/>
      </w:pPr>
      <w:r>
        <w:rPr>
          <w:noProof/>
        </w:rPr>
        <w:drawing>
          <wp:inline distT="0" distB="0" distL="0" distR="0" wp14:anchorId="22E8FB62" wp14:editId="4E953207">
            <wp:extent cx="3032760" cy="21717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32760" cy="2171700"/>
                    </a:xfrm>
                    <a:prstGeom prst="rect">
                      <a:avLst/>
                    </a:prstGeom>
                    <a:noFill/>
                    <a:ln>
                      <a:noFill/>
                    </a:ln>
                  </pic:spPr>
                </pic:pic>
              </a:graphicData>
            </a:graphic>
          </wp:inline>
        </w:drawing>
      </w:r>
    </w:p>
    <w:p w14:paraId="35B261D8" w14:textId="74F89F79" w:rsidR="002456D2" w:rsidRDefault="001B4A92" w:rsidP="000912B7">
      <w:pPr>
        <w:keepNext/>
        <w:keepLines/>
        <w:ind w:left="2170"/>
        <w:rPr>
          <w:sz w:val="20"/>
          <w:szCs w:val="16"/>
        </w:rPr>
      </w:pPr>
      <w:r w:rsidRPr="00030583">
        <w:rPr>
          <w:sz w:val="20"/>
          <w:szCs w:val="16"/>
        </w:rPr>
        <w:t>Fonte: Produção do próprio autor.</w:t>
      </w:r>
    </w:p>
    <w:p w14:paraId="197A3274" w14:textId="77777777" w:rsidR="009922BC" w:rsidRDefault="009922BC" w:rsidP="000912B7">
      <w:pPr>
        <w:keepNext/>
        <w:keepLines/>
        <w:ind w:left="2170"/>
      </w:pPr>
    </w:p>
    <w:p w14:paraId="00EF5096" w14:textId="5AD9DCF6" w:rsidR="00732B88" w:rsidRDefault="00732B88" w:rsidP="00732B88">
      <w:r>
        <w:t xml:space="preserve">As amostras de geração de energia pelo SFV dada pelo sistema de monitoramento </w:t>
      </w:r>
      <w:r>
        <w:rPr>
          <w:i/>
          <w:iCs/>
        </w:rPr>
        <w:t>web</w:t>
      </w:r>
      <w:r>
        <w:t xml:space="preserve"> SEMS são coletadas de 2 em 2 minutos. Como esse intervalo de tempo produziria muitos dados, e dificultaria a manipulação, principalmente pelo fato de a estação meteorológica trabalhar com dados horários, foi escolhido trabalhar com amostras horárias, e também diárias. Para isso foi </w:t>
      </w:r>
      <w:r>
        <w:lastRenderedPageBreak/>
        <w:t xml:space="preserve">feita a integralização dos dados utilizando a fórmula do método trapezoidal composto </w:t>
      </w:r>
      <w:r>
        <w:fldChar w:fldCharType="begin"/>
      </w:r>
      <w:r>
        <w:instrText xml:space="preserve"> REF _Ref89775274 \h </w:instrText>
      </w:r>
      <w:r>
        <w:fldChar w:fldCharType="separate"/>
      </w:r>
      <w:r w:rsidR="009636C1">
        <w:t>(</w:t>
      </w:r>
      <w:r w:rsidR="009636C1">
        <w:rPr>
          <w:noProof/>
        </w:rPr>
        <w:t>2.5.1</w:t>
      </w:r>
      <w:r w:rsidR="009636C1">
        <w:t>.</w:t>
      </w:r>
      <w:r w:rsidR="009636C1">
        <w:rPr>
          <w:noProof/>
        </w:rPr>
        <w:t>2</w:t>
      </w:r>
      <w:r w:rsidR="009636C1">
        <w:t>)</w:t>
      </w:r>
      <w:r>
        <w:fldChar w:fldCharType="end"/>
      </w:r>
      <w:r>
        <w:t xml:space="preserve"> tanto para intervalos horários e diários.</w:t>
      </w:r>
    </w:p>
    <w:p w14:paraId="2F654CDA" w14:textId="77777777" w:rsidR="002D6844" w:rsidRDefault="002D6844" w:rsidP="00DA6244"/>
    <w:p w14:paraId="6FD11BEB" w14:textId="17C92C2E" w:rsidR="00EB0731" w:rsidRDefault="00EA2D90" w:rsidP="00732B88">
      <w:r>
        <w:t xml:space="preserve">Também foram </w:t>
      </w:r>
      <w:r w:rsidR="00130E11">
        <w:t>coletados</w:t>
      </w:r>
      <w:r>
        <w:t xml:space="preserve"> dados</w:t>
      </w:r>
      <w:r w:rsidR="002D6844">
        <w:t xml:space="preserve"> de irradiação solar</w:t>
      </w:r>
      <w:r w:rsidR="009D62EC">
        <w:t xml:space="preserve"> </w:t>
      </w:r>
      <w:r w:rsidR="00C922BB">
        <w:t xml:space="preserve">de uma estação meteorológica que utiliza um </w:t>
      </w:r>
      <w:proofErr w:type="spellStart"/>
      <w:r w:rsidR="009D62EC">
        <w:t>piranômetro</w:t>
      </w:r>
      <w:proofErr w:type="spellEnd"/>
      <w:r w:rsidR="007E756D">
        <w:t xml:space="preserve"> (</w:t>
      </w:r>
      <w:r w:rsidR="007E756D">
        <w:fldChar w:fldCharType="begin"/>
      </w:r>
      <w:r w:rsidR="007E756D">
        <w:instrText xml:space="preserve"> REF  _Ref87365770 \* Lower \h </w:instrText>
      </w:r>
      <w:r w:rsidR="007E756D">
        <w:fldChar w:fldCharType="separate"/>
      </w:r>
      <w:r w:rsidR="009636C1">
        <w:t xml:space="preserve">figura </w:t>
      </w:r>
      <w:r w:rsidR="009636C1">
        <w:rPr>
          <w:noProof/>
        </w:rPr>
        <w:t>17</w:t>
      </w:r>
      <w:r w:rsidR="007E756D">
        <w:fldChar w:fldCharType="end"/>
      </w:r>
      <w:r w:rsidR="007E756D">
        <w:t>)</w:t>
      </w:r>
      <w:r w:rsidR="00E94C28">
        <w:t xml:space="preserve">. </w:t>
      </w:r>
    </w:p>
    <w:p w14:paraId="2A95F4E1" w14:textId="77777777" w:rsidR="009E2C81" w:rsidRDefault="009E2C81" w:rsidP="00732B88"/>
    <w:p w14:paraId="4429029A" w14:textId="13C88444" w:rsidR="00EB0731" w:rsidRDefault="00EB0731" w:rsidP="00EB0731">
      <w:pPr>
        <w:pStyle w:val="Caption"/>
        <w:keepNext/>
        <w:keepLines/>
        <w:ind w:left="2814" w:right="3009"/>
      </w:pPr>
      <w:bookmarkStart w:id="196" w:name="_Ref87365770"/>
      <w:bookmarkStart w:id="197" w:name="_Toc89728403"/>
      <w:r>
        <w:t xml:space="preserve">Figura </w:t>
      </w:r>
      <w:fldSimple w:instr=" SEQ Figura \* ARABIC ">
        <w:r w:rsidR="009636C1">
          <w:rPr>
            <w:noProof/>
          </w:rPr>
          <w:t>17</w:t>
        </w:r>
      </w:fldSimple>
      <w:bookmarkEnd w:id="196"/>
      <w:r>
        <w:t xml:space="preserve"> – Exemplo de estação com piranômetro</w:t>
      </w:r>
      <w:bookmarkEnd w:id="197"/>
    </w:p>
    <w:p w14:paraId="7455AE13" w14:textId="77777777" w:rsidR="00EB0731" w:rsidRDefault="00EB0731" w:rsidP="00EB0731">
      <w:pPr>
        <w:keepNext/>
        <w:keepLines/>
        <w:jc w:val="center"/>
      </w:pPr>
      <w:r>
        <w:rPr>
          <w:noProof/>
        </w:rPr>
        <w:drawing>
          <wp:inline distT="0" distB="0" distL="0" distR="0" wp14:anchorId="35066DA8" wp14:editId="52A99B4D">
            <wp:extent cx="2152650" cy="2561214"/>
            <wp:effectExtent l="0" t="0" r="0" b="0"/>
            <wp:docPr id="24" name="Picture 24" descr="PVmet-150 - Comprar em Mundo Clima — Mundo Cl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Vmet-150 - Comprar em Mundo Clima — Mundo Clima"/>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182286" cy="2596475"/>
                    </a:xfrm>
                    <a:prstGeom prst="rect">
                      <a:avLst/>
                    </a:prstGeom>
                    <a:noFill/>
                    <a:ln>
                      <a:noFill/>
                    </a:ln>
                  </pic:spPr>
                </pic:pic>
              </a:graphicData>
            </a:graphic>
          </wp:inline>
        </w:drawing>
      </w:r>
    </w:p>
    <w:p w14:paraId="160410D5" w14:textId="77777777" w:rsidR="00EB0731" w:rsidRDefault="00EB0731" w:rsidP="00EB0731">
      <w:pPr>
        <w:keepNext/>
        <w:keepLines/>
        <w:ind w:left="2870"/>
      </w:pPr>
      <w:r w:rsidRPr="00030583">
        <w:rPr>
          <w:sz w:val="20"/>
          <w:szCs w:val="16"/>
        </w:rPr>
        <w:t xml:space="preserve">Fonte: </w:t>
      </w:r>
      <w:r>
        <w:rPr>
          <w:sz w:val="20"/>
          <w:szCs w:val="16"/>
        </w:rPr>
        <w:t>Mundo Clima (2021)</w:t>
      </w:r>
      <w:r w:rsidRPr="00030583">
        <w:rPr>
          <w:sz w:val="20"/>
          <w:szCs w:val="16"/>
        </w:rPr>
        <w:t>.</w:t>
      </w:r>
      <w:r w:rsidRPr="00C23EA5">
        <w:rPr>
          <w:vanish/>
          <w:color w:val="FFFFFF" w:themeColor="background1"/>
        </w:rPr>
        <w:t xml:space="preserve"> </w:t>
      </w:r>
      <w:sdt>
        <w:sdtPr>
          <w:rPr>
            <w:vanish/>
            <w:color w:val="FFFFFF" w:themeColor="background1"/>
          </w:rPr>
          <w:id w:val="1923063088"/>
          <w:citation/>
        </w:sdtPr>
        <w:sdtEndPr/>
        <w:sdtContent>
          <w:r w:rsidRPr="00515821">
            <w:rPr>
              <w:vanish/>
              <w:color w:val="FFFFFF" w:themeColor="background1"/>
            </w:rPr>
            <w:fldChar w:fldCharType="begin"/>
          </w:r>
          <w:r w:rsidRPr="00C23EA5">
            <w:rPr>
              <w:vanish/>
              <w:color w:val="FFFFFF" w:themeColor="background1"/>
            </w:rPr>
            <w:instrText xml:space="preserve">CITATION Mun21 \l 1031 </w:instrText>
          </w:r>
          <w:r w:rsidRPr="00515821">
            <w:rPr>
              <w:vanish/>
              <w:color w:val="FFFFFF" w:themeColor="background1"/>
            </w:rPr>
            <w:fldChar w:fldCharType="separate"/>
          </w:r>
          <w:r w:rsidRPr="00607771">
            <w:rPr>
              <w:noProof/>
              <w:color w:val="FFFFFF" w:themeColor="background1"/>
            </w:rPr>
            <w:t>(MC, 2021)</w:t>
          </w:r>
          <w:r w:rsidRPr="00515821">
            <w:rPr>
              <w:vanish/>
              <w:color w:val="FFFFFF" w:themeColor="background1"/>
            </w:rPr>
            <w:fldChar w:fldCharType="end"/>
          </w:r>
        </w:sdtContent>
      </w:sdt>
    </w:p>
    <w:p w14:paraId="440DF6B2" w14:textId="77777777" w:rsidR="008B23CA" w:rsidRDefault="008B23CA" w:rsidP="00732B88"/>
    <w:p w14:paraId="64714638" w14:textId="47BF86B6" w:rsidR="008B23CA" w:rsidRDefault="00E94C28" w:rsidP="008B23CA">
      <w:r>
        <w:t xml:space="preserve">Esta </w:t>
      </w:r>
      <w:r w:rsidR="00D057B1">
        <w:t>estação</w:t>
      </w:r>
      <w:r>
        <w:t xml:space="preserve"> é</w:t>
      </w:r>
      <w:r w:rsidR="00D057B1">
        <w:t xml:space="preserve"> automática</w:t>
      </w:r>
      <w:r>
        <w:t>, pertencente ao</w:t>
      </w:r>
      <w:r w:rsidR="009D62EC">
        <w:t xml:space="preserve"> Instituto Nacional de Meteorologia (INMET)</w:t>
      </w:r>
      <w:r>
        <w:t>,</w:t>
      </w:r>
      <w:r w:rsidR="009D62EC">
        <w:t xml:space="preserve"> </w:t>
      </w:r>
      <w:r w:rsidR="00676E8A">
        <w:t>localizada na Ufes</w:t>
      </w:r>
      <w:r w:rsidR="00E577F8">
        <w:t xml:space="preserve"> (</w:t>
      </w:r>
      <w:r w:rsidR="00E577F8">
        <w:fldChar w:fldCharType="begin"/>
      </w:r>
      <w:r w:rsidR="00E577F8">
        <w:instrText xml:space="preserve"> REF  _Ref87364474 \* Lower \h </w:instrText>
      </w:r>
      <w:r w:rsidR="00E577F8">
        <w:fldChar w:fldCharType="separate"/>
      </w:r>
      <w:r w:rsidR="009636C1">
        <w:t xml:space="preserve">figura </w:t>
      </w:r>
      <w:r w:rsidR="009636C1">
        <w:rPr>
          <w:noProof/>
        </w:rPr>
        <w:t>18</w:t>
      </w:r>
      <w:r w:rsidR="00E577F8">
        <w:fldChar w:fldCharType="end"/>
      </w:r>
      <w:r w:rsidR="00E577F8">
        <w:t xml:space="preserve">). </w:t>
      </w:r>
      <w:r w:rsidR="00D057B1">
        <w:t xml:space="preserve">O sítio </w:t>
      </w:r>
      <w:r w:rsidR="00226F78">
        <w:t xml:space="preserve">eletrônico </w:t>
      </w:r>
      <w:r w:rsidR="00D057B1">
        <w:t xml:space="preserve">dos dados </w:t>
      </w:r>
      <w:r w:rsidR="00226F78">
        <w:t>é</w:t>
      </w:r>
      <w:r w:rsidR="00D057B1">
        <w:t xml:space="preserve"> aberto ao público via website governamental</w:t>
      </w:r>
      <w:sdt>
        <w:sdtPr>
          <w:id w:val="1922750674"/>
          <w:citation/>
        </w:sdtPr>
        <w:sdtEndPr/>
        <w:sdtContent>
          <w:r w:rsidR="00D057B1">
            <w:fldChar w:fldCharType="begin"/>
          </w:r>
          <w:r w:rsidR="0030303B">
            <w:instrText xml:space="preserve">CITATION Ins21 \t  \l 1031 </w:instrText>
          </w:r>
          <w:r w:rsidR="00D057B1">
            <w:fldChar w:fldCharType="separate"/>
          </w:r>
          <w:r w:rsidR="00607771">
            <w:rPr>
              <w:noProof/>
            </w:rPr>
            <w:t xml:space="preserve"> (I, 2021)</w:t>
          </w:r>
          <w:r w:rsidR="00D057B1">
            <w:fldChar w:fldCharType="end"/>
          </w:r>
        </w:sdtContent>
      </w:sdt>
      <w:r w:rsidR="00D057B1">
        <w:t xml:space="preserve">. </w:t>
      </w:r>
      <w:r w:rsidR="00E577F8">
        <w:t xml:space="preserve">Dados da irradiância foram coletados </w:t>
      </w:r>
      <w:r w:rsidR="005F769E">
        <w:t>com o intuito</w:t>
      </w:r>
      <w:r w:rsidR="009D62EC">
        <w:t xml:space="preserve"> de normalizar os dados de geração das </w:t>
      </w:r>
      <w:r w:rsidR="009D62EC" w:rsidRPr="009D62EC">
        <w:rPr>
          <w:i/>
          <w:iCs/>
        </w:rPr>
        <w:t>strings</w:t>
      </w:r>
      <w:r w:rsidR="0066552E">
        <w:t xml:space="preserve">, uma vez que a influência no rendimento </w:t>
      </w:r>
      <w:r w:rsidR="00E135E7">
        <w:t>é diferente</w:t>
      </w:r>
      <w:r w:rsidR="00FC3DEF">
        <w:t xml:space="preserve"> em uma diferença proporcional e diferença absoluta.</w:t>
      </w:r>
      <w:r w:rsidR="009A24A3">
        <w:t xml:space="preserve"> </w:t>
      </w:r>
      <w:r w:rsidR="00A6313B">
        <w:t>Os dados coletados pela estação meteorológica automática são</w:t>
      </w:r>
      <w:r w:rsidR="00C029C2">
        <w:t xml:space="preserve"> </w:t>
      </w:r>
      <w:r w:rsidR="009F53FF">
        <w:t>horários</w:t>
      </w:r>
      <w:r w:rsidR="00C029C2">
        <w:t>.</w:t>
      </w:r>
    </w:p>
    <w:p w14:paraId="0E6E1905" w14:textId="498868B4" w:rsidR="008B23CA" w:rsidRDefault="008B23CA" w:rsidP="008B23CA">
      <w:pPr>
        <w:pStyle w:val="Caption"/>
        <w:keepNext/>
        <w:keepLines/>
        <w:ind w:left="1008"/>
        <w:jc w:val="both"/>
      </w:pPr>
      <w:bookmarkStart w:id="198" w:name="_Ref87364474"/>
      <w:bookmarkStart w:id="199" w:name="_Toc89728404"/>
      <w:r>
        <w:lastRenderedPageBreak/>
        <w:t xml:space="preserve">Figura </w:t>
      </w:r>
      <w:fldSimple w:instr=" SEQ Figura \* ARABIC ">
        <w:r w:rsidR="009636C1">
          <w:rPr>
            <w:noProof/>
          </w:rPr>
          <w:t>18</w:t>
        </w:r>
      </w:fldSimple>
      <w:bookmarkEnd w:id="198"/>
      <w:r>
        <w:t xml:space="preserve"> – Localização da estação meteorológica na Ufes</w:t>
      </w:r>
      <w:bookmarkEnd w:id="199"/>
    </w:p>
    <w:p w14:paraId="30C2987A" w14:textId="77777777" w:rsidR="008B23CA" w:rsidRDefault="008B23CA" w:rsidP="008B23CA">
      <w:pPr>
        <w:keepNext/>
        <w:keepLines/>
        <w:jc w:val="center"/>
      </w:pPr>
      <w:r w:rsidRPr="008E4939">
        <w:rPr>
          <w:noProof/>
        </w:rPr>
        <w:drawing>
          <wp:inline distT="0" distB="0" distL="0" distR="0" wp14:anchorId="6F8F4724" wp14:editId="31C07F2E">
            <wp:extent cx="4511040" cy="4876907"/>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27363" cy="4894554"/>
                    </a:xfrm>
                    <a:prstGeom prst="rect">
                      <a:avLst/>
                    </a:prstGeom>
                  </pic:spPr>
                </pic:pic>
              </a:graphicData>
            </a:graphic>
          </wp:inline>
        </w:drawing>
      </w:r>
    </w:p>
    <w:p w14:paraId="34605AFC" w14:textId="77777777" w:rsidR="008B23CA" w:rsidRPr="009D62EC" w:rsidRDefault="008B23CA" w:rsidP="008B23CA">
      <w:pPr>
        <w:keepNext/>
        <w:keepLines/>
        <w:ind w:left="1008"/>
      </w:pPr>
      <w:r w:rsidRPr="00030583">
        <w:rPr>
          <w:sz w:val="20"/>
          <w:szCs w:val="16"/>
        </w:rPr>
        <w:t xml:space="preserve">Fonte: </w:t>
      </w:r>
      <w:r>
        <w:rPr>
          <w:sz w:val="20"/>
          <w:szCs w:val="16"/>
        </w:rPr>
        <w:t>INMET (2021)</w:t>
      </w:r>
      <w:r w:rsidRPr="00030583">
        <w:rPr>
          <w:sz w:val="20"/>
          <w:szCs w:val="16"/>
        </w:rPr>
        <w:t>.</w:t>
      </w:r>
    </w:p>
    <w:p w14:paraId="3BBEB9B0" w14:textId="77777777" w:rsidR="008B23CA" w:rsidRDefault="008B23CA" w:rsidP="008B23CA"/>
    <w:p w14:paraId="249E2400" w14:textId="083F5030" w:rsidR="004C1E0B" w:rsidRDefault="008E4939" w:rsidP="00FD028E">
      <w:pPr>
        <w:pStyle w:val="Heading2"/>
      </w:pPr>
      <w:bookmarkStart w:id="200" w:name="_Toc89728378"/>
      <w:commentRangeStart w:id="201"/>
      <w:r>
        <w:t>Método de estudo dos</w:t>
      </w:r>
      <w:r w:rsidR="004C1E0B">
        <w:t xml:space="preserve"> dados adquiridos</w:t>
      </w:r>
      <w:bookmarkStart w:id="202" w:name="_Toc73001743"/>
      <w:r w:rsidR="00F80585">
        <w:t xml:space="preserve"> </w:t>
      </w:r>
      <w:commentRangeEnd w:id="201"/>
      <w:r w:rsidR="00A15C94">
        <w:rPr>
          <w:rStyle w:val="CommentReference"/>
          <w:lang w:eastAsia="en-US"/>
        </w:rPr>
        <w:commentReference w:id="201"/>
      </w:r>
      <w:bookmarkEnd w:id="200"/>
    </w:p>
    <w:p w14:paraId="5D3817E5" w14:textId="4A9832EE" w:rsidR="004023E4" w:rsidRDefault="00565E09" w:rsidP="003825AB">
      <w:r>
        <w:t xml:space="preserve">Para </w:t>
      </w:r>
      <w:del w:id="203" w:author="Vitor Mascarenhas" w:date="2021-12-02T10:21:00Z">
        <w:r w:rsidR="005E5FA4" w:rsidDel="00C959FD">
          <w:delText xml:space="preserve">obter um </w:delText>
        </w:r>
      </w:del>
      <w:ins w:id="204" w:author="Vitor Mascarenhas" w:date="2021-12-02T10:21:00Z">
        <w:r w:rsidR="000031A5">
          <w:t xml:space="preserve">extrair </w:t>
        </w:r>
      </w:ins>
      <w:ins w:id="205" w:author="Vitor Mascarenhas" w:date="2021-12-02T10:24:00Z">
        <w:r w:rsidR="00295EF3">
          <w:t>in</w:t>
        </w:r>
        <w:r w:rsidR="0003447E">
          <w:t>formação dos dados obtidos, foi necessário o uso de</w:t>
        </w:r>
      </w:ins>
      <w:ins w:id="206" w:author="Vitor Mascarenhas" w:date="2021-12-02T10:25:00Z">
        <w:r w:rsidR="0003447E">
          <w:t xml:space="preserve"> ferramentas de </w:t>
        </w:r>
        <w:r w:rsidR="00AE6F4C">
          <w:t>comparação,</w:t>
        </w:r>
      </w:ins>
      <w:ins w:id="207" w:author="Vitor Mascarenhas" w:date="2021-12-02T10:29:00Z">
        <w:r w:rsidR="000671AB">
          <w:t xml:space="preserve"> </w:t>
        </w:r>
      </w:ins>
      <w:ins w:id="208" w:author="Vitor Mascarenhas" w:date="2021-12-02T10:31:00Z">
        <w:r w:rsidR="00622E00">
          <w:t xml:space="preserve">esses sendo </w:t>
        </w:r>
      </w:ins>
      <w:ins w:id="209" w:author="Vitor Mascarenhas" w:date="2021-12-02T10:29:00Z">
        <w:r w:rsidR="000671AB">
          <w:t>os índices de desempenho</w:t>
        </w:r>
        <w:r w:rsidR="00B73547">
          <w:t>.</w:t>
        </w:r>
      </w:ins>
      <w:ins w:id="210" w:author="Vitor Mascarenhas" w:date="2021-12-02T10:25:00Z">
        <w:r w:rsidR="00AE6F4C">
          <w:t xml:space="preserve"> </w:t>
        </w:r>
      </w:ins>
      <w:ins w:id="211" w:author="Vitor Mascarenhas" w:date="2021-12-02T10:30:00Z">
        <w:r w:rsidR="00B73547">
          <w:t>P</w:t>
        </w:r>
      </w:ins>
      <w:ins w:id="212" w:author="Vitor Mascarenhas" w:date="2021-12-02T10:25:00Z">
        <w:r w:rsidR="00AE6F4C">
          <w:t>osteriormente</w:t>
        </w:r>
        <w:r w:rsidR="00A82AA0">
          <w:t xml:space="preserve">, </w:t>
        </w:r>
      </w:ins>
      <w:ins w:id="213" w:author="Vitor Mascarenhas" w:date="2021-12-02T10:30:00Z">
        <w:r w:rsidR="00B73547">
          <w:t xml:space="preserve">faz-se uma análise </w:t>
        </w:r>
      </w:ins>
      <w:ins w:id="214" w:author="Vitor Mascarenhas" w:date="2021-12-02T10:31:00Z">
        <w:r w:rsidR="00622E00">
          <w:t>desta informação</w:t>
        </w:r>
        <w:r w:rsidR="00B863D4">
          <w:t xml:space="preserve">, a fim de </w:t>
        </w:r>
      </w:ins>
      <w:ins w:id="215" w:author="Vitor Mascarenhas" w:date="2021-12-02T10:32:00Z">
        <w:r w:rsidR="00B863D4">
          <w:t>entender essa informação</w:t>
        </w:r>
        <w:r w:rsidR="00AB32F5">
          <w:t xml:space="preserve">, </w:t>
        </w:r>
      </w:ins>
      <w:ins w:id="216" w:author="Vitor Mascarenhas" w:date="2021-12-02T10:33:00Z">
        <w:r w:rsidR="00F607D6">
          <w:t xml:space="preserve">para então </w:t>
        </w:r>
      </w:ins>
      <w:ins w:id="217" w:author="Vitor Mascarenhas" w:date="2021-12-02T10:32:00Z">
        <w:r w:rsidR="00AB32F5">
          <w:t>gerar resultados</w:t>
        </w:r>
        <w:r w:rsidR="00F607D6">
          <w:t>.</w:t>
        </w:r>
      </w:ins>
    </w:p>
    <w:p w14:paraId="2E9AF98F" w14:textId="35CB7D9E" w:rsidR="002823C2" w:rsidRDefault="003825AB" w:rsidP="00FD52F8">
      <w:pPr>
        <w:pStyle w:val="Heading3"/>
      </w:pPr>
      <w:bookmarkStart w:id="218" w:name="_Toc89728379"/>
      <w:r>
        <w:t>Índice</w:t>
      </w:r>
      <w:r w:rsidR="00DB7B6E">
        <w:t>s</w:t>
      </w:r>
      <w:r>
        <w:t xml:space="preserve"> de desempenho</w:t>
      </w:r>
      <w:bookmarkEnd w:id="218"/>
    </w:p>
    <w:p w14:paraId="034417A7" w14:textId="51CAA30C" w:rsidR="00944BCF" w:rsidRPr="00596DC2" w:rsidRDefault="003F6FB6" w:rsidP="00944BCF">
      <w:r>
        <w:t>Averiguar</w:t>
      </w:r>
      <w:r w:rsidR="00081130">
        <w:t xml:space="preserve"> sistemas fotovoltaicos em diferentes condições (localização, clima</w:t>
      </w:r>
      <w:r w:rsidR="00186CC2">
        <w:t>, temperatura, irradiação)</w:t>
      </w:r>
      <w:r w:rsidR="00C85155">
        <w:t xml:space="preserve"> exige </w:t>
      </w:r>
      <w:r w:rsidR="00186CC2">
        <w:t>o uso de índices de desempenho</w:t>
      </w:r>
      <w:r w:rsidR="00C85155">
        <w:t>. A mesma serve d</w:t>
      </w:r>
      <w:r w:rsidR="00D75FC1">
        <w:t xml:space="preserve">a necessidade </w:t>
      </w:r>
      <w:r w:rsidR="004C3EE2">
        <w:t>de ter uma base de parâmetro confiável</w:t>
      </w:r>
      <w:r w:rsidR="00846370">
        <w:t>, para saber o quanto o SFV está gerando</w:t>
      </w:r>
      <w:r w:rsidR="00927209">
        <w:t xml:space="preserve"> em relação ao seu potencial máximo. </w:t>
      </w:r>
      <w:r w:rsidR="00D75FC1">
        <w:t xml:space="preserve">Mesmo em situações de mesma condições </w:t>
      </w:r>
      <w:r w:rsidR="00783A53">
        <w:t>locais</w:t>
      </w:r>
      <w:r w:rsidR="008078F2">
        <w:t xml:space="preserve"> climáticas e meteorológicas</w:t>
      </w:r>
      <w:r w:rsidR="00783A53">
        <w:t xml:space="preserve">, como é o caso desse estudo, faz-se necessário também um </w:t>
      </w:r>
      <w:r w:rsidR="000670BA">
        <w:t>padrão</w:t>
      </w:r>
      <w:r w:rsidR="00783A53">
        <w:t xml:space="preserve">, </w:t>
      </w:r>
      <w:r w:rsidR="00596DC2">
        <w:t xml:space="preserve">para saber </w:t>
      </w:r>
      <w:r w:rsidR="00596DC2">
        <w:lastRenderedPageBreak/>
        <w:t xml:space="preserve">o quanto cada </w:t>
      </w:r>
      <w:r w:rsidR="00596DC2">
        <w:rPr>
          <w:i/>
          <w:iCs/>
        </w:rPr>
        <w:t>string</w:t>
      </w:r>
      <w:r w:rsidR="00596DC2">
        <w:t xml:space="preserve"> é diferente</w:t>
      </w:r>
      <w:r w:rsidR="005B1FDF">
        <w:t xml:space="preserve"> </w:t>
      </w:r>
      <w:r w:rsidR="00FC128D">
        <w:t xml:space="preserve">dela mesma, ou em relação a outras, </w:t>
      </w:r>
      <w:r w:rsidR="005B1FDF">
        <w:t>quando sujeitas a condições de limpezas diferentes.</w:t>
      </w:r>
    </w:p>
    <w:p w14:paraId="66B3806B" w14:textId="66E3CF88" w:rsidR="00EE53FA" w:rsidRDefault="00C60FC8" w:rsidP="003825AB">
      <w:pPr>
        <w:pStyle w:val="Heading4"/>
      </w:pPr>
      <w:bookmarkStart w:id="219" w:name="_Toc89728380"/>
      <w:r>
        <w:t>Fator de desempenho</w:t>
      </w:r>
      <w:bookmarkEnd w:id="219"/>
    </w:p>
    <w:p w14:paraId="260CAFA8" w14:textId="53BE8B5A" w:rsidR="00516D61" w:rsidRDefault="002823C2" w:rsidP="00486A6B">
      <w:r>
        <w:t>A primeira</w:t>
      </w:r>
      <w:r w:rsidR="00EE53FA">
        <w:t xml:space="preserve"> tentativa</w:t>
      </w:r>
      <w:r w:rsidR="002F5328">
        <w:t xml:space="preserve"> </w:t>
      </w:r>
      <w:r w:rsidR="002827D1">
        <w:t>de utilização de um índice de desempenho</w:t>
      </w:r>
      <w:r w:rsidR="00EE53FA">
        <w:t xml:space="preserve"> neste trabalho</w:t>
      </w:r>
      <w:r>
        <w:t xml:space="preserve"> f</w:t>
      </w:r>
      <w:r w:rsidR="00635222">
        <w:t xml:space="preserve">oi </w:t>
      </w:r>
      <w:r w:rsidR="003249F7">
        <w:t>com a tratativa do</w:t>
      </w:r>
      <w:r w:rsidR="00EE53FA">
        <w:t xml:space="preserve"> fator de desempenho (FD)</w:t>
      </w:r>
      <w:r w:rsidR="003249F7">
        <w:t>. O mesmo</w:t>
      </w:r>
      <w:r w:rsidR="00EE53FA">
        <w:t xml:space="preserve"> é calculado pela razão da energia elétrica gerada pela energia estimada</w:t>
      </w:r>
      <w:r w:rsidR="006C2E7B">
        <w:t>,</w:t>
      </w:r>
      <w:r w:rsidR="0099228C">
        <w:t xml:space="preserve"> segundo</w:t>
      </w:r>
      <w:r w:rsidR="006C2E7B">
        <w:t xml:space="preserve"> equação</w:t>
      </w:r>
      <w:r w:rsidR="00E34669">
        <w:t xml:space="preserve"> </w:t>
      </w:r>
      <w:r w:rsidR="00B960FA">
        <w:fldChar w:fldCharType="begin"/>
      </w:r>
      <w:r w:rsidR="00B960FA">
        <w:instrText xml:space="preserve"> REF _Ref88578584 \h </w:instrText>
      </w:r>
      <w:r w:rsidR="00B960FA">
        <w:fldChar w:fldCharType="separate"/>
      </w:r>
      <w:r w:rsidR="009636C1">
        <w:t>(</w:t>
      </w:r>
      <w:r w:rsidR="009636C1">
        <w:rPr>
          <w:noProof/>
        </w:rPr>
        <w:t>2.4.1</w:t>
      </w:r>
      <w:r w:rsidR="009636C1">
        <w:t>.</w:t>
      </w:r>
      <w:r w:rsidR="009636C1">
        <w:rPr>
          <w:noProof/>
        </w:rPr>
        <w:t>1</w:t>
      </w:r>
      <w:r w:rsidR="009636C1">
        <w:t>)</w:t>
      </w:r>
      <w:r w:rsidR="00B960FA">
        <w:fldChar w:fldCharType="end"/>
      </w:r>
      <w:r w:rsidR="00EE53FA">
        <w:t xml:space="preserve">. </w:t>
      </w:r>
      <w:r w:rsidR="007A054E">
        <w:t>Todas as informações</w:t>
      </w:r>
      <w:r w:rsidR="006C2A1B">
        <w:t xml:space="preserve"> para o cálculo</w:t>
      </w:r>
      <w:r w:rsidR="005B7BD6">
        <w:t xml:space="preserve"> </w:t>
      </w:r>
      <w:r w:rsidR="00722334">
        <w:t xml:space="preserve">das equações necessárias </w:t>
      </w:r>
      <w:r w:rsidR="000228B0">
        <w:fldChar w:fldCharType="begin"/>
      </w:r>
      <w:r w:rsidR="000228B0">
        <w:instrText xml:space="preserve"> REF  _Ref88599432 \h  \* MERGEFORMAT </w:instrText>
      </w:r>
      <w:r w:rsidR="000228B0">
        <w:fldChar w:fldCharType="separate"/>
      </w:r>
      <w:r w:rsidR="009636C1">
        <w:t>(</w:t>
      </w:r>
      <w:r w:rsidR="009636C1">
        <w:rPr>
          <w:noProof/>
        </w:rPr>
        <w:t>2.4.1.2</w:t>
      </w:r>
      <w:r w:rsidR="009636C1">
        <w:t>)</w:t>
      </w:r>
      <w:r w:rsidR="000228B0">
        <w:fldChar w:fldCharType="end"/>
      </w:r>
      <w:r w:rsidR="00722334">
        <w:t xml:space="preserve"> e </w:t>
      </w:r>
      <w:r w:rsidR="000228B0">
        <w:fldChar w:fldCharType="begin"/>
      </w:r>
      <w:r w:rsidR="000228B0">
        <w:instrText xml:space="preserve"> REF  _Ref88599436 \h  \* MERGEFORMAT </w:instrText>
      </w:r>
      <w:r w:rsidR="000228B0">
        <w:fldChar w:fldCharType="separate"/>
      </w:r>
      <w:r w:rsidR="009636C1">
        <w:rPr>
          <w:noProof/>
        </w:rPr>
        <w:t>(</w:t>
      </w:r>
      <w:r w:rsidR="009636C1">
        <w:t>2.4.1.3)</w:t>
      </w:r>
      <w:r w:rsidR="000228B0">
        <w:fldChar w:fldCharType="end"/>
      </w:r>
      <w:r w:rsidR="00722334">
        <w:t>,</w:t>
      </w:r>
      <w:r w:rsidR="007A054E">
        <w:t xml:space="preserve"> foram coletadas do </w:t>
      </w:r>
      <w:r w:rsidR="007A054E">
        <w:rPr>
          <w:i/>
          <w:iCs/>
        </w:rPr>
        <w:t>datasheet</w:t>
      </w:r>
      <w:r w:rsidR="007A054E">
        <w:t xml:space="preserve"> do módulo fotovoltaico (</w:t>
      </w:r>
      <w:r w:rsidR="007A054E">
        <w:fldChar w:fldCharType="begin"/>
      </w:r>
      <w:r w:rsidR="007A054E">
        <w:instrText xml:space="preserve"> REF  _Ref85214778 \h \n </w:instrText>
      </w:r>
      <w:r w:rsidR="007A054E">
        <w:fldChar w:fldCharType="separate"/>
      </w:r>
      <w:r w:rsidR="009636C1">
        <w:t>ANEXO A</w:t>
      </w:r>
      <w:r w:rsidR="007A054E">
        <w:fldChar w:fldCharType="end"/>
      </w:r>
      <w:r w:rsidR="007A054E">
        <w:t xml:space="preserve">) e de dados da estação meteorológica INMET (2021). </w:t>
      </w:r>
      <w:r w:rsidR="00801F9D">
        <w:t>O rendimento do</w:t>
      </w:r>
      <w:r w:rsidR="009C04C3">
        <w:t xml:space="preserve"> inversor do SFV foi desconsiderado, uma vez que </w:t>
      </w:r>
      <w:r w:rsidR="00C93CB9">
        <w:t xml:space="preserve">todas </w:t>
      </w:r>
      <w:r w:rsidR="0067307E">
        <w:rPr>
          <w:i/>
          <w:iCs/>
        </w:rPr>
        <w:t xml:space="preserve">strings </w:t>
      </w:r>
      <w:r w:rsidR="0067307E">
        <w:t>do</w:t>
      </w:r>
      <w:r w:rsidR="00C93CB9">
        <w:t xml:space="preserve"> estudo estão</w:t>
      </w:r>
      <w:r w:rsidR="00831E0D">
        <w:t xml:space="preserve"> conectadas</w:t>
      </w:r>
      <w:r w:rsidR="00C93CB9">
        <w:t xml:space="preserve"> n</w:t>
      </w:r>
      <w:r w:rsidR="008E714A">
        <w:t>o</w:t>
      </w:r>
      <w:r w:rsidR="00C93CB9">
        <w:t xml:space="preserve"> mesm</w:t>
      </w:r>
      <w:r w:rsidR="008E714A">
        <w:t>o</w:t>
      </w:r>
      <w:r w:rsidR="0067307E">
        <w:t xml:space="preserve">. </w:t>
      </w:r>
      <w:r w:rsidR="00EE53FA" w:rsidRPr="00C93CB9">
        <w:t>Neste</w:t>
      </w:r>
      <w:r w:rsidR="00EE53FA">
        <w:t xml:space="preserve"> cálculo de FD</w:t>
      </w:r>
      <w:r w:rsidR="002F5328">
        <w:t>,</w:t>
      </w:r>
      <w:r w:rsidR="00EE53FA">
        <w:t xml:space="preserve"> </w:t>
      </w:r>
      <w:r w:rsidR="0067307E">
        <w:t xml:space="preserve">foi </w:t>
      </w:r>
      <w:r w:rsidR="00EE53FA">
        <w:t>desconsiderado dados de geração após as 18h e até as 5h da manhã do dia seguinte, visto que eles produz</w:t>
      </w:r>
      <w:r w:rsidR="00982CCC">
        <w:t>iram</w:t>
      </w:r>
      <w:r w:rsidR="00EE53FA">
        <w:t xml:space="preserve"> valores </w:t>
      </w:r>
      <w:r w:rsidR="00716007">
        <w:t>espúrios.</w:t>
      </w:r>
      <w:r w:rsidR="00EE53FA">
        <w:t xml:space="preserve"> </w:t>
      </w:r>
    </w:p>
    <w:p w14:paraId="3620F313" w14:textId="77777777" w:rsidR="00C653EB" w:rsidRDefault="00C653EB" w:rsidP="00EE53FA"/>
    <w:p w14:paraId="2B84B3A3" w14:textId="6CF70BD3" w:rsidR="00E66D30" w:rsidRDefault="00135B8D" w:rsidP="00EE53FA">
      <w:r>
        <w:t>Após obter dados horários de FD,</w:t>
      </w:r>
      <w:r w:rsidR="00EE53FA">
        <w:t xml:space="preserve"> ficou perceptível que havia problemas com resultados apresentados, principalmente às 14h</w:t>
      </w:r>
      <w:r w:rsidR="0011703E">
        <w:t xml:space="preserve"> (</w:t>
      </w:r>
      <w:r w:rsidR="002A0C65">
        <w:fldChar w:fldCharType="begin"/>
      </w:r>
      <w:r w:rsidR="002A0C65">
        <w:instrText xml:space="preserve"> REF  _Ref89255403 \* Lower \h </w:instrText>
      </w:r>
      <w:r w:rsidR="002A0C65">
        <w:fldChar w:fldCharType="separate"/>
      </w:r>
      <w:r w:rsidR="009636C1">
        <w:t xml:space="preserve">tabela </w:t>
      </w:r>
      <w:r w:rsidR="009636C1">
        <w:rPr>
          <w:noProof/>
        </w:rPr>
        <w:t>4</w:t>
      </w:r>
      <w:r w:rsidR="002A0C65">
        <w:fldChar w:fldCharType="end"/>
      </w:r>
      <w:r w:rsidR="0011703E">
        <w:t>)</w:t>
      </w:r>
      <w:r w:rsidR="00722FB2">
        <w:t>, o</w:t>
      </w:r>
      <w:r w:rsidR="00EE53FA">
        <w:t>nde os fatores de desempenho em todas semanas</w:t>
      </w:r>
      <w:r w:rsidR="007D7F6C">
        <w:t xml:space="preserve"> (0, 1, 2, 3 e 4)</w:t>
      </w:r>
      <w:r w:rsidR="00EE53FA">
        <w:t xml:space="preserve"> apresentavam valores acima de 1</w:t>
      </w:r>
      <w:r w:rsidR="00F21E5D">
        <w:t xml:space="preserve"> em</w:t>
      </w:r>
      <w:r w:rsidR="00EE53FA">
        <w:t xml:space="preserve"> quase todos dias neste horário</w:t>
      </w:r>
      <w:r w:rsidR="00F21E5D">
        <w:t>. A</w:t>
      </w:r>
      <w:r w:rsidR="00EE53FA">
        <w:t xml:space="preserve">lgo que não deveria ocorrer, uma vez que 1 é o valor máximo de desempenho </w:t>
      </w:r>
      <w:r w:rsidR="008115F2">
        <w:t xml:space="preserve">teórico </w:t>
      </w:r>
      <w:r w:rsidR="00EE53FA">
        <w:t xml:space="preserve">possível de se alcançar. </w:t>
      </w:r>
    </w:p>
    <w:p w14:paraId="5DFE83F8" w14:textId="106DC954" w:rsidR="00E66D30" w:rsidRDefault="00E66D30" w:rsidP="009D243B">
      <w:pPr>
        <w:pStyle w:val="Caption"/>
        <w:keepNext/>
        <w:keepLines/>
        <w:ind w:left="1008"/>
      </w:pPr>
    </w:p>
    <w:p w14:paraId="4345DDDE" w14:textId="7B799CB2" w:rsidR="002A0C65" w:rsidRDefault="002A0C65" w:rsidP="002A0C65">
      <w:pPr>
        <w:pStyle w:val="Caption"/>
        <w:keepNext/>
        <w:keepLines/>
        <w:ind w:left="1022"/>
      </w:pPr>
      <w:bookmarkStart w:id="220" w:name="_Ref89255403"/>
      <w:bookmarkStart w:id="221" w:name="_Toc89274969"/>
      <w:r>
        <w:t xml:space="preserve">Tabela </w:t>
      </w:r>
      <w:fldSimple w:instr=" SEQ Tabela \* ARABIC ">
        <w:r w:rsidR="009636C1">
          <w:rPr>
            <w:noProof/>
          </w:rPr>
          <w:t>4</w:t>
        </w:r>
      </w:fldSimple>
      <w:bookmarkEnd w:id="220"/>
      <w:r>
        <w:t xml:space="preserve"> – </w:t>
      </w:r>
      <w:r w:rsidRPr="00D02031">
        <w:t>Fator de desempenho das 5 strings na semana 0 às 14:00</w:t>
      </w:r>
      <w:bookmarkEnd w:id="221"/>
    </w:p>
    <w:tbl>
      <w:tblPr>
        <w:tblW w:w="7049" w:type="dxa"/>
        <w:jc w:val="center"/>
        <w:tblBorders>
          <w:top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1141"/>
        <w:gridCol w:w="1020"/>
        <w:gridCol w:w="980"/>
        <w:gridCol w:w="920"/>
        <w:gridCol w:w="980"/>
        <w:gridCol w:w="1000"/>
        <w:gridCol w:w="1008"/>
      </w:tblGrid>
      <w:tr w:rsidR="009D243B" w:rsidRPr="00B307B5" w14:paraId="6E0390A0" w14:textId="77777777" w:rsidTr="008E7A49">
        <w:trPr>
          <w:trHeight w:val="276"/>
          <w:jc w:val="center"/>
        </w:trPr>
        <w:tc>
          <w:tcPr>
            <w:tcW w:w="1141" w:type="dxa"/>
            <w:shd w:val="clear" w:color="auto" w:fill="F2F2F2" w:themeFill="background1" w:themeFillShade="F2"/>
            <w:noWrap/>
            <w:vAlign w:val="bottom"/>
            <w:hideMark/>
          </w:tcPr>
          <w:p w14:paraId="5A293659" w14:textId="77777777" w:rsidR="00E66D30" w:rsidRPr="00B307B5" w:rsidRDefault="00E66D30" w:rsidP="002A0C65">
            <w:pPr>
              <w:keepNext/>
              <w:keepLines/>
              <w:spacing w:line="240" w:lineRule="auto"/>
              <w:jc w:val="center"/>
              <w:rPr>
                <w:rFonts w:ascii="Arial" w:hAnsi="Arial" w:cs="Arial"/>
                <w:b/>
                <w:bCs/>
                <w:sz w:val="22"/>
                <w:szCs w:val="22"/>
                <w:lang w:val="de-DE" w:eastAsia="de-DE"/>
              </w:rPr>
            </w:pPr>
            <w:r w:rsidRPr="00B307B5">
              <w:rPr>
                <w:rFonts w:ascii="Arial" w:hAnsi="Arial" w:cs="Arial"/>
                <w:b/>
                <w:bCs/>
                <w:sz w:val="22"/>
                <w:szCs w:val="22"/>
                <w:lang w:val="de-DE" w:eastAsia="de-DE"/>
              </w:rPr>
              <w:t>data</w:t>
            </w:r>
          </w:p>
        </w:tc>
        <w:tc>
          <w:tcPr>
            <w:tcW w:w="1020" w:type="dxa"/>
            <w:shd w:val="clear" w:color="auto" w:fill="F2F2F2" w:themeFill="background1" w:themeFillShade="F2"/>
            <w:noWrap/>
            <w:vAlign w:val="bottom"/>
            <w:hideMark/>
          </w:tcPr>
          <w:p w14:paraId="7A16D98F" w14:textId="77777777" w:rsidR="00E66D30" w:rsidRPr="00B307B5" w:rsidRDefault="00E66D30" w:rsidP="002A0C65">
            <w:pPr>
              <w:keepNext/>
              <w:keepLines/>
              <w:spacing w:line="240" w:lineRule="auto"/>
              <w:jc w:val="center"/>
              <w:rPr>
                <w:rFonts w:ascii="Arial" w:hAnsi="Arial" w:cs="Arial"/>
                <w:b/>
                <w:bCs/>
                <w:sz w:val="22"/>
                <w:szCs w:val="22"/>
                <w:lang w:val="de-DE" w:eastAsia="de-DE"/>
              </w:rPr>
            </w:pPr>
            <w:r w:rsidRPr="00B307B5">
              <w:rPr>
                <w:rFonts w:ascii="Arial" w:hAnsi="Arial" w:cs="Arial"/>
                <w:b/>
                <w:bCs/>
                <w:sz w:val="22"/>
                <w:szCs w:val="22"/>
                <w:lang w:val="de-DE" w:eastAsia="de-DE"/>
              </w:rPr>
              <w:t>hora</w:t>
            </w:r>
          </w:p>
        </w:tc>
        <w:tc>
          <w:tcPr>
            <w:tcW w:w="980" w:type="dxa"/>
            <w:shd w:val="clear" w:color="auto" w:fill="F2F2F2" w:themeFill="background1" w:themeFillShade="F2"/>
            <w:noWrap/>
            <w:vAlign w:val="center"/>
            <w:hideMark/>
          </w:tcPr>
          <w:p w14:paraId="59A52BFF"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FD1.4</w:t>
            </w:r>
          </w:p>
        </w:tc>
        <w:tc>
          <w:tcPr>
            <w:tcW w:w="920" w:type="dxa"/>
            <w:shd w:val="clear" w:color="auto" w:fill="F2F2F2" w:themeFill="background1" w:themeFillShade="F2"/>
            <w:noWrap/>
            <w:vAlign w:val="center"/>
            <w:hideMark/>
          </w:tcPr>
          <w:p w14:paraId="3095C8F4"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FD1.5</w:t>
            </w:r>
          </w:p>
        </w:tc>
        <w:tc>
          <w:tcPr>
            <w:tcW w:w="980" w:type="dxa"/>
            <w:shd w:val="clear" w:color="auto" w:fill="F2F2F2" w:themeFill="background1" w:themeFillShade="F2"/>
            <w:noWrap/>
            <w:vAlign w:val="center"/>
            <w:hideMark/>
          </w:tcPr>
          <w:p w14:paraId="7D4B0105"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FD1.6</w:t>
            </w:r>
          </w:p>
        </w:tc>
        <w:tc>
          <w:tcPr>
            <w:tcW w:w="1000" w:type="dxa"/>
            <w:shd w:val="clear" w:color="auto" w:fill="F2F2F2" w:themeFill="background1" w:themeFillShade="F2"/>
            <w:noWrap/>
            <w:vAlign w:val="center"/>
            <w:hideMark/>
          </w:tcPr>
          <w:p w14:paraId="4173087D"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FD1.7</w:t>
            </w:r>
          </w:p>
        </w:tc>
        <w:tc>
          <w:tcPr>
            <w:tcW w:w="1008" w:type="dxa"/>
            <w:shd w:val="clear" w:color="auto" w:fill="F2F2F2" w:themeFill="background1" w:themeFillShade="F2"/>
            <w:noWrap/>
            <w:vAlign w:val="center"/>
            <w:hideMark/>
          </w:tcPr>
          <w:p w14:paraId="75197DFF"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FD1.8</w:t>
            </w:r>
          </w:p>
        </w:tc>
      </w:tr>
      <w:tr w:rsidR="00E66D30" w:rsidRPr="00B307B5" w14:paraId="715939D5" w14:textId="77777777" w:rsidTr="008E7A49">
        <w:trPr>
          <w:trHeight w:val="264"/>
          <w:jc w:val="center"/>
        </w:trPr>
        <w:tc>
          <w:tcPr>
            <w:tcW w:w="1141" w:type="dxa"/>
            <w:shd w:val="clear" w:color="auto" w:fill="auto"/>
            <w:noWrap/>
            <w:vAlign w:val="bottom"/>
            <w:hideMark/>
          </w:tcPr>
          <w:p w14:paraId="19D04708"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07/04/2021</w:t>
            </w:r>
          </w:p>
        </w:tc>
        <w:tc>
          <w:tcPr>
            <w:tcW w:w="1020" w:type="dxa"/>
            <w:shd w:val="clear" w:color="auto" w:fill="auto"/>
            <w:noWrap/>
            <w:vAlign w:val="bottom"/>
            <w:hideMark/>
          </w:tcPr>
          <w:p w14:paraId="6641CFF3"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14</w:t>
            </w:r>
            <w:r>
              <w:rPr>
                <w:rFonts w:ascii="Arial" w:hAnsi="Arial" w:cs="Arial"/>
                <w:sz w:val="20"/>
                <w:lang w:val="de-DE" w:eastAsia="de-DE"/>
              </w:rPr>
              <w:t>:</w:t>
            </w:r>
            <w:r w:rsidRPr="00B307B5">
              <w:rPr>
                <w:rFonts w:ascii="Arial" w:hAnsi="Arial" w:cs="Arial"/>
                <w:sz w:val="20"/>
                <w:lang w:val="de-DE" w:eastAsia="de-DE"/>
              </w:rPr>
              <w:t>00</w:t>
            </w:r>
          </w:p>
        </w:tc>
        <w:tc>
          <w:tcPr>
            <w:tcW w:w="980" w:type="dxa"/>
            <w:shd w:val="clear" w:color="auto" w:fill="auto"/>
            <w:noWrap/>
            <w:vAlign w:val="center"/>
            <w:hideMark/>
          </w:tcPr>
          <w:p w14:paraId="05D39983"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1.07</w:t>
            </w:r>
          </w:p>
        </w:tc>
        <w:tc>
          <w:tcPr>
            <w:tcW w:w="920" w:type="dxa"/>
            <w:shd w:val="clear" w:color="auto" w:fill="auto"/>
            <w:noWrap/>
            <w:vAlign w:val="center"/>
            <w:hideMark/>
          </w:tcPr>
          <w:p w14:paraId="21B4F036"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1.07</w:t>
            </w:r>
          </w:p>
        </w:tc>
        <w:tc>
          <w:tcPr>
            <w:tcW w:w="980" w:type="dxa"/>
            <w:shd w:val="clear" w:color="auto" w:fill="auto"/>
            <w:noWrap/>
            <w:vAlign w:val="center"/>
            <w:hideMark/>
          </w:tcPr>
          <w:p w14:paraId="3570153E"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1.05</w:t>
            </w:r>
          </w:p>
        </w:tc>
        <w:tc>
          <w:tcPr>
            <w:tcW w:w="1000" w:type="dxa"/>
            <w:shd w:val="clear" w:color="auto" w:fill="auto"/>
            <w:noWrap/>
            <w:vAlign w:val="center"/>
            <w:hideMark/>
          </w:tcPr>
          <w:p w14:paraId="27EBCC42"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1.30</w:t>
            </w:r>
          </w:p>
        </w:tc>
        <w:tc>
          <w:tcPr>
            <w:tcW w:w="1008" w:type="dxa"/>
            <w:shd w:val="clear" w:color="auto" w:fill="auto"/>
            <w:noWrap/>
            <w:vAlign w:val="center"/>
            <w:hideMark/>
          </w:tcPr>
          <w:p w14:paraId="1C07C690"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0.92</w:t>
            </w:r>
          </w:p>
        </w:tc>
      </w:tr>
      <w:tr w:rsidR="00E66D30" w:rsidRPr="00B307B5" w14:paraId="4CCCF9D8" w14:textId="77777777" w:rsidTr="008E7A49">
        <w:trPr>
          <w:trHeight w:val="264"/>
          <w:jc w:val="center"/>
        </w:trPr>
        <w:tc>
          <w:tcPr>
            <w:tcW w:w="1141" w:type="dxa"/>
            <w:shd w:val="clear" w:color="auto" w:fill="auto"/>
            <w:noWrap/>
            <w:vAlign w:val="bottom"/>
            <w:hideMark/>
          </w:tcPr>
          <w:p w14:paraId="070C9113"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08/04/2021</w:t>
            </w:r>
          </w:p>
        </w:tc>
        <w:tc>
          <w:tcPr>
            <w:tcW w:w="1020" w:type="dxa"/>
            <w:shd w:val="clear" w:color="auto" w:fill="auto"/>
            <w:noWrap/>
            <w:vAlign w:val="bottom"/>
            <w:hideMark/>
          </w:tcPr>
          <w:p w14:paraId="08264093"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14</w:t>
            </w:r>
            <w:r>
              <w:rPr>
                <w:rFonts w:ascii="Arial" w:hAnsi="Arial" w:cs="Arial"/>
                <w:sz w:val="20"/>
                <w:lang w:val="de-DE" w:eastAsia="de-DE"/>
              </w:rPr>
              <w:t>:</w:t>
            </w:r>
            <w:r w:rsidRPr="00B307B5">
              <w:rPr>
                <w:rFonts w:ascii="Arial" w:hAnsi="Arial" w:cs="Arial"/>
                <w:sz w:val="20"/>
                <w:lang w:val="de-DE" w:eastAsia="de-DE"/>
              </w:rPr>
              <w:t>00</w:t>
            </w:r>
          </w:p>
        </w:tc>
        <w:tc>
          <w:tcPr>
            <w:tcW w:w="980" w:type="dxa"/>
            <w:shd w:val="clear" w:color="auto" w:fill="auto"/>
            <w:noWrap/>
            <w:vAlign w:val="center"/>
            <w:hideMark/>
          </w:tcPr>
          <w:p w14:paraId="3E88037F"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1.48</w:t>
            </w:r>
          </w:p>
        </w:tc>
        <w:tc>
          <w:tcPr>
            <w:tcW w:w="920" w:type="dxa"/>
            <w:shd w:val="clear" w:color="auto" w:fill="auto"/>
            <w:noWrap/>
            <w:vAlign w:val="center"/>
            <w:hideMark/>
          </w:tcPr>
          <w:p w14:paraId="02FAEC8B"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1.50</w:t>
            </w:r>
          </w:p>
        </w:tc>
        <w:tc>
          <w:tcPr>
            <w:tcW w:w="980" w:type="dxa"/>
            <w:shd w:val="clear" w:color="auto" w:fill="auto"/>
            <w:noWrap/>
            <w:vAlign w:val="center"/>
            <w:hideMark/>
          </w:tcPr>
          <w:p w14:paraId="6F5135F5"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1.42</w:t>
            </w:r>
          </w:p>
        </w:tc>
        <w:tc>
          <w:tcPr>
            <w:tcW w:w="1000" w:type="dxa"/>
            <w:shd w:val="clear" w:color="auto" w:fill="auto"/>
            <w:noWrap/>
            <w:vAlign w:val="center"/>
            <w:hideMark/>
          </w:tcPr>
          <w:p w14:paraId="198FF151"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1.56</w:t>
            </w:r>
          </w:p>
        </w:tc>
        <w:tc>
          <w:tcPr>
            <w:tcW w:w="1008" w:type="dxa"/>
            <w:shd w:val="clear" w:color="auto" w:fill="auto"/>
            <w:noWrap/>
            <w:vAlign w:val="center"/>
            <w:hideMark/>
          </w:tcPr>
          <w:p w14:paraId="42297DD4"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1.33</w:t>
            </w:r>
          </w:p>
        </w:tc>
      </w:tr>
      <w:tr w:rsidR="00E66D30" w:rsidRPr="00B307B5" w14:paraId="2CFA709D" w14:textId="77777777" w:rsidTr="008E7A49">
        <w:trPr>
          <w:trHeight w:val="264"/>
          <w:jc w:val="center"/>
        </w:trPr>
        <w:tc>
          <w:tcPr>
            <w:tcW w:w="1141" w:type="dxa"/>
            <w:shd w:val="clear" w:color="auto" w:fill="auto"/>
            <w:noWrap/>
            <w:vAlign w:val="bottom"/>
            <w:hideMark/>
          </w:tcPr>
          <w:p w14:paraId="6E99A669"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09/04/2021</w:t>
            </w:r>
          </w:p>
        </w:tc>
        <w:tc>
          <w:tcPr>
            <w:tcW w:w="1020" w:type="dxa"/>
            <w:shd w:val="clear" w:color="auto" w:fill="auto"/>
            <w:noWrap/>
            <w:vAlign w:val="bottom"/>
            <w:hideMark/>
          </w:tcPr>
          <w:p w14:paraId="17920D46"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14</w:t>
            </w:r>
            <w:r>
              <w:rPr>
                <w:rFonts w:ascii="Arial" w:hAnsi="Arial" w:cs="Arial"/>
                <w:sz w:val="20"/>
                <w:lang w:val="de-DE" w:eastAsia="de-DE"/>
              </w:rPr>
              <w:t>:</w:t>
            </w:r>
            <w:r w:rsidRPr="00B307B5">
              <w:rPr>
                <w:rFonts w:ascii="Arial" w:hAnsi="Arial" w:cs="Arial"/>
                <w:sz w:val="20"/>
                <w:lang w:val="de-DE" w:eastAsia="de-DE"/>
              </w:rPr>
              <w:t>00</w:t>
            </w:r>
          </w:p>
        </w:tc>
        <w:tc>
          <w:tcPr>
            <w:tcW w:w="980" w:type="dxa"/>
            <w:shd w:val="clear" w:color="auto" w:fill="auto"/>
            <w:noWrap/>
            <w:vAlign w:val="center"/>
            <w:hideMark/>
          </w:tcPr>
          <w:p w14:paraId="5913E51C"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1.43</w:t>
            </w:r>
          </w:p>
        </w:tc>
        <w:tc>
          <w:tcPr>
            <w:tcW w:w="920" w:type="dxa"/>
            <w:shd w:val="clear" w:color="auto" w:fill="auto"/>
            <w:noWrap/>
            <w:vAlign w:val="center"/>
            <w:hideMark/>
          </w:tcPr>
          <w:p w14:paraId="6B49433A"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1.46</w:t>
            </w:r>
          </w:p>
        </w:tc>
        <w:tc>
          <w:tcPr>
            <w:tcW w:w="980" w:type="dxa"/>
            <w:shd w:val="clear" w:color="auto" w:fill="auto"/>
            <w:noWrap/>
            <w:vAlign w:val="center"/>
            <w:hideMark/>
          </w:tcPr>
          <w:p w14:paraId="74A50306"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1.40</w:t>
            </w:r>
          </w:p>
        </w:tc>
        <w:tc>
          <w:tcPr>
            <w:tcW w:w="1000" w:type="dxa"/>
            <w:shd w:val="clear" w:color="auto" w:fill="auto"/>
            <w:noWrap/>
            <w:vAlign w:val="center"/>
            <w:hideMark/>
          </w:tcPr>
          <w:p w14:paraId="7972003A"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1.36</w:t>
            </w:r>
          </w:p>
        </w:tc>
        <w:tc>
          <w:tcPr>
            <w:tcW w:w="1008" w:type="dxa"/>
            <w:shd w:val="clear" w:color="auto" w:fill="auto"/>
            <w:noWrap/>
            <w:vAlign w:val="center"/>
            <w:hideMark/>
          </w:tcPr>
          <w:p w14:paraId="257FA570"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1.25</w:t>
            </w:r>
          </w:p>
        </w:tc>
      </w:tr>
      <w:tr w:rsidR="00E66D30" w:rsidRPr="00B307B5" w14:paraId="6DF02689" w14:textId="77777777" w:rsidTr="008E7A49">
        <w:trPr>
          <w:trHeight w:val="264"/>
          <w:jc w:val="center"/>
        </w:trPr>
        <w:tc>
          <w:tcPr>
            <w:tcW w:w="1141" w:type="dxa"/>
            <w:shd w:val="clear" w:color="auto" w:fill="auto"/>
            <w:noWrap/>
            <w:vAlign w:val="bottom"/>
            <w:hideMark/>
          </w:tcPr>
          <w:p w14:paraId="1EBEEFFC"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10/04/2021</w:t>
            </w:r>
          </w:p>
        </w:tc>
        <w:tc>
          <w:tcPr>
            <w:tcW w:w="1020" w:type="dxa"/>
            <w:shd w:val="clear" w:color="auto" w:fill="auto"/>
            <w:noWrap/>
            <w:vAlign w:val="bottom"/>
            <w:hideMark/>
          </w:tcPr>
          <w:p w14:paraId="1E094BD3"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14</w:t>
            </w:r>
            <w:r>
              <w:rPr>
                <w:rFonts w:ascii="Arial" w:hAnsi="Arial" w:cs="Arial"/>
                <w:sz w:val="20"/>
                <w:lang w:val="de-DE" w:eastAsia="de-DE"/>
              </w:rPr>
              <w:t>:</w:t>
            </w:r>
            <w:r w:rsidRPr="00B307B5">
              <w:rPr>
                <w:rFonts w:ascii="Arial" w:hAnsi="Arial" w:cs="Arial"/>
                <w:sz w:val="20"/>
                <w:lang w:val="de-DE" w:eastAsia="de-DE"/>
              </w:rPr>
              <w:t>00</w:t>
            </w:r>
          </w:p>
        </w:tc>
        <w:tc>
          <w:tcPr>
            <w:tcW w:w="980" w:type="dxa"/>
            <w:shd w:val="clear" w:color="auto" w:fill="auto"/>
            <w:noWrap/>
            <w:vAlign w:val="center"/>
            <w:hideMark/>
          </w:tcPr>
          <w:p w14:paraId="65AE96BF"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1.55</w:t>
            </w:r>
          </w:p>
        </w:tc>
        <w:tc>
          <w:tcPr>
            <w:tcW w:w="920" w:type="dxa"/>
            <w:shd w:val="clear" w:color="auto" w:fill="auto"/>
            <w:noWrap/>
            <w:vAlign w:val="center"/>
            <w:hideMark/>
          </w:tcPr>
          <w:p w14:paraId="75DA06F5"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1.58</w:t>
            </w:r>
          </w:p>
        </w:tc>
        <w:tc>
          <w:tcPr>
            <w:tcW w:w="980" w:type="dxa"/>
            <w:shd w:val="clear" w:color="auto" w:fill="auto"/>
            <w:noWrap/>
            <w:vAlign w:val="center"/>
            <w:hideMark/>
          </w:tcPr>
          <w:p w14:paraId="4849E295"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1.53</w:t>
            </w:r>
          </w:p>
        </w:tc>
        <w:tc>
          <w:tcPr>
            <w:tcW w:w="1000" w:type="dxa"/>
            <w:shd w:val="clear" w:color="auto" w:fill="auto"/>
            <w:noWrap/>
            <w:vAlign w:val="center"/>
            <w:hideMark/>
          </w:tcPr>
          <w:p w14:paraId="55865873"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1.44</w:t>
            </w:r>
          </w:p>
        </w:tc>
        <w:tc>
          <w:tcPr>
            <w:tcW w:w="1008" w:type="dxa"/>
            <w:shd w:val="clear" w:color="auto" w:fill="auto"/>
            <w:noWrap/>
            <w:vAlign w:val="center"/>
            <w:hideMark/>
          </w:tcPr>
          <w:p w14:paraId="1DFC2A51"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1.32</w:t>
            </w:r>
          </w:p>
        </w:tc>
      </w:tr>
      <w:tr w:rsidR="00E66D30" w:rsidRPr="00B307B5" w14:paraId="1A67B4E9" w14:textId="77777777" w:rsidTr="008E7A49">
        <w:trPr>
          <w:trHeight w:val="264"/>
          <w:jc w:val="center"/>
        </w:trPr>
        <w:tc>
          <w:tcPr>
            <w:tcW w:w="1141" w:type="dxa"/>
            <w:shd w:val="clear" w:color="auto" w:fill="auto"/>
            <w:noWrap/>
            <w:vAlign w:val="bottom"/>
            <w:hideMark/>
          </w:tcPr>
          <w:p w14:paraId="3103500E"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11/04/2021</w:t>
            </w:r>
          </w:p>
        </w:tc>
        <w:tc>
          <w:tcPr>
            <w:tcW w:w="1020" w:type="dxa"/>
            <w:shd w:val="clear" w:color="auto" w:fill="auto"/>
            <w:noWrap/>
            <w:vAlign w:val="bottom"/>
            <w:hideMark/>
          </w:tcPr>
          <w:p w14:paraId="6722ED58"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14</w:t>
            </w:r>
            <w:r>
              <w:rPr>
                <w:rFonts w:ascii="Arial" w:hAnsi="Arial" w:cs="Arial"/>
                <w:sz w:val="20"/>
                <w:lang w:val="de-DE" w:eastAsia="de-DE"/>
              </w:rPr>
              <w:t>:</w:t>
            </w:r>
            <w:r w:rsidRPr="00B307B5">
              <w:rPr>
                <w:rFonts w:ascii="Arial" w:hAnsi="Arial" w:cs="Arial"/>
                <w:sz w:val="20"/>
                <w:lang w:val="de-DE" w:eastAsia="de-DE"/>
              </w:rPr>
              <w:t>00</w:t>
            </w:r>
          </w:p>
        </w:tc>
        <w:tc>
          <w:tcPr>
            <w:tcW w:w="980" w:type="dxa"/>
            <w:shd w:val="clear" w:color="auto" w:fill="auto"/>
            <w:noWrap/>
            <w:vAlign w:val="center"/>
            <w:hideMark/>
          </w:tcPr>
          <w:p w14:paraId="41F83504"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1.58</w:t>
            </w:r>
          </w:p>
        </w:tc>
        <w:tc>
          <w:tcPr>
            <w:tcW w:w="920" w:type="dxa"/>
            <w:shd w:val="clear" w:color="auto" w:fill="auto"/>
            <w:noWrap/>
            <w:vAlign w:val="center"/>
            <w:hideMark/>
          </w:tcPr>
          <w:p w14:paraId="6A16B171"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1.62</w:t>
            </w:r>
          </w:p>
        </w:tc>
        <w:tc>
          <w:tcPr>
            <w:tcW w:w="980" w:type="dxa"/>
            <w:shd w:val="clear" w:color="auto" w:fill="auto"/>
            <w:noWrap/>
            <w:vAlign w:val="center"/>
            <w:hideMark/>
          </w:tcPr>
          <w:p w14:paraId="03A237D6"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1.56</w:t>
            </w:r>
          </w:p>
        </w:tc>
        <w:tc>
          <w:tcPr>
            <w:tcW w:w="1000" w:type="dxa"/>
            <w:shd w:val="clear" w:color="auto" w:fill="auto"/>
            <w:noWrap/>
            <w:vAlign w:val="center"/>
            <w:hideMark/>
          </w:tcPr>
          <w:p w14:paraId="0144C2EB"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1.47</w:t>
            </w:r>
          </w:p>
        </w:tc>
        <w:tc>
          <w:tcPr>
            <w:tcW w:w="1008" w:type="dxa"/>
            <w:shd w:val="clear" w:color="auto" w:fill="auto"/>
            <w:noWrap/>
            <w:vAlign w:val="center"/>
            <w:hideMark/>
          </w:tcPr>
          <w:p w14:paraId="45F6715C"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1.35</w:t>
            </w:r>
          </w:p>
        </w:tc>
      </w:tr>
      <w:tr w:rsidR="00E66D30" w:rsidRPr="00B307B5" w14:paraId="2201318F" w14:textId="77777777" w:rsidTr="008E7A49">
        <w:trPr>
          <w:trHeight w:val="264"/>
          <w:jc w:val="center"/>
        </w:trPr>
        <w:tc>
          <w:tcPr>
            <w:tcW w:w="1141" w:type="dxa"/>
            <w:shd w:val="clear" w:color="auto" w:fill="auto"/>
            <w:noWrap/>
            <w:vAlign w:val="bottom"/>
            <w:hideMark/>
          </w:tcPr>
          <w:p w14:paraId="17940F76"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12/04/2021</w:t>
            </w:r>
          </w:p>
        </w:tc>
        <w:tc>
          <w:tcPr>
            <w:tcW w:w="1020" w:type="dxa"/>
            <w:shd w:val="clear" w:color="auto" w:fill="auto"/>
            <w:noWrap/>
            <w:vAlign w:val="bottom"/>
            <w:hideMark/>
          </w:tcPr>
          <w:p w14:paraId="2621D9EA"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14</w:t>
            </w:r>
            <w:r>
              <w:rPr>
                <w:rFonts w:ascii="Arial" w:hAnsi="Arial" w:cs="Arial"/>
                <w:sz w:val="20"/>
                <w:lang w:val="de-DE" w:eastAsia="de-DE"/>
              </w:rPr>
              <w:t>:</w:t>
            </w:r>
            <w:r w:rsidRPr="00B307B5">
              <w:rPr>
                <w:rFonts w:ascii="Arial" w:hAnsi="Arial" w:cs="Arial"/>
                <w:sz w:val="20"/>
                <w:lang w:val="de-DE" w:eastAsia="de-DE"/>
              </w:rPr>
              <w:t>00</w:t>
            </w:r>
          </w:p>
        </w:tc>
        <w:tc>
          <w:tcPr>
            <w:tcW w:w="980" w:type="dxa"/>
            <w:shd w:val="clear" w:color="auto" w:fill="auto"/>
            <w:noWrap/>
            <w:vAlign w:val="center"/>
            <w:hideMark/>
          </w:tcPr>
          <w:p w14:paraId="7BB1BAC0"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3.74</w:t>
            </w:r>
          </w:p>
        </w:tc>
        <w:tc>
          <w:tcPr>
            <w:tcW w:w="920" w:type="dxa"/>
            <w:shd w:val="clear" w:color="auto" w:fill="auto"/>
            <w:noWrap/>
            <w:vAlign w:val="center"/>
            <w:hideMark/>
          </w:tcPr>
          <w:p w14:paraId="6C56424C"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3.85</w:t>
            </w:r>
          </w:p>
        </w:tc>
        <w:tc>
          <w:tcPr>
            <w:tcW w:w="980" w:type="dxa"/>
            <w:shd w:val="clear" w:color="auto" w:fill="auto"/>
            <w:noWrap/>
            <w:vAlign w:val="center"/>
            <w:hideMark/>
          </w:tcPr>
          <w:p w14:paraId="443A42D6"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3.71</w:t>
            </w:r>
          </w:p>
        </w:tc>
        <w:tc>
          <w:tcPr>
            <w:tcW w:w="1000" w:type="dxa"/>
            <w:shd w:val="clear" w:color="auto" w:fill="auto"/>
            <w:noWrap/>
            <w:vAlign w:val="center"/>
            <w:hideMark/>
          </w:tcPr>
          <w:p w14:paraId="0A22F4DF"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3.48</w:t>
            </w:r>
          </w:p>
        </w:tc>
        <w:tc>
          <w:tcPr>
            <w:tcW w:w="1008" w:type="dxa"/>
            <w:shd w:val="clear" w:color="auto" w:fill="auto"/>
            <w:noWrap/>
            <w:vAlign w:val="center"/>
            <w:hideMark/>
          </w:tcPr>
          <w:p w14:paraId="7A18BC6A"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3.24</w:t>
            </w:r>
          </w:p>
        </w:tc>
      </w:tr>
      <w:tr w:rsidR="00E66D30" w:rsidRPr="00B307B5" w14:paraId="00527E21" w14:textId="77777777" w:rsidTr="008E7A49">
        <w:trPr>
          <w:trHeight w:val="264"/>
          <w:jc w:val="center"/>
        </w:trPr>
        <w:tc>
          <w:tcPr>
            <w:tcW w:w="1141" w:type="dxa"/>
            <w:shd w:val="clear" w:color="auto" w:fill="auto"/>
            <w:noWrap/>
            <w:vAlign w:val="bottom"/>
            <w:hideMark/>
          </w:tcPr>
          <w:p w14:paraId="22D708F4"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13/04/2021</w:t>
            </w:r>
          </w:p>
        </w:tc>
        <w:tc>
          <w:tcPr>
            <w:tcW w:w="1020" w:type="dxa"/>
            <w:shd w:val="clear" w:color="auto" w:fill="auto"/>
            <w:noWrap/>
            <w:vAlign w:val="bottom"/>
            <w:hideMark/>
          </w:tcPr>
          <w:p w14:paraId="2E7F2F7D"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14</w:t>
            </w:r>
            <w:r>
              <w:rPr>
                <w:rFonts w:ascii="Arial" w:hAnsi="Arial" w:cs="Arial"/>
                <w:sz w:val="20"/>
                <w:lang w:val="de-DE" w:eastAsia="de-DE"/>
              </w:rPr>
              <w:t>:</w:t>
            </w:r>
            <w:r w:rsidRPr="00B307B5">
              <w:rPr>
                <w:rFonts w:ascii="Arial" w:hAnsi="Arial" w:cs="Arial"/>
                <w:sz w:val="20"/>
                <w:lang w:val="de-DE" w:eastAsia="de-DE"/>
              </w:rPr>
              <w:t>00</w:t>
            </w:r>
          </w:p>
        </w:tc>
        <w:tc>
          <w:tcPr>
            <w:tcW w:w="980" w:type="dxa"/>
            <w:shd w:val="clear" w:color="auto" w:fill="auto"/>
            <w:noWrap/>
            <w:vAlign w:val="center"/>
            <w:hideMark/>
          </w:tcPr>
          <w:p w14:paraId="604DA6C0"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0.97</w:t>
            </w:r>
          </w:p>
        </w:tc>
        <w:tc>
          <w:tcPr>
            <w:tcW w:w="920" w:type="dxa"/>
            <w:shd w:val="clear" w:color="auto" w:fill="auto"/>
            <w:noWrap/>
            <w:vAlign w:val="center"/>
            <w:hideMark/>
          </w:tcPr>
          <w:p w14:paraId="1E02F383"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0.98</w:t>
            </w:r>
          </w:p>
        </w:tc>
        <w:tc>
          <w:tcPr>
            <w:tcW w:w="980" w:type="dxa"/>
            <w:shd w:val="clear" w:color="auto" w:fill="auto"/>
            <w:noWrap/>
            <w:vAlign w:val="center"/>
            <w:hideMark/>
          </w:tcPr>
          <w:p w14:paraId="7244A14F"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0.92</w:t>
            </w:r>
          </w:p>
        </w:tc>
        <w:tc>
          <w:tcPr>
            <w:tcW w:w="1000" w:type="dxa"/>
            <w:shd w:val="clear" w:color="auto" w:fill="auto"/>
            <w:noWrap/>
            <w:vAlign w:val="center"/>
            <w:hideMark/>
          </w:tcPr>
          <w:p w14:paraId="4DED40CB"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0.99</w:t>
            </w:r>
          </w:p>
        </w:tc>
        <w:tc>
          <w:tcPr>
            <w:tcW w:w="1008" w:type="dxa"/>
            <w:shd w:val="clear" w:color="auto" w:fill="auto"/>
            <w:noWrap/>
            <w:vAlign w:val="center"/>
            <w:hideMark/>
          </w:tcPr>
          <w:p w14:paraId="21DB9792" w14:textId="77777777" w:rsidR="00E66D30" w:rsidRPr="00B307B5" w:rsidRDefault="00E66D30" w:rsidP="002A0C65">
            <w:pPr>
              <w:keepNext/>
              <w:keepLines/>
              <w:spacing w:line="240" w:lineRule="auto"/>
              <w:jc w:val="center"/>
              <w:rPr>
                <w:rFonts w:ascii="Arial" w:hAnsi="Arial" w:cs="Arial"/>
                <w:sz w:val="20"/>
                <w:lang w:val="de-DE" w:eastAsia="de-DE"/>
              </w:rPr>
            </w:pPr>
            <w:r w:rsidRPr="00B307B5">
              <w:rPr>
                <w:rFonts w:ascii="Arial" w:hAnsi="Arial" w:cs="Arial"/>
                <w:sz w:val="20"/>
                <w:lang w:val="de-DE" w:eastAsia="de-DE"/>
              </w:rPr>
              <w:t>0.87</w:t>
            </w:r>
          </w:p>
        </w:tc>
      </w:tr>
    </w:tbl>
    <w:p w14:paraId="43BB95DD" w14:textId="77777777" w:rsidR="00E66D30" w:rsidRPr="005B3F10" w:rsidRDefault="00E66D30" w:rsidP="002A0C65">
      <w:pPr>
        <w:keepNext/>
        <w:keepLines/>
        <w:ind w:left="1008"/>
      </w:pPr>
      <w:r w:rsidRPr="00030583">
        <w:rPr>
          <w:sz w:val="20"/>
          <w:szCs w:val="16"/>
        </w:rPr>
        <w:t>Fonte: Produção do próprio autor.</w:t>
      </w:r>
    </w:p>
    <w:p w14:paraId="44C59946" w14:textId="77777777" w:rsidR="00C35937" w:rsidRDefault="00C35937" w:rsidP="00EE53FA"/>
    <w:p w14:paraId="494FC8B9" w14:textId="11EF1C70" w:rsidR="001E082A" w:rsidRDefault="001E082A" w:rsidP="00EE53FA">
      <w:r>
        <w:t>Após analisar</w:t>
      </w:r>
      <w:r w:rsidR="00C07DE4">
        <w:t xml:space="preserve"> a média dos</w:t>
      </w:r>
      <w:r>
        <w:t xml:space="preserve"> dados de irradiância (</w:t>
      </w:r>
      <w:r>
        <w:fldChar w:fldCharType="begin"/>
      </w:r>
      <w:r>
        <w:instrText xml:space="preserve"> REF  _Ref88577460 \* Lower \h </w:instrText>
      </w:r>
      <w:r>
        <w:fldChar w:fldCharType="separate"/>
      </w:r>
      <w:r w:rsidR="009636C1">
        <w:t xml:space="preserve">gráfico </w:t>
      </w:r>
      <w:r w:rsidR="009636C1">
        <w:rPr>
          <w:noProof/>
        </w:rPr>
        <w:t>10</w:t>
      </w:r>
      <w:r>
        <w:fldChar w:fldCharType="end"/>
      </w:r>
      <w:r>
        <w:t xml:space="preserve">) do período de 7 de abril a 4 de maio em anos anteriores de 2016 até 2020, e compará-los com o intervalo do estudo, em 2021, foi concluído que os dados atuais apresentados na estação </w:t>
      </w:r>
      <w:r w:rsidR="00334537">
        <w:t>meteorológica estavam</w:t>
      </w:r>
      <w:r>
        <w:t xml:space="preserve"> inconsistentes</w:t>
      </w:r>
      <w:r w:rsidR="009B5A99">
        <w:t>, visto que havia um</w:t>
      </w:r>
      <w:r w:rsidR="006170AE">
        <w:t>a redução não justificável de até 60%</w:t>
      </w:r>
      <w:r w:rsidR="00ED73A9">
        <w:t xml:space="preserve"> na irradiação captada</w:t>
      </w:r>
      <w:r w:rsidR="005D69FD">
        <w:t xml:space="preserve"> no horário </w:t>
      </w:r>
      <w:r w:rsidR="00C0018E">
        <w:t>entre 13 e 14h</w:t>
      </w:r>
      <w:r>
        <w:t>.</w:t>
      </w:r>
    </w:p>
    <w:p w14:paraId="5B249061" w14:textId="77777777" w:rsidR="00851945" w:rsidRDefault="00851945" w:rsidP="00EE53FA"/>
    <w:p w14:paraId="1DA01E2C" w14:textId="487B2F0B" w:rsidR="006E08A5" w:rsidRDefault="006E08A5" w:rsidP="005750FE">
      <w:pPr>
        <w:pStyle w:val="Caption"/>
        <w:keepNext/>
        <w:keepLines/>
        <w:ind w:left="980"/>
      </w:pPr>
      <w:bookmarkStart w:id="222" w:name="_Ref88577460"/>
      <w:bookmarkStart w:id="223" w:name="_Ref88577423"/>
      <w:bookmarkStart w:id="224" w:name="_Toc88913112"/>
      <w:r>
        <w:lastRenderedPageBreak/>
        <w:t xml:space="preserve">Gráfico </w:t>
      </w:r>
      <w:fldSimple w:instr=" SEQ Gráfico \* ARABIC ">
        <w:r w:rsidR="009636C1">
          <w:rPr>
            <w:noProof/>
          </w:rPr>
          <w:t>10</w:t>
        </w:r>
      </w:fldSimple>
      <w:bookmarkEnd w:id="222"/>
      <w:r>
        <w:t xml:space="preserve"> – </w:t>
      </w:r>
      <w:r w:rsidR="00D94C21">
        <w:t>Dados</w:t>
      </w:r>
      <w:r w:rsidRPr="00E35D7F">
        <w:t xml:space="preserve"> de irradiância captado pelo piranômetro da estação meteorológica</w:t>
      </w:r>
      <w:bookmarkEnd w:id="223"/>
      <w:bookmarkEnd w:id="224"/>
    </w:p>
    <w:p w14:paraId="7128A9A6" w14:textId="1D6BA97F" w:rsidR="00C35937" w:rsidRDefault="006E08A5" w:rsidP="009D243B">
      <w:pPr>
        <w:keepNext/>
        <w:keepLines/>
        <w:jc w:val="center"/>
      </w:pPr>
      <w:r>
        <w:rPr>
          <w:noProof/>
        </w:rPr>
        <w:drawing>
          <wp:inline distT="0" distB="0" distL="0" distR="0" wp14:anchorId="46522ACD" wp14:editId="2721D6CA">
            <wp:extent cx="4930140" cy="2960370"/>
            <wp:effectExtent l="0" t="0" r="0" b="0"/>
            <wp:docPr id="33" name="Chart 33">
              <a:extLst xmlns:a="http://schemas.openxmlformats.org/drawingml/2006/main">
                <a:ext uri="{FF2B5EF4-FFF2-40B4-BE49-F238E27FC236}">
                  <a16:creationId xmlns:a16="http://schemas.microsoft.com/office/drawing/2014/main" id="{F63700E6-C907-4E56-B2F2-C15F42FDAC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0CC910D8" w14:textId="77777777" w:rsidR="00C35937" w:rsidRPr="005B3F10" w:rsidRDefault="00C35937" w:rsidP="005750FE">
      <w:pPr>
        <w:keepNext/>
        <w:keepLines/>
        <w:ind w:left="924"/>
      </w:pPr>
      <w:r w:rsidRPr="00030583">
        <w:rPr>
          <w:sz w:val="20"/>
          <w:szCs w:val="16"/>
        </w:rPr>
        <w:t>Fonte: Produção do próprio autor.</w:t>
      </w:r>
    </w:p>
    <w:p w14:paraId="0DBDD685" w14:textId="77777777" w:rsidR="000D62B6" w:rsidRDefault="000D62B6" w:rsidP="00EE53FA"/>
    <w:p w14:paraId="67CF8435" w14:textId="7F35CB72" w:rsidR="00EE53FA" w:rsidRPr="00CE125F" w:rsidRDefault="009D794D" w:rsidP="003825AB">
      <w:r>
        <w:t>A partir disso</w:t>
      </w:r>
      <w:r w:rsidR="00687BFD">
        <w:t>,</w:t>
      </w:r>
      <w:r>
        <w:t xml:space="preserve"> </w:t>
      </w:r>
      <w:r w:rsidR="00D0549F">
        <w:t>foi averiguado com o responsável pela estação</w:t>
      </w:r>
      <w:r w:rsidR="0072073B">
        <w:t>,</w:t>
      </w:r>
      <w:r w:rsidR="00D0549F">
        <w:t xml:space="preserve"> que a mesma trabalha isolada d</w:t>
      </w:r>
      <w:r w:rsidR="00080039">
        <w:t>a rede de distribuição de energia</w:t>
      </w:r>
      <w:r w:rsidR="009548C0">
        <w:t>,</w:t>
      </w:r>
      <w:r w:rsidR="008D1D8B">
        <w:t xml:space="preserve"> </w:t>
      </w:r>
      <w:r w:rsidR="001E082A">
        <w:t>ligada a um</w:t>
      </w:r>
      <w:r w:rsidR="008D1D8B">
        <w:t xml:space="preserve"> </w:t>
      </w:r>
      <w:r w:rsidR="009548C0">
        <w:t>módulo fotovoltaico e bateria</w:t>
      </w:r>
      <w:r w:rsidR="005619A7">
        <w:t xml:space="preserve">. </w:t>
      </w:r>
      <w:r w:rsidR="00675BDE">
        <w:t>A bateria encontra-se faltosa</w:t>
      </w:r>
      <w:r w:rsidR="002B500A">
        <w:t>,</w:t>
      </w:r>
      <w:r w:rsidR="00675BDE">
        <w:t xml:space="preserve"> e </w:t>
      </w:r>
      <w:r w:rsidR="005619A7">
        <w:t>impede medições em situações de pouca irradiância</w:t>
      </w:r>
      <w:r w:rsidR="0051071C">
        <w:t xml:space="preserve"> pela estação</w:t>
      </w:r>
      <w:r w:rsidR="005619A7">
        <w:t>,</w:t>
      </w:r>
      <w:r w:rsidR="00E625B2">
        <w:t xml:space="preserve"> como </w:t>
      </w:r>
      <w:r w:rsidR="00645856">
        <w:t>em situação de chuva,</w:t>
      </w:r>
      <w:r w:rsidR="005619A7">
        <w:t xml:space="preserve"> já que a mesma </w:t>
      </w:r>
      <w:r w:rsidR="0051071C">
        <w:t xml:space="preserve">é desligada nessas </w:t>
      </w:r>
      <w:r w:rsidR="00645856">
        <w:t>ocasiões</w:t>
      </w:r>
      <w:r w:rsidR="000A63FD">
        <w:t xml:space="preserve"> por falta de energia.</w:t>
      </w:r>
    </w:p>
    <w:p w14:paraId="6303B37A" w14:textId="32093737" w:rsidR="00EB7410" w:rsidRDefault="001857E4" w:rsidP="001857E4">
      <w:pPr>
        <w:pStyle w:val="Heading4"/>
      </w:pPr>
      <w:bookmarkStart w:id="225" w:name="_Toc89728381"/>
      <w:commentRangeStart w:id="226"/>
      <w:r>
        <w:t>Diferença de desempenho</w:t>
      </w:r>
      <w:commentRangeEnd w:id="226"/>
      <w:r w:rsidR="00D03FF5">
        <w:rPr>
          <w:rStyle w:val="CommentReference"/>
          <w:lang w:eastAsia="en-US"/>
        </w:rPr>
        <w:commentReference w:id="226"/>
      </w:r>
      <w:bookmarkEnd w:id="225"/>
    </w:p>
    <w:p w14:paraId="6322A10A" w14:textId="1C546796" w:rsidR="003B31EA" w:rsidRDefault="00944BCF" w:rsidP="00944BCF">
      <w:r>
        <w:t>Visto a não adequação</w:t>
      </w:r>
      <w:del w:id="227" w:author="Vitor Mascarenhas" w:date="2021-12-02T10:43:00Z">
        <w:r w:rsidDel="009A56B7">
          <w:delText xml:space="preserve"> </w:delText>
        </w:r>
      </w:del>
      <w:del w:id="228" w:author="Vitor Mascarenhas" w:date="2021-12-02T10:42:00Z">
        <w:r w:rsidR="000D71C6" w:rsidDel="009A56B7">
          <w:delText>para o</w:delText>
        </w:r>
      </w:del>
      <w:del w:id="229" w:author="Vitor Mascarenhas" w:date="2021-12-02T10:43:00Z">
        <w:r w:rsidR="000D71C6" w:rsidDel="009A56B7">
          <w:delText xml:space="preserve"> uso</w:delText>
        </w:r>
      </w:del>
      <w:r w:rsidR="000D71C6">
        <w:t xml:space="preserve"> </w:t>
      </w:r>
      <w:r>
        <w:t xml:space="preserve">dos dados da estação meteorológica, </w:t>
      </w:r>
      <w:ins w:id="230" w:author="Vitor Mascarenhas" w:date="2021-12-02T10:42:00Z">
        <w:r w:rsidR="009A56B7">
          <w:t xml:space="preserve">para o </w:t>
        </w:r>
      </w:ins>
      <w:ins w:id="231" w:author="Vitor Mascarenhas" w:date="2021-12-02T10:43:00Z">
        <w:r w:rsidR="007B402A">
          <w:t xml:space="preserve">uso do </w:t>
        </w:r>
      </w:ins>
      <w:ins w:id="232" w:author="Vitor Mascarenhas" w:date="2021-12-02T10:42:00Z">
        <w:r w:rsidR="009A56B7">
          <w:t xml:space="preserve">fator de desempenho, </w:t>
        </w:r>
      </w:ins>
      <w:r>
        <w:t xml:space="preserve">foi necessário criar uma </w:t>
      </w:r>
      <w:ins w:id="233" w:author="Vitor Mascarenhas" w:date="2021-12-02T10:35:00Z">
        <w:r w:rsidR="006A3503">
          <w:t xml:space="preserve">outra </w:t>
        </w:r>
      </w:ins>
      <w:r>
        <w:t xml:space="preserve">variável que traduzisse ganhos ou perdas nas </w:t>
      </w:r>
      <w:r>
        <w:rPr>
          <w:i/>
          <w:iCs/>
        </w:rPr>
        <w:t>strings</w:t>
      </w:r>
      <w:r>
        <w:t xml:space="preserve"> estudadas. </w:t>
      </w:r>
      <w:ins w:id="234" w:author="Vitor Mascarenhas" w:date="2021-12-02T10:34:00Z">
        <w:r w:rsidR="00492A45">
          <w:t xml:space="preserve">Desta forma, </w:t>
        </w:r>
        <w:r w:rsidR="001651C6">
          <w:t xml:space="preserve">chegou-se </w:t>
        </w:r>
      </w:ins>
      <w:ins w:id="235" w:author="Vitor Mascarenhas" w:date="2021-12-02T10:36:00Z">
        <w:r w:rsidR="006A3503">
          <w:t>à</w:t>
        </w:r>
      </w:ins>
      <w:ins w:id="236" w:author="Vitor Mascarenhas" w:date="2021-12-02T10:34:00Z">
        <w:r w:rsidR="001651C6">
          <w:t xml:space="preserve"> conclusão que deveria ser criado um pa</w:t>
        </w:r>
      </w:ins>
      <w:ins w:id="237" w:author="Vitor Mascarenhas" w:date="2021-12-02T10:35:00Z">
        <w:r w:rsidR="001651C6">
          <w:t>râmetro</w:t>
        </w:r>
        <w:r w:rsidR="00F67D6F">
          <w:t xml:space="preserve"> que não sofresse da influência do que está sendo testado neste estudo, </w:t>
        </w:r>
      </w:ins>
      <w:ins w:id="238" w:author="Vitor Mascarenhas" w:date="2021-12-02T10:36:00Z">
        <w:r w:rsidR="006A3503">
          <w:t xml:space="preserve">isto </w:t>
        </w:r>
        <w:r w:rsidR="00273CEB">
          <w:t>é, a</w:t>
        </w:r>
      </w:ins>
      <w:ins w:id="239" w:author="Vitor Mascarenhas" w:date="2021-12-02T10:35:00Z">
        <w:r w:rsidR="00F67D6F">
          <w:t xml:space="preserve"> limpeza no MFVs.</w:t>
        </w:r>
      </w:ins>
      <w:ins w:id="240" w:author="Vitor Mascarenhas" w:date="2021-12-02T10:36:00Z">
        <w:r w:rsidR="006A3503">
          <w:t xml:space="preserve"> </w:t>
        </w:r>
      </w:ins>
    </w:p>
    <w:p w14:paraId="5536BBEB" w14:textId="77777777" w:rsidR="009A2ED4" w:rsidRDefault="009A2ED4" w:rsidP="00944BCF"/>
    <w:p w14:paraId="4627B55B" w14:textId="1B03212A" w:rsidR="00944BCF" w:rsidRDefault="009A2ED4" w:rsidP="00944BCF">
      <w:r>
        <w:t xml:space="preserve">Para o cálculo do índice de diferença de desempenho foi usado a fórmula </w:t>
      </w:r>
      <w:r>
        <w:fldChar w:fldCharType="begin"/>
      </w:r>
      <w:r>
        <w:instrText xml:space="preserve"> REF _Ref89425889 \h </w:instrText>
      </w:r>
      <w:r>
        <w:fldChar w:fldCharType="separate"/>
      </w:r>
      <w:r w:rsidR="009636C1">
        <w:t>(</w:t>
      </w:r>
      <w:r w:rsidR="009636C1">
        <w:rPr>
          <w:noProof/>
        </w:rPr>
        <w:t>2.4.2</w:t>
      </w:r>
      <w:r w:rsidR="009636C1">
        <w:t>.</w:t>
      </w:r>
      <w:r w:rsidR="009636C1">
        <w:rPr>
          <w:noProof/>
        </w:rPr>
        <w:t>1</w:t>
      </w:r>
      <w:r w:rsidR="009636C1">
        <w:t>)</w:t>
      </w:r>
      <w:r>
        <w:fldChar w:fldCharType="end"/>
      </w:r>
      <w:r w:rsidR="00072295">
        <w:t xml:space="preserve">, onde </w:t>
      </w:r>
      <w:ins w:id="241" w:author="Vitor Mascarenhas" w:date="2021-12-02T10:36:00Z">
        <w:r w:rsidR="00273CEB">
          <w:t xml:space="preserve">foi tomado como base a </w:t>
        </w:r>
        <w:r w:rsidR="00273CEB">
          <w:rPr>
            <w:i/>
            <w:iCs/>
          </w:rPr>
          <w:t>string</w:t>
        </w:r>
        <w:r w:rsidR="00273CEB">
          <w:t xml:space="preserve"> 101.1.4</w:t>
        </w:r>
      </w:ins>
      <w:ins w:id="242" w:author="Vitor Mascarenhas" w:date="2021-12-02T10:37:00Z">
        <w:r w:rsidR="00EE3151">
          <w:t xml:space="preserve">. </w:t>
        </w:r>
      </w:ins>
      <w:ins w:id="243" w:author="Vitor Mascarenhas" w:date="2021-12-02T10:38:00Z">
        <w:r w:rsidR="007C50BE">
          <w:t xml:space="preserve">Essa </w:t>
        </w:r>
        <w:r w:rsidR="007C50BE">
          <w:rPr>
            <w:i/>
            <w:iCs/>
          </w:rPr>
          <w:t>string</w:t>
        </w:r>
        <w:r w:rsidR="007C50BE">
          <w:t xml:space="preserve"> se encontra no mesmo</w:t>
        </w:r>
        <w:r w:rsidR="007753A3">
          <w:t xml:space="preserve"> inversor de frequência</w:t>
        </w:r>
      </w:ins>
      <w:ins w:id="244" w:author="Vitor Mascarenhas" w:date="2021-12-02T10:40:00Z">
        <w:r w:rsidR="006C56A8">
          <w:t xml:space="preserve"> de todas </w:t>
        </w:r>
        <w:r w:rsidR="006C56A8">
          <w:rPr>
            <w:i/>
            <w:iCs/>
          </w:rPr>
          <w:t xml:space="preserve">strings </w:t>
        </w:r>
        <w:r w:rsidR="006C56A8">
          <w:t>aqui estudadas</w:t>
        </w:r>
      </w:ins>
      <w:ins w:id="245" w:author="Vitor Mascarenhas" w:date="2021-12-02T10:38:00Z">
        <w:r w:rsidR="007753A3">
          <w:t>,</w:t>
        </w:r>
      </w:ins>
      <w:ins w:id="246" w:author="Vitor Mascarenhas" w:date="2021-12-02T10:39:00Z">
        <w:r w:rsidR="007753A3">
          <w:t xml:space="preserve"> e no mesmo </w:t>
        </w:r>
      </w:ins>
      <w:r w:rsidR="00475B1B">
        <w:t>arranjo</w:t>
      </w:r>
      <w:ins w:id="247" w:author="Vitor Mascarenhas" w:date="2021-12-02T10:40:00Z">
        <w:r w:rsidR="005E2296">
          <w:t xml:space="preserve"> fotovoltaico</w:t>
        </w:r>
        <w:r w:rsidR="008C11AA">
          <w:t xml:space="preserve"> da 101.1.6 e 101.1.5</w:t>
        </w:r>
      </w:ins>
      <w:ins w:id="248" w:author="Vitor Mascarenhas" w:date="2021-12-02T10:41:00Z">
        <w:r w:rsidR="006C56A8">
          <w:t xml:space="preserve"> (</w:t>
        </w:r>
        <w:r w:rsidR="006C56A8">
          <w:fldChar w:fldCharType="begin"/>
        </w:r>
        <w:r w:rsidR="006C56A8">
          <w:instrText xml:space="preserve"> REF  _Ref87703249 \* Lower \h </w:instrText>
        </w:r>
      </w:ins>
      <w:r w:rsidR="006C56A8">
        <w:fldChar w:fldCharType="separate"/>
      </w:r>
      <w:r w:rsidR="009636C1">
        <w:t xml:space="preserve">figura </w:t>
      </w:r>
      <w:r w:rsidR="009636C1">
        <w:rPr>
          <w:noProof/>
        </w:rPr>
        <w:t>8</w:t>
      </w:r>
      <w:ins w:id="249" w:author="Vitor Mascarenhas" w:date="2021-12-02T10:41:00Z">
        <w:r w:rsidR="006C56A8">
          <w:fldChar w:fldCharType="end"/>
        </w:r>
        <w:r w:rsidR="006C56A8">
          <w:t>).</w:t>
        </w:r>
      </w:ins>
      <w:ins w:id="250" w:author="Vitor Mascarenhas" w:date="2021-12-02T10:39:00Z">
        <w:r w:rsidR="007753A3">
          <w:t xml:space="preserve"> </w:t>
        </w:r>
      </w:ins>
      <w:r w:rsidR="00072295">
        <w:t xml:space="preserve">As </w:t>
      </w:r>
      <w:r w:rsidR="00072295">
        <w:rPr>
          <w:i/>
          <w:iCs/>
        </w:rPr>
        <w:t>strings</w:t>
      </w:r>
      <w:r w:rsidR="00072295">
        <w:t xml:space="preserve"> observadas são as </w:t>
      </w:r>
      <w:r w:rsidR="00441360">
        <w:t xml:space="preserve">outras deste estudo, que foram limpas de acordo com </w:t>
      </w:r>
      <w:r w:rsidR="006D742B">
        <w:t xml:space="preserve">o planejamento do </w:t>
      </w:r>
      <w:r w:rsidR="006D742B">
        <w:fldChar w:fldCharType="begin"/>
      </w:r>
      <w:r w:rsidR="006D742B">
        <w:instrText xml:space="preserve"> REF  _Ref85220031 \* Lower \h </w:instrText>
      </w:r>
      <w:r w:rsidR="006D742B">
        <w:fldChar w:fldCharType="separate"/>
      </w:r>
      <w:r w:rsidR="009636C1">
        <w:t xml:space="preserve">quadro </w:t>
      </w:r>
      <w:r w:rsidR="009636C1">
        <w:rPr>
          <w:noProof/>
        </w:rPr>
        <w:t>5</w:t>
      </w:r>
      <w:r w:rsidR="006D742B">
        <w:fldChar w:fldCharType="end"/>
      </w:r>
      <w:r w:rsidR="00EB2924">
        <w:t>.</w:t>
      </w:r>
    </w:p>
    <w:p w14:paraId="331DD4A5" w14:textId="77777777" w:rsidR="00421279" w:rsidRDefault="00421279" w:rsidP="00944BCF"/>
    <w:p w14:paraId="5D5C5ECE" w14:textId="33156579" w:rsidR="00421279" w:rsidRDefault="00E34188" w:rsidP="00944BCF">
      <w:r>
        <w:t>Ao calcular a diferença de desempenho horária</w:t>
      </w:r>
      <w:r w:rsidR="006C0994">
        <w:t xml:space="preserve"> (DDH)</w:t>
      </w:r>
      <w:r w:rsidR="005B1D4F">
        <w:t>,</w:t>
      </w:r>
      <w:r w:rsidR="00D07FA0">
        <w:t xml:space="preserve"> </w:t>
      </w:r>
      <w:r w:rsidR="001F2BDA">
        <w:t xml:space="preserve">fez-se necessário uso de filtro para remover valores atípicos, que ocorriam principalmente </w:t>
      </w:r>
      <w:r w:rsidR="00430BD3">
        <w:t xml:space="preserve">ao </w:t>
      </w:r>
      <w:r w:rsidR="009F1CD6">
        <w:t>início</w:t>
      </w:r>
      <w:r w:rsidR="00430BD3">
        <w:t xml:space="preserve"> e final de cada dia, onde a incidência solar é </w:t>
      </w:r>
      <w:r w:rsidR="00EA5303">
        <w:t>menor</w:t>
      </w:r>
      <w:r w:rsidR="00BD75C4">
        <w:t>. Uma</w:t>
      </w:r>
      <w:r w:rsidR="00AE3386">
        <w:t xml:space="preserve"> diferença absoluta </w:t>
      </w:r>
      <w:r w:rsidR="00BD75C4">
        <w:t xml:space="preserve">de valores </w:t>
      </w:r>
      <w:r w:rsidR="00887718">
        <w:t>mais próximos a zero</w:t>
      </w:r>
      <w:r w:rsidR="005019CA">
        <w:t xml:space="preserve"> </w:t>
      </w:r>
      <w:r w:rsidR="00AE3386">
        <w:t xml:space="preserve">pode </w:t>
      </w:r>
      <w:r w:rsidR="00AE3386">
        <w:lastRenderedPageBreak/>
        <w:t xml:space="preserve">proporcionar uma diferença </w:t>
      </w:r>
      <w:r w:rsidR="006437E9">
        <w:t>proporcional</w:t>
      </w:r>
      <w:r w:rsidR="00AE3386">
        <w:t xml:space="preserve"> </w:t>
      </w:r>
      <w:r w:rsidR="00D63268">
        <w:t>discrepante</w:t>
      </w:r>
      <w:r w:rsidR="005019CA">
        <w:t>.</w:t>
      </w:r>
      <w:r w:rsidR="00AE3386">
        <w:t xml:space="preserve"> </w:t>
      </w:r>
      <w:r w:rsidR="005019CA">
        <w:t xml:space="preserve">Para resolver </w:t>
      </w:r>
      <w:r w:rsidR="00B171E3">
        <w:t xml:space="preserve">essa questão, adotou-se </w:t>
      </w:r>
      <w:r w:rsidR="000E2879">
        <w:t xml:space="preserve">um filtro </w:t>
      </w:r>
      <w:r w:rsidR="00EE6749">
        <w:t xml:space="preserve">para exclusão de pontos exteriores </w:t>
      </w:r>
      <w:r w:rsidR="00D63268">
        <w:t>feito em</w:t>
      </w:r>
      <w:r w:rsidR="00080304">
        <w:t xml:space="preserve"> diagramas de </w:t>
      </w:r>
      <w:r w:rsidR="00080304">
        <w:rPr>
          <w:i/>
          <w:iCs/>
        </w:rPr>
        <w:t xml:space="preserve">box plot, </w:t>
      </w:r>
      <w:r w:rsidR="00EE6749">
        <w:t xml:space="preserve">segundo </w:t>
      </w:r>
      <w:r w:rsidR="008F170F">
        <w:t xml:space="preserve">Bussab e </w:t>
      </w:r>
      <w:r w:rsidR="00080304">
        <w:t>Morettin (2010),</w:t>
      </w:r>
      <w:r w:rsidR="005B1D4F">
        <w:t xml:space="preserve"> os limites superiores </w:t>
      </w:r>
      <w:r w:rsidR="00926B65">
        <w:t xml:space="preserve">e inferiores </w:t>
      </w:r>
      <w:r w:rsidR="005B1D4F">
        <w:t xml:space="preserve">foram feitos </w:t>
      </w:r>
      <w:r w:rsidR="00D63268">
        <w:t>pelas</w:t>
      </w:r>
      <w:r w:rsidR="005B1D4F">
        <w:t xml:space="preserve"> equações </w:t>
      </w:r>
      <w:r w:rsidR="005B1D4F">
        <w:fldChar w:fldCharType="begin"/>
      </w:r>
      <w:r w:rsidR="005B1D4F">
        <w:instrText xml:space="preserve"> REF _Ref89726030 \h </w:instrText>
      </w:r>
      <w:r w:rsidR="005B1D4F">
        <w:fldChar w:fldCharType="separate"/>
      </w:r>
      <w:r w:rsidR="009636C1">
        <w:t>(</w:t>
      </w:r>
      <w:r w:rsidR="009636C1">
        <w:rPr>
          <w:noProof/>
        </w:rPr>
        <w:t>2.5.2</w:t>
      </w:r>
      <w:r w:rsidR="009636C1">
        <w:t>.</w:t>
      </w:r>
      <w:r w:rsidR="009636C1">
        <w:rPr>
          <w:noProof/>
        </w:rPr>
        <w:t>2</w:t>
      </w:r>
      <w:r w:rsidR="009636C1">
        <w:t>)</w:t>
      </w:r>
      <w:r w:rsidR="005B1D4F">
        <w:fldChar w:fldCharType="end"/>
      </w:r>
      <w:r w:rsidR="005B1D4F">
        <w:t xml:space="preserve"> e </w:t>
      </w:r>
      <w:r w:rsidR="005B1D4F">
        <w:fldChar w:fldCharType="begin"/>
      </w:r>
      <w:r w:rsidR="005B1D4F">
        <w:instrText xml:space="preserve"> REF _Ref89726031 \h </w:instrText>
      </w:r>
      <w:r w:rsidR="005B1D4F">
        <w:fldChar w:fldCharType="separate"/>
      </w:r>
      <w:r w:rsidR="009636C1">
        <w:t>(</w:t>
      </w:r>
      <w:r w:rsidR="009636C1">
        <w:rPr>
          <w:noProof/>
        </w:rPr>
        <w:t>2.5.2</w:t>
      </w:r>
      <w:r w:rsidR="009636C1">
        <w:t>.</w:t>
      </w:r>
      <w:r w:rsidR="009636C1">
        <w:rPr>
          <w:noProof/>
        </w:rPr>
        <w:t>3</w:t>
      </w:r>
      <w:r w:rsidR="009636C1">
        <w:t>)</w:t>
      </w:r>
      <w:r w:rsidR="005B1D4F">
        <w:fldChar w:fldCharType="end"/>
      </w:r>
      <w:r w:rsidR="00926B65">
        <w:t>, respectivamente</w:t>
      </w:r>
      <w:r w:rsidR="005B1D4F">
        <w:t>.</w:t>
      </w:r>
    </w:p>
    <w:p w14:paraId="1256446E" w14:textId="77777777" w:rsidR="000615AB" w:rsidRDefault="000615AB" w:rsidP="00944BCF"/>
    <w:p w14:paraId="70BCAFE9" w14:textId="6B0CED2F" w:rsidR="00666278" w:rsidRPr="00EF191F" w:rsidRDefault="00CE5D51" w:rsidP="00944BCF">
      <w:r>
        <w:t xml:space="preserve">Para ilustrar </w:t>
      </w:r>
      <w:r w:rsidR="000E7F14">
        <w:t xml:space="preserve">a </w:t>
      </w:r>
      <w:r w:rsidR="000D1528">
        <w:t xml:space="preserve">DDH, </w:t>
      </w:r>
      <w:r w:rsidR="009E5974">
        <w:t>tem-se</w:t>
      </w:r>
      <w:r w:rsidR="00AA1FB0">
        <w:t xml:space="preserve"> nos gráficos </w:t>
      </w:r>
      <w:r w:rsidR="006A377A">
        <w:fldChar w:fldCharType="begin"/>
      </w:r>
      <w:r w:rsidR="006A377A">
        <w:instrText xml:space="preserve"> REF  _Ref89812001 \# \0;0 \* Lower \d "  " </w:instrText>
      </w:r>
      <w:r w:rsidR="006A377A">
        <w:fldChar w:fldCharType="separate"/>
      </w:r>
      <w:r w:rsidR="009636C1">
        <w:t>11</w:t>
      </w:r>
      <w:r w:rsidR="006A377A">
        <w:fldChar w:fldCharType="end"/>
      </w:r>
      <w:r w:rsidR="00C022CE">
        <w:t xml:space="preserve">, </w:t>
      </w:r>
      <w:r w:rsidR="001F7A09">
        <w:t>a</w:t>
      </w:r>
      <w:r w:rsidR="00C022CE">
        <w:t xml:space="preserve"> semana 0, </w:t>
      </w:r>
      <w:r w:rsidR="006449C7">
        <w:t>anterior ao início das limpezas</w:t>
      </w:r>
      <w:r w:rsidR="00C022CE">
        <w:t>,</w:t>
      </w:r>
      <w:r w:rsidR="00AA1FB0">
        <w:t xml:space="preserve"> e</w:t>
      </w:r>
      <w:r w:rsidR="00C022CE">
        <w:t xml:space="preserve"> no gráfico</w:t>
      </w:r>
      <w:r w:rsidR="00AA1FB0">
        <w:t xml:space="preserve"> </w:t>
      </w:r>
      <w:r w:rsidR="00AA1FB0">
        <w:fldChar w:fldCharType="begin"/>
      </w:r>
      <w:r w:rsidR="00AA1FB0">
        <w:instrText xml:space="preserve"> REF  _Ref89812003 </w:instrText>
      </w:r>
      <w:r w:rsidR="006A377A">
        <w:instrText xml:space="preserve">\# \0;0 </w:instrText>
      </w:r>
      <w:r w:rsidR="00AA1FB0">
        <w:instrText xml:space="preserve">\* Lower \h </w:instrText>
      </w:r>
      <w:r w:rsidR="00AA1FB0">
        <w:fldChar w:fldCharType="separate"/>
      </w:r>
      <w:r w:rsidR="009636C1">
        <w:t>12</w:t>
      </w:r>
      <w:r w:rsidR="00AA1FB0">
        <w:fldChar w:fldCharType="end"/>
      </w:r>
      <w:r w:rsidR="00C022CE">
        <w:t xml:space="preserve">, última semana </w:t>
      </w:r>
      <w:r w:rsidR="001F7A09">
        <w:t xml:space="preserve">de </w:t>
      </w:r>
      <w:r w:rsidR="00C022CE">
        <w:t>limpeza</w:t>
      </w:r>
      <w:r w:rsidR="006449C7">
        <w:t xml:space="preserve">, </w:t>
      </w:r>
      <w:r w:rsidR="00244CF9">
        <w:t>ao</w:t>
      </w:r>
      <w:r w:rsidR="006449C7">
        <w:t xml:space="preserve"> término do período do estudo.</w:t>
      </w:r>
      <w:r w:rsidR="00F101AA">
        <w:t xml:space="preserve"> </w:t>
      </w:r>
      <w:r w:rsidR="0068397D">
        <w:t xml:space="preserve">Os gráficos iniciam </w:t>
      </w:r>
      <w:r w:rsidR="00BC3959">
        <w:t xml:space="preserve">e terminam </w:t>
      </w:r>
      <w:r w:rsidR="0068397D">
        <w:t xml:space="preserve">o dia </w:t>
      </w:r>
      <w:r w:rsidR="00BC3959">
        <w:t>às 00:00</w:t>
      </w:r>
      <w:r w:rsidR="00A6723C">
        <w:t>,</w:t>
      </w:r>
      <w:r w:rsidR="0086264B">
        <w:t xml:space="preserve"> e</w:t>
      </w:r>
      <w:r w:rsidR="00A6723C">
        <w:t xml:space="preserve"> </w:t>
      </w:r>
      <w:r w:rsidR="008F6FBE">
        <w:t>n</w:t>
      </w:r>
      <w:r w:rsidR="00A6723C">
        <w:t xml:space="preserve">o período </w:t>
      </w:r>
      <w:r w:rsidR="00481D41">
        <w:t xml:space="preserve">que se estende de 18h </w:t>
      </w:r>
      <w:r w:rsidR="00DC2A83">
        <w:t xml:space="preserve">até </w:t>
      </w:r>
      <w:r w:rsidR="00481D41">
        <w:t>às 5h da manhã do dia seguinte</w:t>
      </w:r>
      <w:r w:rsidR="00EF61F6">
        <w:t xml:space="preserve"> </w:t>
      </w:r>
      <w:r w:rsidR="008F6FBE">
        <w:t>a linha é contínua</w:t>
      </w:r>
      <w:r w:rsidR="005D4F25">
        <w:t xml:space="preserve"> em zero</w:t>
      </w:r>
      <w:r w:rsidR="001E5BEA">
        <w:t xml:space="preserve">, pois </w:t>
      </w:r>
      <w:r w:rsidR="006A7BD3">
        <w:t>não há</w:t>
      </w:r>
      <w:r w:rsidR="00EF61F6">
        <w:t xml:space="preserve"> geração de energia elétrica</w:t>
      </w:r>
      <w:r w:rsidR="00C349C9">
        <w:t>.</w:t>
      </w:r>
      <w:r w:rsidR="00EF61F6">
        <w:t xml:space="preserve"> </w:t>
      </w:r>
      <w:r w:rsidR="00F101AA">
        <w:t xml:space="preserve">Em ambos, mesmo após </w:t>
      </w:r>
      <w:r w:rsidR="009724F0">
        <w:t>aplicação d</w:t>
      </w:r>
      <w:r w:rsidR="00F101AA">
        <w:t xml:space="preserve">o filtro, ainda é perceptível que há distorções </w:t>
      </w:r>
      <w:r w:rsidR="009724F0">
        <w:t xml:space="preserve">nos dados horários, principalmente </w:t>
      </w:r>
      <w:r w:rsidR="003E57E7">
        <w:t>n</w:t>
      </w:r>
      <w:r w:rsidR="00E21D88">
        <w:t>a</w:t>
      </w:r>
      <w:r w:rsidR="003E57E7">
        <w:t xml:space="preserve"> DDH </w:t>
      </w:r>
      <w:r w:rsidR="00E21D88">
        <w:t>da</w:t>
      </w:r>
      <w:r w:rsidR="00072402">
        <w:t xml:space="preserve"> </w:t>
      </w:r>
      <w:r w:rsidR="00072402">
        <w:rPr>
          <w:i/>
          <w:iCs/>
        </w:rPr>
        <w:t xml:space="preserve">string </w:t>
      </w:r>
      <w:r w:rsidR="003E57E7">
        <w:t>101.1.5. Essa</w:t>
      </w:r>
      <w:r w:rsidR="00243928">
        <w:t xml:space="preserve"> é a única</w:t>
      </w:r>
      <w:r w:rsidR="00AF6A81">
        <w:t xml:space="preserve"> </w:t>
      </w:r>
      <w:r w:rsidR="00243928">
        <w:t>que tem</w:t>
      </w:r>
      <w:r w:rsidR="003E57E7">
        <w:t xml:space="preserve"> sombreamento no período matutino, e seu baixo desempenho é explicado neste turno. Porém, ao final do dia, </w:t>
      </w:r>
      <w:r w:rsidR="00923301">
        <w:t>no período de geração entre 16 e 17h é notado um pico de DDH</w:t>
      </w:r>
      <w:r w:rsidR="00593209">
        <w:t xml:space="preserve">, muito por conta da discrepância das diferenças absolutas e proporcionais, que o filtro </w:t>
      </w:r>
      <w:r w:rsidR="00CC2F17">
        <w:t>não</w:t>
      </w:r>
      <w:r w:rsidR="00593209">
        <w:t xml:space="preserve"> exclu</w:t>
      </w:r>
      <w:r w:rsidR="00CC2F17">
        <w:t>iu</w:t>
      </w:r>
      <w:r w:rsidR="00593209">
        <w:t xml:space="preserve">. </w:t>
      </w:r>
      <w:r w:rsidR="006E2CBC">
        <w:t>Outro caso muito aparente,</w:t>
      </w:r>
      <w:r w:rsidR="0088560B">
        <w:t xml:space="preserve"> </w:t>
      </w:r>
      <w:r w:rsidR="006E2CBC">
        <w:t>n</w:t>
      </w:r>
      <w:r w:rsidR="0088560B">
        <w:t xml:space="preserve">a </w:t>
      </w:r>
      <w:r w:rsidR="0088560B">
        <w:rPr>
          <w:i/>
          <w:iCs/>
        </w:rPr>
        <w:t xml:space="preserve">string </w:t>
      </w:r>
      <w:r w:rsidR="0088560B">
        <w:t>101.1.8</w:t>
      </w:r>
      <w:r w:rsidR="00E81FE0">
        <w:t>,</w:t>
      </w:r>
      <w:r w:rsidR="0088560B">
        <w:t xml:space="preserve"> é notado que isso ocorre no período matutino</w:t>
      </w:r>
      <w:r w:rsidR="00A26E8D">
        <w:t xml:space="preserve">, logo ao nascer do sol, quando praticamente não há geração </w:t>
      </w:r>
      <w:r w:rsidR="006E2CBC">
        <w:t>de energia ainda</w:t>
      </w:r>
      <w:r w:rsidR="004E53E7">
        <w:t xml:space="preserve">. </w:t>
      </w:r>
      <w:r w:rsidR="00EF191F">
        <w:t xml:space="preserve">Essa </w:t>
      </w:r>
      <w:r w:rsidR="00EF191F">
        <w:rPr>
          <w:i/>
          <w:iCs/>
        </w:rPr>
        <w:t>string</w:t>
      </w:r>
      <w:r w:rsidR="00EF191F">
        <w:t xml:space="preserve"> </w:t>
      </w:r>
      <w:r w:rsidR="002F1A11">
        <w:t xml:space="preserve">ainda </w:t>
      </w:r>
      <w:r w:rsidR="00EF191F">
        <w:t xml:space="preserve">sofre perda no DDH também por </w:t>
      </w:r>
      <w:r w:rsidR="009E3CD4">
        <w:t>estar com 1 MFV faltante</w:t>
      </w:r>
      <w:r w:rsidR="004C1911">
        <w:t xml:space="preserve">, segundo o </w:t>
      </w:r>
      <w:r w:rsidR="004C1911">
        <w:rPr>
          <w:i/>
          <w:iCs/>
        </w:rPr>
        <w:t>as built</w:t>
      </w:r>
      <w:r w:rsidR="009E3CD4">
        <w:t>.</w:t>
      </w:r>
    </w:p>
    <w:p w14:paraId="3670B75D" w14:textId="77777777" w:rsidR="00260F07" w:rsidRDefault="00260F07" w:rsidP="00944BCF"/>
    <w:p w14:paraId="5C03B431" w14:textId="61A0C7C0" w:rsidR="00356245" w:rsidRDefault="00123F61" w:rsidP="00236C7C">
      <w:pPr>
        <w:pStyle w:val="Caption"/>
        <w:keepNext/>
        <w:keepLines/>
        <w:ind w:left="336"/>
        <w:jc w:val="both"/>
      </w:pPr>
      <w:bookmarkStart w:id="251" w:name="_Ref89812001"/>
      <w:r>
        <w:t xml:space="preserve">Gráfico </w:t>
      </w:r>
      <w:fldSimple w:instr=" SEQ Gráfico \* ARABIC ">
        <w:r w:rsidR="009636C1">
          <w:rPr>
            <w:noProof/>
          </w:rPr>
          <w:t>11</w:t>
        </w:r>
      </w:fldSimple>
      <w:bookmarkEnd w:id="251"/>
      <w:r>
        <w:t xml:space="preserve"> – Índice de diferença de desempenho horário na semana 0</w:t>
      </w:r>
    </w:p>
    <w:p w14:paraId="39427298" w14:textId="1425A893" w:rsidR="00356245" w:rsidRDefault="00236C7C" w:rsidP="00236C7C">
      <w:pPr>
        <w:keepNext/>
        <w:keepLines/>
      </w:pPr>
      <w:r>
        <w:rPr>
          <w:noProof/>
        </w:rPr>
        <w:drawing>
          <wp:inline distT="0" distB="0" distL="0" distR="0" wp14:anchorId="03C0C308" wp14:editId="197981C6">
            <wp:extent cx="5759450" cy="3449320"/>
            <wp:effectExtent l="0" t="0" r="0" b="0"/>
            <wp:docPr id="39" name="Chart 39">
              <a:extLst xmlns:a="http://schemas.openxmlformats.org/drawingml/2006/main">
                <a:ext uri="{FF2B5EF4-FFF2-40B4-BE49-F238E27FC236}">
                  <a16:creationId xmlns:a16="http://schemas.microsoft.com/office/drawing/2014/main" id="{420B7026-A4FA-457B-8F9A-881854652E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079C2B47" w14:textId="77777777" w:rsidR="00123F61" w:rsidRPr="005B3F10" w:rsidRDefault="00123F61" w:rsidP="00236C7C">
      <w:pPr>
        <w:keepNext/>
        <w:keepLines/>
        <w:ind w:left="336"/>
      </w:pPr>
      <w:r w:rsidRPr="00030583">
        <w:rPr>
          <w:sz w:val="20"/>
          <w:szCs w:val="16"/>
        </w:rPr>
        <w:t>Fonte: Produção do próprio autor.</w:t>
      </w:r>
    </w:p>
    <w:p w14:paraId="3511D16E" w14:textId="77777777" w:rsidR="00123F61" w:rsidRDefault="00123F61" w:rsidP="00944BCF"/>
    <w:p w14:paraId="6A676FA5" w14:textId="53407339" w:rsidR="000D1528" w:rsidRDefault="00FD5D8A" w:rsidP="00A11B9E">
      <w:pPr>
        <w:pStyle w:val="Caption"/>
        <w:keepNext/>
        <w:keepLines/>
        <w:ind w:left="336"/>
        <w:jc w:val="both"/>
      </w:pPr>
      <w:bookmarkStart w:id="252" w:name="_Ref89812003"/>
      <w:r>
        <w:lastRenderedPageBreak/>
        <w:t xml:space="preserve">Gráfico </w:t>
      </w:r>
      <w:fldSimple w:instr=" SEQ Gráfico \* ARABIC ">
        <w:r w:rsidR="009636C1">
          <w:rPr>
            <w:noProof/>
          </w:rPr>
          <w:t>12</w:t>
        </w:r>
      </w:fldSimple>
      <w:bookmarkEnd w:id="252"/>
      <w:r>
        <w:t xml:space="preserve"> – Índice de diferença de desempenho horário na semana 4</w:t>
      </w:r>
    </w:p>
    <w:p w14:paraId="47953841" w14:textId="3753F77B" w:rsidR="000D1528" w:rsidRPr="0005577B" w:rsidRDefault="00A11B9E" w:rsidP="00A11B9E">
      <w:pPr>
        <w:keepNext/>
        <w:keepLines/>
      </w:pPr>
      <w:r>
        <w:rPr>
          <w:noProof/>
        </w:rPr>
        <w:drawing>
          <wp:inline distT="0" distB="0" distL="0" distR="0" wp14:anchorId="2B49F297" wp14:editId="19E032D0">
            <wp:extent cx="5759450" cy="3584575"/>
            <wp:effectExtent l="0" t="0" r="0" b="0"/>
            <wp:docPr id="40" name="Chart 40">
              <a:extLst xmlns:a="http://schemas.openxmlformats.org/drawingml/2006/main">
                <a:ext uri="{FF2B5EF4-FFF2-40B4-BE49-F238E27FC236}">
                  <a16:creationId xmlns:a16="http://schemas.microsoft.com/office/drawing/2014/main" id="{225D27F0-9ACA-40DD-8F22-A5071CD5259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738FA486" w14:textId="77777777" w:rsidR="00FD5D8A" w:rsidRPr="005B3F10" w:rsidRDefault="00FD5D8A" w:rsidP="00A11B9E">
      <w:pPr>
        <w:keepNext/>
        <w:keepLines/>
        <w:ind w:left="336"/>
      </w:pPr>
      <w:r w:rsidRPr="00030583">
        <w:rPr>
          <w:sz w:val="20"/>
          <w:szCs w:val="16"/>
        </w:rPr>
        <w:t>Fonte: Produção do próprio autor.</w:t>
      </w:r>
    </w:p>
    <w:p w14:paraId="0029C84F" w14:textId="77777777" w:rsidR="00AE2B34" w:rsidRDefault="00AE2B34" w:rsidP="00944BCF"/>
    <w:p w14:paraId="1E80F041" w14:textId="409B5A20" w:rsidR="000615AB" w:rsidRDefault="009B5624" w:rsidP="00944BCF">
      <w:r>
        <w:t xml:space="preserve">Visto </w:t>
      </w:r>
      <w:r w:rsidR="0046474F">
        <w:t xml:space="preserve">as </w:t>
      </w:r>
      <w:r>
        <w:t>discrepâncias com o DDH, foi feito a análise de d</w:t>
      </w:r>
      <w:r w:rsidR="00635312">
        <w:t>ados também da diferença de desempenho diária (DDD)</w:t>
      </w:r>
      <w:r w:rsidR="00F526F9">
        <w:t xml:space="preserve">, a fim que não fosse necessário </w:t>
      </w:r>
      <w:r w:rsidR="00067877">
        <w:t>o uso de filtros</w:t>
      </w:r>
      <w:r w:rsidR="00F526F9">
        <w:t xml:space="preserve">, </w:t>
      </w:r>
      <w:r w:rsidR="000025A3">
        <w:t>e desta forma, a</w:t>
      </w:r>
      <w:r w:rsidR="00F526F9">
        <w:t xml:space="preserve"> perda de dados</w:t>
      </w:r>
      <w:r w:rsidR="00067877">
        <w:t xml:space="preserve">, </w:t>
      </w:r>
      <w:r w:rsidR="000025A3">
        <w:t>levando em consideração que</w:t>
      </w:r>
      <w:r w:rsidR="00067877">
        <w:t xml:space="preserve"> não é razoável a exclusão da geração produzida </w:t>
      </w:r>
      <w:r w:rsidR="000025A3">
        <w:t>em 1 dia.</w:t>
      </w:r>
    </w:p>
    <w:p w14:paraId="1EEC487C" w14:textId="77777777" w:rsidR="00EB7410" w:rsidRDefault="00EB7410" w:rsidP="003825AB"/>
    <w:p w14:paraId="0E0DD17F" w14:textId="298F3DD8" w:rsidR="00EB7410" w:rsidRDefault="006273DF" w:rsidP="003825AB">
      <w:pPr>
        <w:rPr>
          <w:ins w:id="253" w:author="Vitor Mascarenhas" w:date="2021-12-02T10:45:00Z"/>
        </w:rPr>
      </w:pPr>
      <w:commentRangeStart w:id="254"/>
      <w:r>
        <w:t>Características de posição</w:t>
      </w:r>
      <w:r w:rsidR="00853B65">
        <w:t>, ângulo, direção etc</w:t>
      </w:r>
      <w:r w:rsidR="00E62BA5">
        <w:t>. 6 e 4 são as mais parecidas (mesmo lado do arranjo, não tem sombra)</w:t>
      </w:r>
      <w:commentRangeEnd w:id="254"/>
      <w:r w:rsidR="00DC2A1B">
        <w:rPr>
          <w:rStyle w:val="CommentReference"/>
          <w:lang w:eastAsia="en-US"/>
        </w:rPr>
        <w:commentReference w:id="254"/>
      </w:r>
    </w:p>
    <w:p w14:paraId="4C1CB9C9" w14:textId="6F9A29F5" w:rsidR="009B6673" w:rsidRPr="003825AB" w:rsidRDefault="009B6673" w:rsidP="003825AB"/>
    <w:p w14:paraId="02B7C212" w14:textId="19BFE2D6" w:rsidR="00D0448E" w:rsidRDefault="00D0448E" w:rsidP="00AA08C9">
      <w:pPr>
        <w:pStyle w:val="Caption"/>
        <w:keepNext/>
        <w:keepLines/>
        <w:ind w:left="336"/>
        <w:jc w:val="both"/>
      </w:pPr>
      <w:r>
        <w:lastRenderedPageBreak/>
        <w:t xml:space="preserve">Gráfico </w:t>
      </w:r>
      <w:fldSimple w:instr=" SEQ Gráfico \* ARABIC ">
        <w:r w:rsidR="009636C1">
          <w:rPr>
            <w:noProof/>
          </w:rPr>
          <w:t>13</w:t>
        </w:r>
      </w:fldSimple>
      <w:r>
        <w:t xml:space="preserve"> – Índice de diferença de desempenho diário nas 5 semanas do estudo</w:t>
      </w:r>
    </w:p>
    <w:p w14:paraId="1C31C781" w14:textId="0735C251" w:rsidR="00EE1E9C" w:rsidRDefault="00017B0C" w:rsidP="00AA08C9">
      <w:pPr>
        <w:keepNext/>
        <w:keepLines/>
        <w:ind w:left="1702" w:hanging="1702"/>
      </w:pPr>
      <w:r>
        <w:rPr>
          <w:noProof/>
        </w:rPr>
        <w:drawing>
          <wp:inline distT="0" distB="0" distL="0" distR="0" wp14:anchorId="346C4849" wp14:editId="3004DF8A">
            <wp:extent cx="5759450" cy="3759835"/>
            <wp:effectExtent l="0" t="0" r="0" b="0"/>
            <wp:docPr id="41" name="Chart 41">
              <a:extLst xmlns:a="http://schemas.openxmlformats.org/drawingml/2006/main">
                <a:ext uri="{FF2B5EF4-FFF2-40B4-BE49-F238E27FC236}">
                  <a16:creationId xmlns:a16="http://schemas.microsoft.com/office/drawing/2014/main" id="{DE8BC064-F413-48C9-B6F3-4AA3569C10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4CA9B1DA" w14:textId="77777777" w:rsidR="00D0448E" w:rsidRPr="005B3F10" w:rsidRDefault="00D0448E" w:rsidP="00AA08C9">
      <w:pPr>
        <w:keepNext/>
        <w:keepLines/>
        <w:ind w:left="336"/>
      </w:pPr>
      <w:r w:rsidRPr="00030583">
        <w:rPr>
          <w:sz w:val="20"/>
          <w:szCs w:val="16"/>
        </w:rPr>
        <w:t>Fonte: Produção do próprio autor.</w:t>
      </w:r>
    </w:p>
    <w:p w14:paraId="2C8A31EA" w14:textId="77777777" w:rsidR="00D0448E" w:rsidRDefault="00D0448E" w:rsidP="00874081">
      <w:pPr>
        <w:ind w:left="1702" w:hanging="1702"/>
      </w:pPr>
    </w:p>
    <w:p w14:paraId="757E3050" w14:textId="2E2D8E8E" w:rsidR="0070201B" w:rsidRDefault="0070201B" w:rsidP="00874081">
      <w:pPr>
        <w:pStyle w:val="Heading3"/>
        <w:ind w:left="31680" w:hanging="31680"/>
      </w:pPr>
      <w:bookmarkStart w:id="255" w:name="_Toc89728382"/>
      <w:r>
        <w:t>Análise estatística</w:t>
      </w:r>
      <w:bookmarkEnd w:id="255"/>
    </w:p>
    <w:p w14:paraId="6C15F83D" w14:textId="22729441" w:rsidR="005B55CE" w:rsidRPr="005B55CE" w:rsidRDefault="005B55CE" w:rsidP="005B55CE">
      <w:commentRangeStart w:id="256"/>
      <w:r>
        <w:t>Foi utilizado testes de hipótese para dar validade ao estudo conduzido</w:t>
      </w:r>
      <w:r w:rsidR="00592B00">
        <w:t xml:space="preserve">, uma vez que </w:t>
      </w:r>
      <w:r w:rsidR="00EF7632">
        <w:t>é preciso saber se há correlação entre</w:t>
      </w:r>
      <w:r w:rsidR="00A44061">
        <w:t xml:space="preserve"> as limpezas efetuadas, com alterações</w:t>
      </w:r>
      <w:r w:rsidR="0017014A">
        <w:t xml:space="preserve"> em valores </w:t>
      </w:r>
      <w:r w:rsidR="00A42552">
        <w:t>no índice de desempenho.</w:t>
      </w:r>
      <w:commentRangeEnd w:id="256"/>
      <w:r w:rsidR="00D34613">
        <w:rPr>
          <w:rStyle w:val="CommentReference"/>
          <w:lang w:eastAsia="en-US"/>
        </w:rPr>
        <w:commentReference w:id="256"/>
      </w:r>
    </w:p>
    <w:p w14:paraId="0097E86B" w14:textId="5F51C235" w:rsidR="00D95B8D" w:rsidRDefault="00E5005C" w:rsidP="0070201B">
      <w:pPr>
        <w:pStyle w:val="Heading4"/>
      </w:pPr>
      <w:bookmarkStart w:id="257" w:name="_Toc89728383"/>
      <w:r>
        <w:t>Teste de variância (ANOVA)</w:t>
      </w:r>
      <w:bookmarkEnd w:id="257"/>
    </w:p>
    <w:p w14:paraId="642DBE3B" w14:textId="28154701" w:rsidR="00C333B9" w:rsidRPr="00C333B9" w:rsidRDefault="00C333B9" w:rsidP="0070201B">
      <w:pPr>
        <w:pStyle w:val="Heading4"/>
      </w:pPr>
      <w:bookmarkStart w:id="258" w:name="_Toc89728384"/>
      <w:r>
        <w:t xml:space="preserve">Teste de </w:t>
      </w:r>
      <w:proofErr w:type="spellStart"/>
      <w:r>
        <w:rPr>
          <w:i/>
          <w:iCs/>
        </w:rPr>
        <w:t>student</w:t>
      </w:r>
      <w:proofErr w:type="spellEnd"/>
      <w:r w:rsidR="00146B83">
        <w:rPr>
          <w:i/>
          <w:iCs/>
        </w:rPr>
        <w:t xml:space="preserve"> </w:t>
      </w:r>
      <w:r w:rsidR="00146B83">
        <w:t>(</w:t>
      </w:r>
      <w:proofErr w:type="spellStart"/>
      <w:r w:rsidR="00146B83">
        <w:t>teste-t</w:t>
      </w:r>
      <w:proofErr w:type="spellEnd"/>
      <w:r w:rsidR="00146B83">
        <w:t>)</w:t>
      </w:r>
      <w:bookmarkEnd w:id="258"/>
    </w:p>
    <w:p w14:paraId="6F523F29" w14:textId="77777777" w:rsidR="00EC4C6E" w:rsidRPr="00EC4C6E" w:rsidRDefault="00EC4C6E" w:rsidP="00EC4C6E"/>
    <w:p w14:paraId="14E19040" w14:textId="2B1B1A29" w:rsidR="00983D23" w:rsidRDefault="00983D23" w:rsidP="00983D23">
      <w:commentRangeStart w:id="259"/>
      <w:r>
        <w:t>Relações de comparações</w:t>
      </w:r>
      <w:commentRangeEnd w:id="259"/>
      <w:r w:rsidR="00550FF0">
        <w:rPr>
          <w:rStyle w:val="CommentReference"/>
          <w:lang w:eastAsia="en-US"/>
        </w:rPr>
        <w:commentReference w:id="259"/>
      </w:r>
      <w:r w:rsidR="00EA48AF">
        <w:t xml:space="preserve"> (</w:t>
      </w:r>
      <w:r w:rsidR="00493CDC">
        <w:t>?</w:t>
      </w:r>
      <w:r w:rsidR="00EA48AF">
        <w:t>)</w:t>
      </w:r>
    </w:p>
    <w:p w14:paraId="7C7A03EB" w14:textId="5984FDBA" w:rsidR="00983D23" w:rsidRDefault="00983D23" w:rsidP="00983D23"/>
    <w:tbl>
      <w:tblPr>
        <w:tblStyle w:val="TableGrid"/>
        <w:tblW w:w="0" w:type="auto"/>
        <w:tblLook w:val="04A0" w:firstRow="1" w:lastRow="0" w:firstColumn="1" w:lastColumn="0" w:noHBand="0" w:noVBand="1"/>
      </w:tblPr>
      <w:tblGrid>
        <w:gridCol w:w="1696"/>
        <w:gridCol w:w="976"/>
        <w:gridCol w:w="960"/>
        <w:gridCol w:w="689"/>
        <w:gridCol w:w="1621"/>
        <w:gridCol w:w="1863"/>
      </w:tblGrid>
      <w:tr w:rsidR="005A7DBC" w14:paraId="1AC6CFB5" w14:textId="63C27D1D" w:rsidTr="00D95B8D">
        <w:tc>
          <w:tcPr>
            <w:tcW w:w="0" w:type="auto"/>
            <w:vAlign w:val="center"/>
          </w:tcPr>
          <w:p w14:paraId="725C310D" w14:textId="271B729C" w:rsidR="006A2115" w:rsidRDefault="006A2115" w:rsidP="002252DC">
            <w:pPr>
              <w:jc w:val="center"/>
            </w:pPr>
            <w:r>
              <w:t>Strings do teste</w:t>
            </w:r>
            <w:r w:rsidR="00FF332A">
              <w:t xml:space="preserve"> </w:t>
            </w:r>
            <w:r w:rsidR="00FF332A">
              <w:br/>
              <w:t>(strings A e B)</w:t>
            </w:r>
          </w:p>
        </w:tc>
        <w:tc>
          <w:tcPr>
            <w:tcW w:w="0" w:type="auto"/>
            <w:vAlign w:val="center"/>
          </w:tcPr>
          <w:p w14:paraId="0EB7B8C0" w14:textId="55CD7901" w:rsidR="006A2115" w:rsidRDefault="006A2115" w:rsidP="002252DC">
            <w:pPr>
              <w:jc w:val="center"/>
            </w:pPr>
            <w:r>
              <w:t>Semana</w:t>
            </w:r>
          </w:p>
        </w:tc>
        <w:tc>
          <w:tcPr>
            <w:tcW w:w="0" w:type="auto"/>
            <w:gridSpan w:val="2"/>
            <w:vAlign w:val="center"/>
          </w:tcPr>
          <w:p w14:paraId="190D9FDC" w14:textId="2460CB96" w:rsidR="006A2115" w:rsidRDefault="005A7DBC" w:rsidP="002252DC">
            <w:pPr>
              <w:jc w:val="center"/>
            </w:pPr>
            <w:r>
              <w:t>Semanas em</w:t>
            </w:r>
            <w:r>
              <w:br/>
              <w:t>relação à</w:t>
            </w:r>
            <w:r>
              <w:br/>
              <w:t>última limpeza</w:t>
            </w:r>
          </w:p>
          <w:p w14:paraId="5C7CE68F" w14:textId="49AAE909" w:rsidR="00FF332A" w:rsidRDefault="00FF332A" w:rsidP="002252DC">
            <w:pPr>
              <w:jc w:val="center"/>
            </w:pPr>
            <w:r>
              <w:t xml:space="preserve">(strings A </w:t>
            </w:r>
            <w:r w:rsidR="001B22CA">
              <w:t>e</w:t>
            </w:r>
            <w:r>
              <w:t xml:space="preserve"> B)</w:t>
            </w:r>
          </w:p>
        </w:tc>
        <w:tc>
          <w:tcPr>
            <w:tcW w:w="0" w:type="auto"/>
            <w:tcBorders>
              <w:bottom w:val="single" w:sz="4" w:space="0" w:color="auto"/>
            </w:tcBorders>
            <w:vAlign w:val="center"/>
          </w:tcPr>
          <w:p w14:paraId="5854CBF4" w14:textId="6EC37C1A" w:rsidR="006A2115" w:rsidRDefault="006A2115" w:rsidP="002252DC">
            <w:pPr>
              <w:jc w:val="center"/>
            </w:pPr>
            <w:r>
              <w:t>Hipótese nula</w:t>
            </w:r>
          </w:p>
        </w:tc>
        <w:tc>
          <w:tcPr>
            <w:tcW w:w="0" w:type="auto"/>
            <w:tcBorders>
              <w:bottom w:val="single" w:sz="4" w:space="0" w:color="auto"/>
            </w:tcBorders>
            <w:vAlign w:val="center"/>
          </w:tcPr>
          <w:p w14:paraId="3746AFE8" w14:textId="32649DA4" w:rsidR="006A2115" w:rsidRDefault="006A2115" w:rsidP="002252DC">
            <w:pPr>
              <w:jc w:val="center"/>
            </w:pPr>
            <w:r>
              <w:t>Rejeita</w:t>
            </w:r>
            <w:r w:rsidR="002252DC">
              <w:t xml:space="preserve"> hipótese?</w:t>
            </w:r>
          </w:p>
        </w:tc>
      </w:tr>
      <w:tr w:rsidR="00D95B8D" w14:paraId="0299542D" w14:textId="2BBF1C09" w:rsidTr="00D95B8D">
        <w:tc>
          <w:tcPr>
            <w:tcW w:w="0" w:type="auto"/>
            <w:vMerge w:val="restart"/>
            <w:vAlign w:val="center"/>
          </w:tcPr>
          <w:p w14:paraId="1D5C299E" w14:textId="57EE82F2" w:rsidR="00D95B8D" w:rsidRDefault="00D95B8D" w:rsidP="002252DC">
            <w:pPr>
              <w:jc w:val="center"/>
            </w:pPr>
            <w:r>
              <w:t>1.4 e 1.5</w:t>
            </w:r>
          </w:p>
        </w:tc>
        <w:tc>
          <w:tcPr>
            <w:tcW w:w="0" w:type="auto"/>
            <w:vAlign w:val="center"/>
          </w:tcPr>
          <w:p w14:paraId="2D85B6D2" w14:textId="74226131" w:rsidR="00D95B8D" w:rsidRDefault="00D95B8D" w:rsidP="002252DC">
            <w:pPr>
              <w:jc w:val="center"/>
            </w:pPr>
            <w:r>
              <w:t>1</w:t>
            </w:r>
          </w:p>
        </w:tc>
        <w:tc>
          <w:tcPr>
            <w:tcW w:w="0" w:type="auto"/>
          </w:tcPr>
          <w:p w14:paraId="4ED98166" w14:textId="65F7887D" w:rsidR="00D95B8D" w:rsidRPr="0090094A" w:rsidRDefault="00D95B8D" w:rsidP="002252DC">
            <w:pPr>
              <w:jc w:val="center"/>
              <w:rPr>
                <w:vertAlign w:val="superscript"/>
              </w:rPr>
            </w:pPr>
            <w:r w:rsidRPr="00333FB6">
              <w:t>∞</w:t>
            </w:r>
            <w:r w:rsidRPr="00333FB6">
              <w:rPr>
                <w:vertAlign w:val="superscript"/>
              </w:rPr>
              <w:t>1</w:t>
            </w:r>
          </w:p>
        </w:tc>
        <w:tc>
          <w:tcPr>
            <w:tcW w:w="0" w:type="auto"/>
            <w:vAlign w:val="center"/>
          </w:tcPr>
          <w:p w14:paraId="09460C30" w14:textId="643C0EA1" w:rsidR="00D95B8D" w:rsidRDefault="00D95B8D" w:rsidP="002252DC">
            <w:pPr>
              <w:jc w:val="center"/>
            </w:pPr>
            <w:r>
              <w:t>1</w:t>
            </w:r>
          </w:p>
        </w:tc>
        <w:tc>
          <w:tcPr>
            <w:tcW w:w="0" w:type="auto"/>
            <w:vAlign w:val="center"/>
          </w:tcPr>
          <w:p w14:paraId="5F4E30A7" w14:textId="6F0A33EA" w:rsidR="00D95B8D" w:rsidRDefault="00F17D17" w:rsidP="002252DC">
            <w:pPr>
              <w:jc w:val="center"/>
            </w:pPr>
            <m:oMathPara>
              <m:oMath>
                <m:acc>
                  <m:accPr>
                    <m:chr m:val="̅"/>
                    <m:ctrlPr>
                      <w:rPr>
                        <w:rFonts w:ascii="Cambria Math" w:hAnsi="Cambria Math"/>
                        <w:i/>
                      </w:rPr>
                    </m:ctrlPr>
                  </m:accPr>
                  <m:e>
                    <m:r>
                      <w:rPr>
                        <w:rFonts w:ascii="Cambria Math" w:hAnsi="Cambria Math"/>
                      </w:rPr>
                      <m:t>d</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semana 0</m:t>
                    </m:r>
                  </m:sub>
                </m:sSub>
              </m:oMath>
            </m:oMathPara>
          </w:p>
        </w:tc>
        <w:tc>
          <w:tcPr>
            <w:tcW w:w="0" w:type="auto"/>
            <w:vAlign w:val="center"/>
          </w:tcPr>
          <w:p w14:paraId="5DA34B2D" w14:textId="5B151689" w:rsidR="00D95B8D" w:rsidRPr="00D176BA" w:rsidRDefault="00D95B8D" w:rsidP="002252DC">
            <w:pPr>
              <w:jc w:val="center"/>
              <w:rPr>
                <w:rFonts w:eastAsia="Calibri"/>
              </w:rPr>
            </w:pPr>
          </w:p>
        </w:tc>
      </w:tr>
      <w:tr w:rsidR="00D95B8D" w14:paraId="38C775A8" w14:textId="1374A137" w:rsidTr="00D95B8D">
        <w:tc>
          <w:tcPr>
            <w:tcW w:w="0" w:type="auto"/>
            <w:vMerge/>
            <w:vAlign w:val="center"/>
          </w:tcPr>
          <w:p w14:paraId="3B715E36" w14:textId="77777777" w:rsidR="00D95B8D" w:rsidRDefault="00D95B8D" w:rsidP="002252DC">
            <w:pPr>
              <w:jc w:val="center"/>
            </w:pPr>
          </w:p>
        </w:tc>
        <w:tc>
          <w:tcPr>
            <w:tcW w:w="0" w:type="auto"/>
            <w:vAlign w:val="center"/>
          </w:tcPr>
          <w:p w14:paraId="02EEBCE9" w14:textId="75769AC1" w:rsidR="00D95B8D" w:rsidRDefault="00D95B8D" w:rsidP="002252DC">
            <w:pPr>
              <w:jc w:val="center"/>
            </w:pPr>
            <w:r>
              <w:t>2</w:t>
            </w:r>
          </w:p>
        </w:tc>
        <w:tc>
          <w:tcPr>
            <w:tcW w:w="0" w:type="auto"/>
          </w:tcPr>
          <w:p w14:paraId="190714EE" w14:textId="621BDCF7" w:rsidR="00D95B8D" w:rsidRDefault="00D95B8D" w:rsidP="002252DC">
            <w:pPr>
              <w:jc w:val="center"/>
            </w:pPr>
            <w:r w:rsidRPr="00333FB6">
              <w:t>∞</w:t>
            </w:r>
            <w:r w:rsidRPr="00333FB6">
              <w:rPr>
                <w:vertAlign w:val="superscript"/>
              </w:rPr>
              <w:t>1</w:t>
            </w:r>
          </w:p>
        </w:tc>
        <w:tc>
          <w:tcPr>
            <w:tcW w:w="0" w:type="auto"/>
            <w:vAlign w:val="center"/>
          </w:tcPr>
          <w:p w14:paraId="3FBA9CEB" w14:textId="61F8DD80" w:rsidR="00D95B8D" w:rsidRDefault="00D95B8D" w:rsidP="002252DC">
            <w:pPr>
              <w:jc w:val="center"/>
            </w:pPr>
            <w:r>
              <w:t>2</w:t>
            </w:r>
          </w:p>
        </w:tc>
        <w:tc>
          <w:tcPr>
            <w:tcW w:w="0" w:type="auto"/>
            <w:vAlign w:val="center"/>
          </w:tcPr>
          <w:p w14:paraId="7522AE85" w14:textId="23565550" w:rsidR="00D95B8D" w:rsidRDefault="00F17D17" w:rsidP="002252DC">
            <w:pPr>
              <w:jc w:val="center"/>
            </w:pPr>
            <m:oMathPara>
              <m:oMath>
                <m:acc>
                  <m:accPr>
                    <m:chr m:val="̅"/>
                    <m:ctrlPr>
                      <w:rPr>
                        <w:rFonts w:ascii="Cambria Math" w:hAnsi="Cambria Math"/>
                        <w:i/>
                      </w:rPr>
                    </m:ctrlPr>
                  </m:accPr>
                  <m:e>
                    <m:r>
                      <w:rPr>
                        <w:rFonts w:ascii="Cambria Math" w:hAnsi="Cambria Math"/>
                      </w:rPr>
                      <m:t>d</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semana 1</m:t>
                    </m:r>
                  </m:sub>
                </m:sSub>
              </m:oMath>
            </m:oMathPara>
          </w:p>
        </w:tc>
        <w:tc>
          <w:tcPr>
            <w:tcW w:w="0" w:type="auto"/>
            <w:vAlign w:val="center"/>
          </w:tcPr>
          <w:p w14:paraId="7C597067" w14:textId="77777777" w:rsidR="00D95B8D" w:rsidRPr="00D176BA" w:rsidRDefault="00D95B8D" w:rsidP="002252DC">
            <w:pPr>
              <w:jc w:val="center"/>
              <w:rPr>
                <w:rFonts w:eastAsia="Calibri"/>
              </w:rPr>
            </w:pPr>
          </w:p>
        </w:tc>
      </w:tr>
      <w:tr w:rsidR="00D95B8D" w14:paraId="31F332C2" w14:textId="7E66F127" w:rsidTr="00D95B8D">
        <w:tc>
          <w:tcPr>
            <w:tcW w:w="0" w:type="auto"/>
            <w:vMerge/>
            <w:vAlign w:val="center"/>
          </w:tcPr>
          <w:p w14:paraId="518CAC50" w14:textId="77777777" w:rsidR="00D95B8D" w:rsidRDefault="00D95B8D" w:rsidP="002252DC">
            <w:pPr>
              <w:jc w:val="center"/>
            </w:pPr>
          </w:p>
        </w:tc>
        <w:tc>
          <w:tcPr>
            <w:tcW w:w="0" w:type="auto"/>
            <w:vAlign w:val="center"/>
          </w:tcPr>
          <w:p w14:paraId="4F0345D7" w14:textId="4213A16C" w:rsidR="00D95B8D" w:rsidRDefault="00D95B8D" w:rsidP="002252DC">
            <w:pPr>
              <w:jc w:val="center"/>
            </w:pPr>
            <w:r>
              <w:t>3</w:t>
            </w:r>
          </w:p>
        </w:tc>
        <w:tc>
          <w:tcPr>
            <w:tcW w:w="0" w:type="auto"/>
          </w:tcPr>
          <w:p w14:paraId="321B5474" w14:textId="06249164" w:rsidR="00D95B8D" w:rsidRDefault="00D95B8D" w:rsidP="002252DC">
            <w:pPr>
              <w:jc w:val="center"/>
            </w:pPr>
            <w:r w:rsidRPr="00333FB6">
              <w:t>∞</w:t>
            </w:r>
            <w:r w:rsidRPr="00333FB6">
              <w:rPr>
                <w:vertAlign w:val="superscript"/>
              </w:rPr>
              <w:t>1</w:t>
            </w:r>
          </w:p>
        </w:tc>
        <w:tc>
          <w:tcPr>
            <w:tcW w:w="0" w:type="auto"/>
            <w:vAlign w:val="center"/>
          </w:tcPr>
          <w:p w14:paraId="5D83A228" w14:textId="43EA650C" w:rsidR="00D95B8D" w:rsidRDefault="00D95B8D" w:rsidP="002252DC">
            <w:pPr>
              <w:jc w:val="center"/>
            </w:pPr>
            <w:r>
              <w:t>3</w:t>
            </w:r>
          </w:p>
        </w:tc>
        <w:tc>
          <w:tcPr>
            <w:tcW w:w="0" w:type="auto"/>
            <w:vAlign w:val="center"/>
          </w:tcPr>
          <w:p w14:paraId="1DF0C554" w14:textId="12334E49" w:rsidR="00D95B8D" w:rsidRDefault="00F17D17" w:rsidP="002252DC">
            <w:pPr>
              <w:jc w:val="center"/>
            </w:pPr>
            <m:oMathPara>
              <m:oMath>
                <m:acc>
                  <m:accPr>
                    <m:chr m:val="̅"/>
                    <m:ctrlPr>
                      <w:rPr>
                        <w:rFonts w:ascii="Cambria Math" w:hAnsi="Cambria Math"/>
                        <w:i/>
                      </w:rPr>
                    </m:ctrlPr>
                  </m:accPr>
                  <m:e>
                    <m:r>
                      <w:rPr>
                        <w:rFonts w:ascii="Cambria Math" w:hAnsi="Cambria Math"/>
                      </w:rPr>
                      <m:t>d</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semana 2</m:t>
                    </m:r>
                  </m:sub>
                </m:sSub>
              </m:oMath>
            </m:oMathPara>
          </w:p>
        </w:tc>
        <w:tc>
          <w:tcPr>
            <w:tcW w:w="0" w:type="auto"/>
            <w:vAlign w:val="center"/>
          </w:tcPr>
          <w:p w14:paraId="4E3E6ED0" w14:textId="77777777" w:rsidR="00D95B8D" w:rsidRPr="00D176BA" w:rsidRDefault="00D95B8D" w:rsidP="002252DC">
            <w:pPr>
              <w:jc w:val="center"/>
            </w:pPr>
          </w:p>
        </w:tc>
      </w:tr>
      <w:tr w:rsidR="00D95B8D" w14:paraId="497531AD" w14:textId="2BBA51E5" w:rsidTr="00D95B8D">
        <w:tc>
          <w:tcPr>
            <w:tcW w:w="0" w:type="auto"/>
            <w:vMerge/>
            <w:vAlign w:val="center"/>
          </w:tcPr>
          <w:p w14:paraId="1113F42E" w14:textId="77777777" w:rsidR="00D95B8D" w:rsidRDefault="00D95B8D" w:rsidP="002252DC">
            <w:pPr>
              <w:jc w:val="center"/>
            </w:pPr>
          </w:p>
        </w:tc>
        <w:tc>
          <w:tcPr>
            <w:tcW w:w="0" w:type="auto"/>
            <w:vAlign w:val="center"/>
          </w:tcPr>
          <w:p w14:paraId="0C808395" w14:textId="554F0097" w:rsidR="00D95B8D" w:rsidRDefault="00D95B8D" w:rsidP="002252DC">
            <w:pPr>
              <w:jc w:val="center"/>
            </w:pPr>
            <w:r>
              <w:t>4</w:t>
            </w:r>
          </w:p>
        </w:tc>
        <w:tc>
          <w:tcPr>
            <w:tcW w:w="0" w:type="auto"/>
          </w:tcPr>
          <w:p w14:paraId="1F834C4B" w14:textId="52D671ED" w:rsidR="00D95B8D" w:rsidRDefault="00D95B8D" w:rsidP="002252DC">
            <w:pPr>
              <w:jc w:val="center"/>
            </w:pPr>
            <w:r w:rsidRPr="00333FB6">
              <w:t>∞</w:t>
            </w:r>
            <w:r w:rsidRPr="00333FB6">
              <w:rPr>
                <w:vertAlign w:val="superscript"/>
              </w:rPr>
              <w:t>1</w:t>
            </w:r>
          </w:p>
        </w:tc>
        <w:tc>
          <w:tcPr>
            <w:tcW w:w="0" w:type="auto"/>
            <w:vAlign w:val="center"/>
          </w:tcPr>
          <w:p w14:paraId="2D9F2EE4" w14:textId="07DD7F79" w:rsidR="00D95B8D" w:rsidRDefault="00D95B8D" w:rsidP="002252DC">
            <w:pPr>
              <w:jc w:val="center"/>
            </w:pPr>
            <w:r>
              <w:t>4</w:t>
            </w:r>
          </w:p>
        </w:tc>
        <w:tc>
          <w:tcPr>
            <w:tcW w:w="0" w:type="auto"/>
            <w:vAlign w:val="center"/>
          </w:tcPr>
          <w:p w14:paraId="0CAF1162" w14:textId="576FE76C" w:rsidR="00D95B8D" w:rsidRDefault="00F17D17" w:rsidP="002252DC">
            <w:pPr>
              <w:jc w:val="center"/>
            </w:pPr>
            <m:oMathPara>
              <m:oMath>
                <m:acc>
                  <m:accPr>
                    <m:chr m:val="̅"/>
                    <m:ctrlPr>
                      <w:rPr>
                        <w:rFonts w:ascii="Cambria Math" w:hAnsi="Cambria Math"/>
                        <w:i/>
                      </w:rPr>
                    </m:ctrlPr>
                  </m:accPr>
                  <m:e>
                    <m:r>
                      <w:rPr>
                        <w:rFonts w:ascii="Cambria Math" w:hAnsi="Cambria Math"/>
                      </w:rPr>
                      <m:t>d</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semana 3</m:t>
                    </m:r>
                  </m:sub>
                </m:sSub>
              </m:oMath>
            </m:oMathPara>
          </w:p>
        </w:tc>
        <w:tc>
          <w:tcPr>
            <w:tcW w:w="0" w:type="auto"/>
            <w:vAlign w:val="center"/>
          </w:tcPr>
          <w:p w14:paraId="25E49AF4" w14:textId="77777777" w:rsidR="00D95B8D" w:rsidRPr="00D176BA" w:rsidRDefault="00D95B8D" w:rsidP="002252DC">
            <w:pPr>
              <w:jc w:val="center"/>
            </w:pPr>
          </w:p>
        </w:tc>
      </w:tr>
      <w:tr w:rsidR="00D95B8D" w14:paraId="03603021" w14:textId="77777777" w:rsidTr="00D95B8D">
        <w:tc>
          <w:tcPr>
            <w:tcW w:w="0" w:type="auto"/>
            <w:vMerge w:val="restart"/>
            <w:vAlign w:val="center"/>
          </w:tcPr>
          <w:p w14:paraId="2C22C5EF" w14:textId="6489A9D8" w:rsidR="00D95B8D" w:rsidRDefault="00D95B8D" w:rsidP="0090094A">
            <w:pPr>
              <w:jc w:val="center"/>
            </w:pPr>
            <w:r>
              <w:t>1.4 e 1.6</w:t>
            </w:r>
          </w:p>
        </w:tc>
        <w:tc>
          <w:tcPr>
            <w:tcW w:w="0" w:type="auto"/>
            <w:vAlign w:val="center"/>
          </w:tcPr>
          <w:p w14:paraId="4D102E53" w14:textId="5C79914C" w:rsidR="00D95B8D" w:rsidRDefault="00D95B8D" w:rsidP="0090094A">
            <w:pPr>
              <w:jc w:val="center"/>
            </w:pPr>
            <w:r>
              <w:t>1</w:t>
            </w:r>
          </w:p>
        </w:tc>
        <w:tc>
          <w:tcPr>
            <w:tcW w:w="0" w:type="auto"/>
            <w:vAlign w:val="center"/>
          </w:tcPr>
          <w:p w14:paraId="00CE1174" w14:textId="1879B86F" w:rsidR="00D95B8D" w:rsidRDefault="00D95B8D" w:rsidP="0090094A">
            <w:pPr>
              <w:jc w:val="center"/>
            </w:pPr>
            <w:r>
              <w:t>∞</w:t>
            </w:r>
            <w:r>
              <w:rPr>
                <w:vertAlign w:val="superscript"/>
              </w:rPr>
              <w:t>1</w:t>
            </w:r>
          </w:p>
        </w:tc>
        <w:tc>
          <w:tcPr>
            <w:tcW w:w="0" w:type="auto"/>
            <w:vAlign w:val="center"/>
          </w:tcPr>
          <w:p w14:paraId="7C8046CF" w14:textId="2B176BF1" w:rsidR="00D95B8D" w:rsidRDefault="00D95B8D" w:rsidP="0090094A">
            <w:pPr>
              <w:jc w:val="center"/>
            </w:pPr>
            <w:r>
              <w:t>1</w:t>
            </w:r>
          </w:p>
        </w:tc>
        <w:tc>
          <w:tcPr>
            <w:tcW w:w="0" w:type="auto"/>
            <w:vAlign w:val="center"/>
          </w:tcPr>
          <w:p w14:paraId="602971D4" w14:textId="30E0FAD1" w:rsidR="00D95B8D" w:rsidRDefault="00F17D17" w:rsidP="0090094A">
            <w:pPr>
              <w:jc w:val="center"/>
            </w:pPr>
            <m:oMathPara>
              <m:oMath>
                <m:acc>
                  <m:accPr>
                    <m:chr m:val="̅"/>
                    <m:ctrlPr>
                      <w:rPr>
                        <w:rFonts w:ascii="Cambria Math" w:hAnsi="Cambria Math"/>
                        <w:i/>
                      </w:rPr>
                    </m:ctrlPr>
                  </m:accPr>
                  <m:e>
                    <m:r>
                      <w:rPr>
                        <w:rFonts w:ascii="Cambria Math" w:hAnsi="Cambria Math"/>
                      </w:rPr>
                      <m:t>d</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semana 0</m:t>
                    </m:r>
                  </m:sub>
                </m:sSub>
              </m:oMath>
            </m:oMathPara>
          </w:p>
        </w:tc>
        <w:tc>
          <w:tcPr>
            <w:tcW w:w="0" w:type="auto"/>
            <w:vAlign w:val="center"/>
          </w:tcPr>
          <w:p w14:paraId="3100B659" w14:textId="4202F8F8" w:rsidR="00D95B8D" w:rsidRPr="00D176BA" w:rsidRDefault="00D95B8D" w:rsidP="0090094A">
            <w:pPr>
              <w:jc w:val="center"/>
            </w:pPr>
            <w:r>
              <w:rPr>
                <w:rFonts w:eastAsia="Calibri"/>
              </w:rPr>
              <w:t>Sim</w:t>
            </w:r>
          </w:p>
        </w:tc>
      </w:tr>
      <w:tr w:rsidR="00D95B8D" w14:paraId="43F520A2" w14:textId="77777777" w:rsidTr="00D95B8D">
        <w:tc>
          <w:tcPr>
            <w:tcW w:w="0" w:type="auto"/>
            <w:vMerge/>
            <w:vAlign w:val="center"/>
          </w:tcPr>
          <w:p w14:paraId="1C231385" w14:textId="77777777" w:rsidR="00D95B8D" w:rsidRDefault="00D95B8D" w:rsidP="0090094A">
            <w:pPr>
              <w:jc w:val="center"/>
            </w:pPr>
          </w:p>
        </w:tc>
        <w:tc>
          <w:tcPr>
            <w:tcW w:w="0" w:type="auto"/>
            <w:vAlign w:val="center"/>
          </w:tcPr>
          <w:p w14:paraId="08B08B45" w14:textId="772906C2" w:rsidR="00D95B8D" w:rsidRDefault="00D95B8D" w:rsidP="0090094A">
            <w:pPr>
              <w:jc w:val="center"/>
            </w:pPr>
            <w:r>
              <w:t>2</w:t>
            </w:r>
          </w:p>
        </w:tc>
        <w:tc>
          <w:tcPr>
            <w:tcW w:w="0" w:type="auto"/>
            <w:vAlign w:val="center"/>
          </w:tcPr>
          <w:p w14:paraId="77DB8126" w14:textId="0B29801A" w:rsidR="00D95B8D" w:rsidRDefault="00D95B8D" w:rsidP="0090094A">
            <w:pPr>
              <w:jc w:val="center"/>
            </w:pPr>
            <w:r>
              <w:t>∞</w:t>
            </w:r>
            <w:r>
              <w:rPr>
                <w:vertAlign w:val="superscript"/>
              </w:rPr>
              <w:t>1</w:t>
            </w:r>
          </w:p>
        </w:tc>
        <w:tc>
          <w:tcPr>
            <w:tcW w:w="0" w:type="auto"/>
            <w:vAlign w:val="center"/>
          </w:tcPr>
          <w:p w14:paraId="3AF679A7" w14:textId="4DF3E65F" w:rsidR="00D95B8D" w:rsidRDefault="00D95B8D" w:rsidP="0090094A">
            <w:pPr>
              <w:jc w:val="center"/>
            </w:pPr>
            <w:r>
              <w:t>1</w:t>
            </w:r>
          </w:p>
        </w:tc>
        <w:tc>
          <w:tcPr>
            <w:tcW w:w="0" w:type="auto"/>
            <w:vAlign w:val="center"/>
          </w:tcPr>
          <w:p w14:paraId="1CA5D669" w14:textId="594099D5" w:rsidR="00D95B8D" w:rsidRDefault="00F17D17" w:rsidP="0090094A">
            <w:pPr>
              <w:jc w:val="center"/>
            </w:pPr>
            <m:oMathPara>
              <m:oMath>
                <m:acc>
                  <m:accPr>
                    <m:chr m:val="̅"/>
                    <m:ctrlPr>
                      <w:rPr>
                        <w:rFonts w:ascii="Cambria Math" w:hAnsi="Cambria Math"/>
                        <w:i/>
                      </w:rPr>
                    </m:ctrlPr>
                  </m:accPr>
                  <m:e>
                    <m:r>
                      <w:rPr>
                        <w:rFonts w:ascii="Cambria Math" w:hAnsi="Cambria Math"/>
                      </w:rPr>
                      <m:t>d</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semana 1</m:t>
                    </m:r>
                  </m:sub>
                </m:sSub>
              </m:oMath>
            </m:oMathPara>
          </w:p>
        </w:tc>
        <w:tc>
          <w:tcPr>
            <w:tcW w:w="0" w:type="auto"/>
            <w:vAlign w:val="center"/>
          </w:tcPr>
          <w:p w14:paraId="211F2C59" w14:textId="77777777" w:rsidR="00D95B8D" w:rsidRPr="00D176BA" w:rsidRDefault="00D95B8D" w:rsidP="0090094A">
            <w:pPr>
              <w:jc w:val="center"/>
            </w:pPr>
          </w:p>
        </w:tc>
      </w:tr>
      <w:tr w:rsidR="00D95B8D" w14:paraId="10405AEF" w14:textId="77777777" w:rsidTr="00D95B8D">
        <w:tc>
          <w:tcPr>
            <w:tcW w:w="0" w:type="auto"/>
            <w:vMerge/>
            <w:vAlign w:val="center"/>
          </w:tcPr>
          <w:p w14:paraId="2DF1B993" w14:textId="77777777" w:rsidR="00D95B8D" w:rsidRDefault="00D95B8D" w:rsidP="0090094A">
            <w:pPr>
              <w:jc w:val="center"/>
            </w:pPr>
          </w:p>
        </w:tc>
        <w:tc>
          <w:tcPr>
            <w:tcW w:w="0" w:type="auto"/>
            <w:vAlign w:val="center"/>
          </w:tcPr>
          <w:p w14:paraId="2D690443" w14:textId="0AAE6EBE" w:rsidR="00D95B8D" w:rsidRDefault="00D95B8D" w:rsidP="0090094A">
            <w:pPr>
              <w:jc w:val="center"/>
            </w:pPr>
            <w:r>
              <w:t>3</w:t>
            </w:r>
          </w:p>
        </w:tc>
        <w:tc>
          <w:tcPr>
            <w:tcW w:w="0" w:type="auto"/>
            <w:vAlign w:val="center"/>
          </w:tcPr>
          <w:p w14:paraId="30D5393C" w14:textId="55147426" w:rsidR="00D95B8D" w:rsidRDefault="00D95B8D" w:rsidP="0090094A">
            <w:pPr>
              <w:jc w:val="center"/>
            </w:pPr>
            <w:r>
              <w:t>∞</w:t>
            </w:r>
            <w:r>
              <w:rPr>
                <w:vertAlign w:val="superscript"/>
              </w:rPr>
              <w:t>1</w:t>
            </w:r>
          </w:p>
        </w:tc>
        <w:tc>
          <w:tcPr>
            <w:tcW w:w="0" w:type="auto"/>
            <w:vAlign w:val="center"/>
          </w:tcPr>
          <w:p w14:paraId="7F0183CA" w14:textId="268D03B7" w:rsidR="00D95B8D" w:rsidRDefault="00D95B8D" w:rsidP="0090094A">
            <w:pPr>
              <w:jc w:val="center"/>
            </w:pPr>
            <w:r>
              <w:t>1</w:t>
            </w:r>
          </w:p>
        </w:tc>
        <w:tc>
          <w:tcPr>
            <w:tcW w:w="0" w:type="auto"/>
            <w:vAlign w:val="center"/>
          </w:tcPr>
          <w:p w14:paraId="7829EA25" w14:textId="0E01BC00" w:rsidR="00D95B8D" w:rsidRDefault="00F17D17" w:rsidP="0090094A">
            <w:pPr>
              <w:jc w:val="center"/>
            </w:pPr>
            <m:oMathPara>
              <m:oMath>
                <m:acc>
                  <m:accPr>
                    <m:chr m:val="̅"/>
                    <m:ctrlPr>
                      <w:rPr>
                        <w:rFonts w:ascii="Cambria Math" w:hAnsi="Cambria Math"/>
                        <w:i/>
                      </w:rPr>
                    </m:ctrlPr>
                  </m:accPr>
                  <m:e>
                    <m:r>
                      <w:rPr>
                        <w:rFonts w:ascii="Cambria Math" w:hAnsi="Cambria Math"/>
                      </w:rPr>
                      <m:t>d</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semana 2</m:t>
                    </m:r>
                  </m:sub>
                </m:sSub>
              </m:oMath>
            </m:oMathPara>
          </w:p>
        </w:tc>
        <w:tc>
          <w:tcPr>
            <w:tcW w:w="0" w:type="auto"/>
            <w:vAlign w:val="center"/>
          </w:tcPr>
          <w:p w14:paraId="7B0880C1" w14:textId="77777777" w:rsidR="00D95B8D" w:rsidRPr="00D176BA" w:rsidRDefault="00D95B8D" w:rsidP="0090094A">
            <w:pPr>
              <w:jc w:val="center"/>
            </w:pPr>
          </w:p>
        </w:tc>
      </w:tr>
      <w:tr w:rsidR="00D95B8D" w14:paraId="2706190C" w14:textId="77777777" w:rsidTr="00D95B8D">
        <w:tc>
          <w:tcPr>
            <w:tcW w:w="0" w:type="auto"/>
            <w:vMerge/>
            <w:vAlign w:val="center"/>
          </w:tcPr>
          <w:p w14:paraId="0FED4F2E" w14:textId="77777777" w:rsidR="00D95B8D" w:rsidRDefault="00D95B8D" w:rsidP="0090094A">
            <w:pPr>
              <w:jc w:val="center"/>
            </w:pPr>
          </w:p>
        </w:tc>
        <w:tc>
          <w:tcPr>
            <w:tcW w:w="0" w:type="auto"/>
            <w:vAlign w:val="center"/>
          </w:tcPr>
          <w:p w14:paraId="1E034EB6" w14:textId="5F90194C" w:rsidR="00D95B8D" w:rsidRDefault="00D95B8D" w:rsidP="0090094A">
            <w:pPr>
              <w:jc w:val="center"/>
            </w:pPr>
            <w:r>
              <w:t>4</w:t>
            </w:r>
          </w:p>
        </w:tc>
        <w:tc>
          <w:tcPr>
            <w:tcW w:w="0" w:type="auto"/>
            <w:vAlign w:val="center"/>
          </w:tcPr>
          <w:p w14:paraId="7FEF5C07" w14:textId="1F8CC0B1" w:rsidR="00D95B8D" w:rsidRDefault="00D95B8D" w:rsidP="0090094A">
            <w:pPr>
              <w:jc w:val="center"/>
            </w:pPr>
            <w:r>
              <w:t>∞</w:t>
            </w:r>
            <w:r>
              <w:rPr>
                <w:vertAlign w:val="superscript"/>
              </w:rPr>
              <w:t>1</w:t>
            </w:r>
          </w:p>
        </w:tc>
        <w:tc>
          <w:tcPr>
            <w:tcW w:w="0" w:type="auto"/>
            <w:vAlign w:val="center"/>
          </w:tcPr>
          <w:p w14:paraId="1CAA766D" w14:textId="3A9BD389" w:rsidR="00D95B8D" w:rsidRDefault="00D95B8D" w:rsidP="0090094A">
            <w:pPr>
              <w:jc w:val="center"/>
            </w:pPr>
            <w:r>
              <w:t>1</w:t>
            </w:r>
          </w:p>
        </w:tc>
        <w:tc>
          <w:tcPr>
            <w:tcW w:w="0" w:type="auto"/>
            <w:vAlign w:val="center"/>
          </w:tcPr>
          <w:p w14:paraId="528DED11" w14:textId="63C7BD00" w:rsidR="00D95B8D" w:rsidRDefault="00F17D17" w:rsidP="0090094A">
            <w:pPr>
              <w:jc w:val="center"/>
            </w:pPr>
            <m:oMathPara>
              <m:oMath>
                <m:acc>
                  <m:accPr>
                    <m:chr m:val="̅"/>
                    <m:ctrlPr>
                      <w:rPr>
                        <w:rFonts w:ascii="Cambria Math" w:hAnsi="Cambria Math"/>
                        <w:i/>
                      </w:rPr>
                    </m:ctrlPr>
                  </m:accPr>
                  <m:e>
                    <m:r>
                      <w:rPr>
                        <w:rFonts w:ascii="Cambria Math" w:hAnsi="Cambria Math"/>
                      </w:rPr>
                      <m:t>d</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semana 3</m:t>
                    </m:r>
                  </m:sub>
                </m:sSub>
              </m:oMath>
            </m:oMathPara>
          </w:p>
        </w:tc>
        <w:tc>
          <w:tcPr>
            <w:tcW w:w="0" w:type="auto"/>
            <w:vAlign w:val="center"/>
          </w:tcPr>
          <w:p w14:paraId="29CC8B3B" w14:textId="77777777" w:rsidR="00D95B8D" w:rsidRPr="00D176BA" w:rsidRDefault="00D95B8D" w:rsidP="0090094A">
            <w:pPr>
              <w:jc w:val="center"/>
            </w:pPr>
          </w:p>
        </w:tc>
      </w:tr>
      <w:tr w:rsidR="00D95B8D" w14:paraId="705F9089" w14:textId="77777777" w:rsidTr="00D95B8D">
        <w:tc>
          <w:tcPr>
            <w:tcW w:w="0" w:type="auto"/>
            <w:vMerge w:val="restart"/>
            <w:vAlign w:val="center"/>
          </w:tcPr>
          <w:p w14:paraId="16A00B4B" w14:textId="2CE2504F" w:rsidR="00D95B8D" w:rsidRDefault="00D95B8D" w:rsidP="00D95B8D">
            <w:pPr>
              <w:jc w:val="center"/>
            </w:pPr>
            <w:r>
              <w:t>1.4 e 1.7</w:t>
            </w:r>
          </w:p>
        </w:tc>
        <w:tc>
          <w:tcPr>
            <w:tcW w:w="0" w:type="auto"/>
            <w:vAlign w:val="center"/>
          </w:tcPr>
          <w:p w14:paraId="14DDF51F" w14:textId="012FA32C" w:rsidR="00D95B8D" w:rsidRDefault="00D95B8D" w:rsidP="00D95B8D">
            <w:pPr>
              <w:jc w:val="center"/>
            </w:pPr>
          </w:p>
        </w:tc>
        <w:tc>
          <w:tcPr>
            <w:tcW w:w="0" w:type="auto"/>
            <w:vAlign w:val="center"/>
          </w:tcPr>
          <w:p w14:paraId="22115492" w14:textId="1B937E01" w:rsidR="00D95B8D" w:rsidRDefault="00D95B8D" w:rsidP="00D95B8D">
            <w:pPr>
              <w:jc w:val="center"/>
            </w:pPr>
          </w:p>
        </w:tc>
        <w:tc>
          <w:tcPr>
            <w:tcW w:w="0" w:type="auto"/>
            <w:vAlign w:val="center"/>
          </w:tcPr>
          <w:p w14:paraId="0DE62242" w14:textId="0455B23D" w:rsidR="00D95B8D" w:rsidRPr="00D176BA" w:rsidRDefault="00D95B8D" w:rsidP="00D95B8D">
            <w:pPr>
              <w:jc w:val="center"/>
            </w:pPr>
          </w:p>
        </w:tc>
        <w:tc>
          <w:tcPr>
            <w:tcW w:w="0" w:type="auto"/>
            <w:vAlign w:val="center"/>
          </w:tcPr>
          <w:p w14:paraId="50BD00D0" w14:textId="2AB98FFE" w:rsidR="00D95B8D" w:rsidRDefault="00F17D17" w:rsidP="00D95B8D">
            <w:pPr>
              <w:jc w:val="center"/>
            </w:pPr>
            <m:oMathPara>
              <m:oMath>
                <m:acc>
                  <m:accPr>
                    <m:chr m:val="̅"/>
                    <m:ctrlPr>
                      <w:rPr>
                        <w:rFonts w:ascii="Cambria Math" w:hAnsi="Cambria Math"/>
                        <w:i/>
                      </w:rPr>
                    </m:ctrlPr>
                  </m:accPr>
                  <m:e>
                    <m:r>
                      <w:rPr>
                        <w:rFonts w:ascii="Cambria Math" w:hAnsi="Cambria Math"/>
                      </w:rPr>
                      <m:t>d</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semana 0</m:t>
                    </m:r>
                  </m:sub>
                </m:sSub>
              </m:oMath>
            </m:oMathPara>
          </w:p>
        </w:tc>
        <w:tc>
          <w:tcPr>
            <w:tcW w:w="0" w:type="auto"/>
            <w:vAlign w:val="center"/>
          </w:tcPr>
          <w:p w14:paraId="7DD5064C" w14:textId="2BD5BACC" w:rsidR="00D95B8D" w:rsidRPr="00D176BA" w:rsidRDefault="00D95B8D" w:rsidP="00D95B8D">
            <w:pPr>
              <w:jc w:val="center"/>
            </w:pPr>
          </w:p>
        </w:tc>
      </w:tr>
      <w:tr w:rsidR="00D95B8D" w14:paraId="0A4B9AFF" w14:textId="77777777" w:rsidTr="00D95B8D">
        <w:tc>
          <w:tcPr>
            <w:tcW w:w="0" w:type="auto"/>
            <w:vMerge/>
            <w:vAlign w:val="center"/>
          </w:tcPr>
          <w:p w14:paraId="1D38CC96" w14:textId="77777777" w:rsidR="00D95B8D" w:rsidRDefault="00D95B8D" w:rsidP="00D95B8D">
            <w:pPr>
              <w:jc w:val="center"/>
            </w:pPr>
          </w:p>
        </w:tc>
        <w:tc>
          <w:tcPr>
            <w:tcW w:w="0" w:type="auto"/>
            <w:vAlign w:val="center"/>
          </w:tcPr>
          <w:p w14:paraId="270D50DD" w14:textId="416BEE70" w:rsidR="00D95B8D" w:rsidRDefault="00D95B8D" w:rsidP="00D95B8D">
            <w:pPr>
              <w:jc w:val="center"/>
            </w:pPr>
          </w:p>
        </w:tc>
        <w:tc>
          <w:tcPr>
            <w:tcW w:w="0" w:type="auto"/>
            <w:vAlign w:val="center"/>
          </w:tcPr>
          <w:p w14:paraId="44E3F4DE" w14:textId="64A71FB8" w:rsidR="00D95B8D" w:rsidRDefault="00D95B8D" w:rsidP="00D95B8D">
            <w:pPr>
              <w:jc w:val="center"/>
            </w:pPr>
          </w:p>
        </w:tc>
        <w:tc>
          <w:tcPr>
            <w:tcW w:w="0" w:type="auto"/>
            <w:vAlign w:val="center"/>
          </w:tcPr>
          <w:p w14:paraId="7835C688" w14:textId="7A78B84C" w:rsidR="00D95B8D" w:rsidRPr="00D176BA" w:rsidRDefault="00D95B8D" w:rsidP="00D95B8D">
            <w:pPr>
              <w:jc w:val="center"/>
            </w:pPr>
          </w:p>
        </w:tc>
        <w:tc>
          <w:tcPr>
            <w:tcW w:w="0" w:type="auto"/>
            <w:vAlign w:val="center"/>
          </w:tcPr>
          <w:p w14:paraId="420E4019" w14:textId="207D41C8" w:rsidR="00D95B8D" w:rsidRDefault="00F17D17" w:rsidP="00D95B8D">
            <w:pPr>
              <w:jc w:val="center"/>
            </w:pPr>
            <m:oMathPara>
              <m:oMath>
                <m:acc>
                  <m:accPr>
                    <m:chr m:val="̅"/>
                    <m:ctrlPr>
                      <w:rPr>
                        <w:rFonts w:ascii="Cambria Math" w:hAnsi="Cambria Math"/>
                        <w:i/>
                      </w:rPr>
                    </m:ctrlPr>
                  </m:accPr>
                  <m:e>
                    <m:r>
                      <w:rPr>
                        <w:rFonts w:ascii="Cambria Math" w:hAnsi="Cambria Math"/>
                      </w:rPr>
                      <m:t>d</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semana 1</m:t>
                    </m:r>
                  </m:sub>
                </m:sSub>
              </m:oMath>
            </m:oMathPara>
          </w:p>
        </w:tc>
        <w:tc>
          <w:tcPr>
            <w:tcW w:w="0" w:type="auto"/>
            <w:vAlign w:val="center"/>
          </w:tcPr>
          <w:p w14:paraId="37BDE01D" w14:textId="77777777" w:rsidR="00D95B8D" w:rsidRPr="00D176BA" w:rsidRDefault="00D95B8D" w:rsidP="00D95B8D">
            <w:pPr>
              <w:jc w:val="center"/>
            </w:pPr>
          </w:p>
        </w:tc>
      </w:tr>
      <w:tr w:rsidR="00D95B8D" w14:paraId="4C597D70" w14:textId="77777777" w:rsidTr="00D95B8D">
        <w:tc>
          <w:tcPr>
            <w:tcW w:w="0" w:type="auto"/>
            <w:vMerge/>
            <w:vAlign w:val="center"/>
          </w:tcPr>
          <w:p w14:paraId="1185CFAD" w14:textId="77777777" w:rsidR="00D95B8D" w:rsidRDefault="00D95B8D" w:rsidP="00D95B8D">
            <w:pPr>
              <w:jc w:val="center"/>
            </w:pPr>
          </w:p>
        </w:tc>
        <w:tc>
          <w:tcPr>
            <w:tcW w:w="0" w:type="auto"/>
            <w:vAlign w:val="center"/>
          </w:tcPr>
          <w:p w14:paraId="557CEBAD" w14:textId="00514936" w:rsidR="00D95B8D" w:rsidRDefault="00D95B8D" w:rsidP="00D95B8D">
            <w:pPr>
              <w:jc w:val="center"/>
            </w:pPr>
          </w:p>
        </w:tc>
        <w:tc>
          <w:tcPr>
            <w:tcW w:w="0" w:type="auto"/>
            <w:vAlign w:val="center"/>
          </w:tcPr>
          <w:p w14:paraId="346A1ECB" w14:textId="49724EE5" w:rsidR="00D95B8D" w:rsidRDefault="00D95B8D" w:rsidP="00D95B8D">
            <w:pPr>
              <w:jc w:val="center"/>
            </w:pPr>
          </w:p>
        </w:tc>
        <w:tc>
          <w:tcPr>
            <w:tcW w:w="0" w:type="auto"/>
            <w:vAlign w:val="center"/>
          </w:tcPr>
          <w:p w14:paraId="662C2E81" w14:textId="41497C76" w:rsidR="00D95B8D" w:rsidRPr="00D176BA" w:rsidRDefault="00D95B8D" w:rsidP="00D95B8D">
            <w:pPr>
              <w:jc w:val="center"/>
            </w:pPr>
          </w:p>
        </w:tc>
        <w:tc>
          <w:tcPr>
            <w:tcW w:w="0" w:type="auto"/>
            <w:vAlign w:val="center"/>
          </w:tcPr>
          <w:p w14:paraId="4801061F" w14:textId="05266FFF" w:rsidR="00D95B8D" w:rsidRDefault="00F17D17" w:rsidP="00D95B8D">
            <w:pPr>
              <w:jc w:val="center"/>
            </w:pPr>
            <m:oMathPara>
              <m:oMath>
                <m:acc>
                  <m:accPr>
                    <m:chr m:val="̅"/>
                    <m:ctrlPr>
                      <w:rPr>
                        <w:rFonts w:ascii="Cambria Math" w:hAnsi="Cambria Math"/>
                        <w:i/>
                      </w:rPr>
                    </m:ctrlPr>
                  </m:accPr>
                  <m:e>
                    <m:r>
                      <w:rPr>
                        <w:rFonts w:ascii="Cambria Math" w:hAnsi="Cambria Math"/>
                      </w:rPr>
                      <m:t>d</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semana 2</m:t>
                    </m:r>
                  </m:sub>
                </m:sSub>
              </m:oMath>
            </m:oMathPara>
          </w:p>
        </w:tc>
        <w:tc>
          <w:tcPr>
            <w:tcW w:w="0" w:type="auto"/>
            <w:vAlign w:val="center"/>
          </w:tcPr>
          <w:p w14:paraId="6A54A562" w14:textId="77777777" w:rsidR="00D95B8D" w:rsidRPr="00D176BA" w:rsidRDefault="00D95B8D" w:rsidP="00D95B8D">
            <w:pPr>
              <w:jc w:val="center"/>
            </w:pPr>
          </w:p>
        </w:tc>
      </w:tr>
      <w:tr w:rsidR="00D95B8D" w14:paraId="344986A4" w14:textId="77777777" w:rsidTr="00D95B8D">
        <w:tc>
          <w:tcPr>
            <w:tcW w:w="0" w:type="auto"/>
            <w:vMerge/>
            <w:vAlign w:val="center"/>
          </w:tcPr>
          <w:p w14:paraId="202E0D8D" w14:textId="77777777" w:rsidR="00D95B8D" w:rsidRDefault="00D95B8D" w:rsidP="00D95B8D">
            <w:pPr>
              <w:jc w:val="center"/>
            </w:pPr>
          </w:p>
        </w:tc>
        <w:tc>
          <w:tcPr>
            <w:tcW w:w="0" w:type="auto"/>
            <w:vAlign w:val="center"/>
          </w:tcPr>
          <w:p w14:paraId="21CAA83A" w14:textId="2EA34F65" w:rsidR="00D95B8D" w:rsidRDefault="00D95B8D" w:rsidP="00D95B8D">
            <w:pPr>
              <w:jc w:val="center"/>
            </w:pPr>
          </w:p>
        </w:tc>
        <w:tc>
          <w:tcPr>
            <w:tcW w:w="0" w:type="auto"/>
            <w:vAlign w:val="center"/>
          </w:tcPr>
          <w:p w14:paraId="76A46FEA" w14:textId="4A29B3A7" w:rsidR="00D95B8D" w:rsidRDefault="00D95B8D" w:rsidP="00D95B8D">
            <w:pPr>
              <w:jc w:val="center"/>
            </w:pPr>
          </w:p>
        </w:tc>
        <w:tc>
          <w:tcPr>
            <w:tcW w:w="0" w:type="auto"/>
            <w:vAlign w:val="center"/>
          </w:tcPr>
          <w:p w14:paraId="1D6662B7" w14:textId="3CDDDEF7" w:rsidR="00D95B8D" w:rsidRPr="00D176BA" w:rsidRDefault="00D95B8D" w:rsidP="00D95B8D">
            <w:pPr>
              <w:jc w:val="center"/>
            </w:pPr>
          </w:p>
        </w:tc>
        <w:tc>
          <w:tcPr>
            <w:tcW w:w="0" w:type="auto"/>
            <w:tcBorders>
              <w:bottom w:val="single" w:sz="4" w:space="0" w:color="auto"/>
            </w:tcBorders>
            <w:vAlign w:val="center"/>
          </w:tcPr>
          <w:p w14:paraId="7BE5BFF2" w14:textId="1C9D2469" w:rsidR="00D95B8D" w:rsidRDefault="00F17D17" w:rsidP="00D95B8D">
            <w:pPr>
              <w:jc w:val="center"/>
            </w:pPr>
            <m:oMathPara>
              <m:oMath>
                <m:acc>
                  <m:accPr>
                    <m:chr m:val="̅"/>
                    <m:ctrlPr>
                      <w:rPr>
                        <w:rFonts w:ascii="Cambria Math" w:hAnsi="Cambria Math"/>
                        <w:i/>
                      </w:rPr>
                    </m:ctrlPr>
                  </m:accPr>
                  <m:e>
                    <m:r>
                      <w:rPr>
                        <w:rFonts w:ascii="Cambria Math" w:hAnsi="Cambria Math"/>
                      </w:rPr>
                      <m:t>d</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semana 3</m:t>
                    </m:r>
                  </m:sub>
                </m:sSub>
              </m:oMath>
            </m:oMathPara>
          </w:p>
        </w:tc>
        <w:tc>
          <w:tcPr>
            <w:tcW w:w="0" w:type="auto"/>
            <w:tcBorders>
              <w:bottom w:val="single" w:sz="4" w:space="0" w:color="auto"/>
            </w:tcBorders>
            <w:vAlign w:val="center"/>
          </w:tcPr>
          <w:p w14:paraId="3801B355" w14:textId="77777777" w:rsidR="00D95B8D" w:rsidRPr="00D176BA" w:rsidRDefault="00D95B8D" w:rsidP="00D95B8D">
            <w:pPr>
              <w:jc w:val="center"/>
            </w:pPr>
          </w:p>
        </w:tc>
      </w:tr>
      <w:tr w:rsidR="00D95B8D" w14:paraId="2358ABAF" w14:textId="59A2ABAA" w:rsidTr="00D95B8D">
        <w:tc>
          <w:tcPr>
            <w:tcW w:w="0" w:type="auto"/>
            <w:vMerge w:val="restart"/>
            <w:vAlign w:val="center"/>
          </w:tcPr>
          <w:p w14:paraId="788BE109" w14:textId="0743B5C5" w:rsidR="00D95B8D" w:rsidRDefault="00D95B8D" w:rsidP="00D95B8D">
            <w:pPr>
              <w:jc w:val="center"/>
            </w:pPr>
            <w:r>
              <w:t>1.4 e 1.8</w:t>
            </w:r>
          </w:p>
        </w:tc>
        <w:tc>
          <w:tcPr>
            <w:tcW w:w="0" w:type="auto"/>
            <w:vAlign w:val="center"/>
          </w:tcPr>
          <w:p w14:paraId="3EAA4F36" w14:textId="628148F3" w:rsidR="00D95B8D" w:rsidRDefault="00D95B8D" w:rsidP="00D95B8D">
            <w:pPr>
              <w:jc w:val="center"/>
            </w:pPr>
          </w:p>
        </w:tc>
        <w:tc>
          <w:tcPr>
            <w:tcW w:w="0" w:type="auto"/>
            <w:vAlign w:val="center"/>
          </w:tcPr>
          <w:p w14:paraId="402D0E52" w14:textId="60F64350" w:rsidR="00D95B8D" w:rsidRDefault="00D95B8D" w:rsidP="00D95B8D">
            <w:pPr>
              <w:jc w:val="center"/>
            </w:pPr>
          </w:p>
        </w:tc>
        <w:tc>
          <w:tcPr>
            <w:tcW w:w="0" w:type="auto"/>
            <w:vAlign w:val="center"/>
          </w:tcPr>
          <w:p w14:paraId="5D347809" w14:textId="65C8BC8C" w:rsidR="00D95B8D" w:rsidRPr="00D176BA" w:rsidRDefault="00D95B8D" w:rsidP="00D95B8D">
            <w:pPr>
              <w:jc w:val="center"/>
            </w:pPr>
          </w:p>
        </w:tc>
        <w:tc>
          <w:tcPr>
            <w:tcW w:w="0" w:type="auto"/>
            <w:vAlign w:val="center"/>
          </w:tcPr>
          <w:p w14:paraId="69243E96" w14:textId="78E4B254" w:rsidR="00D95B8D" w:rsidRDefault="00F17D17" w:rsidP="00D95B8D">
            <w:pPr>
              <w:jc w:val="center"/>
            </w:pPr>
            <m:oMathPara>
              <m:oMath>
                <m:acc>
                  <m:accPr>
                    <m:chr m:val="̅"/>
                    <m:ctrlPr>
                      <w:rPr>
                        <w:rFonts w:ascii="Cambria Math" w:hAnsi="Cambria Math"/>
                        <w:i/>
                      </w:rPr>
                    </m:ctrlPr>
                  </m:accPr>
                  <m:e>
                    <m:r>
                      <w:rPr>
                        <w:rFonts w:ascii="Cambria Math" w:hAnsi="Cambria Math"/>
                      </w:rPr>
                      <m:t>d</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semana 0</m:t>
                    </m:r>
                  </m:sub>
                </m:sSub>
              </m:oMath>
            </m:oMathPara>
          </w:p>
        </w:tc>
        <w:tc>
          <w:tcPr>
            <w:tcW w:w="0" w:type="auto"/>
            <w:vAlign w:val="center"/>
          </w:tcPr>
          <w:p w14:paraId="50A0749F" w14:textId="77777777" w:rsidR="00D95B8D" w:rsidRPr="00D176BA" w:rsidRDefault="00D95B8D" w:rsidP="00D95B8D">
            <w:pPr>
              <w:jc w:val="center"/>
            </w:pPr>
          </w:p>
        </w:tc>
      </w:tr>
      <w:tr w:rsidR="00D95B8D" w14:paraId="38277A4D" w14:textId="3BFE7610" w:rsidTr="00D95B8D">
        <w:tc>
          <w:tcPr>
            <w:tcW w:w="0" w:type="auto"/>
            <w:vMerge/>
            <w:vAlign w:val="center"/>
          </w:tcPr>
          <w:p w14:paraId="436ECE72" w14:textId="77777777" w:rsidR="00D95B8D" w:rsidRDefault="00D95B8D" w:rsidP="00D95B8D">
            <w:pPr>
              <w:jc w:val="center"/>
            </w:pPr>
          </w:p>
        </w:tc>
        <w:tc>
          <w:tcPr>
            <w:tcW w:w="0" w:type="auto"/>
            <w:vAlign w:val="center"/>
          </w:tcPr>
          <w:p w14:paraId="0B3D8EAA" w14:textId="7E91B24F" w:rsidR="00D95B8D" w:rsidRDefault="00D95B8D" w:rsidP="00D95B8D">
            <w:pPr>
              <w:jc w:val="center"/>
            </w:pPr>
          </w:p>
        </w:tc>
        <w:tc>
          <w:tcPr>
            <w:tcW w:w="0" w:type="auto"/>
            <w:vAlign w:val="center"/>
          </w:tcPr>
          <w:p w14:paraId="2FFF8F61" w14:textId="4FC974C6" w:rsidR="00D95B8D" w:rsidRDefault="00D95B8D" w:rsidP="00D95B8D">
            <w:pPr>
              <w:jc w:val="center"/>
            </w:pPr>
          </w:p>
        </w:tc>
        <w:tc>
          <w:tcPr>
            <w:tcW w:w="0" w:type="auto"/>
            <w:vAlign w:val="center"/>
          </w:tcPr>
          <w:p w14:paraId="384F0776" w14:textId="14D879E8" w:rsidR="00D95B8D" w:rsidRPr="00D176BA" w:rsidRDefault="00D95B8D" w:rsidP="00D95B8D">
            <w:pPr>
              <w:jc w:val="center"/>
            </w:pPr>
          </w:p>
        </w:tc>
        <w:tc>
          <w:tcPr>
            <w:tcW w:w="0" w:type="auto"/>
            <w:vAlign w:val="center"/>
          </w:tcPr>
          <w:p w14:paraId="5A533932" w14:textId="51C2B861" w:rsidR="00D95B8D" w:rsidRDefault="00F17D17" w:rsidP="00D95B8D">
            <w:pPr>
              <w:jc w:val="center"/>
            </w:pPr>
            <m:oMathPara>
              <m:oMath>
                <m:acc>
                  <m:accPr>
                    <m:chr m:val="̅"/>
                    <m:ctrlPr>
                      <w:rPr>
                        <w:rFonts w:ascii="Cambria Math" w:hAnsi="Cambria Math"/>
                        <w:i/>
                      </w:rPr>
                    </m:ctrlPr>
                  </m:accPr>
                  <m:e>
                    <m:r>
                      <w:rPr>
                        <w:rFonts w:ascii="Cambria Math" w:hAnsi="Cambria Math"/>
                      </w:rPr>
                      <m:t>d</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semana 1</m:t>
                    </m:r>
                  </m:sub>
                </m:sSub>
              </m:oMath>
            </m:oMathPara>
          </w:p>
        </w:tc>
        <w:tc>
          <w:tcPr>
            <w:tcW w:w="0" w:type="auto"/>
            <w:vAlign w:val="center"/>
          </w:tcPr>
          <w:p w14:paraId="2C042393" w14:textId="77777777" w:rsidR="00D95B8D" w:rsidRPr="00D176BA" w:rsidRDefault="00D95B8D" w:rsidP="00D95B8D">
            <w:pPr>
              <w:jc w:val="center"/>
            </w:pPr>
          </w:p>
        </w:tc>
      </w:tr>
      <w:tr w:rsidR="00D95B8D" w14:paraId="2F8EADE8" w14:textId="329E07E2" w:rsidTr="00D95B8D">
        <w:tc>
          <w:tcPr>
            <w:tcW w:w="0" w:type="auto"/>
            <w:vMerge/>
            <w:vAlign w:val="center"/>
          </w:tcPr>
          <w:p w14:paraId="5E77C654" w14:textId="77777777" w:rsidR="00D95B8D" w:rsidRDefault="00D95B8D" w:rsidP="00D95B8D">
            <w:pPr>
              <w:jc w:val="center"/>
            </w:pPr>
          </w:p>
        </w:tc>
        <w:tc>
          <w:tcPr>
            <w:tcW w:w="0" w:type="auto"/>
            <w:vAlign w:val="center"/>
          </w:tcPr>
          <w:p w14:paraId="0B6C4420" w14:textId="3D022B90" w:rsidR="00D95B8D" w:rsidRDefault="00D95B8D" w:rsidP="00D95B8D">
            <w:pPr>
              <w:jc w:val="center"/>
            </w:pPr>
          </w:p>
        </w:tc>
        <w:tc>
          <w:tcPr>
            <w:tcW w:w="0" w:type="auto"/>
            <w:vAlign w:val="center"/>
          </w:tcPr>
          <w:p w14:paraId="5ACDC191" w14:textId="5EDF7115" w:rsidR="00D95B8D" w:rsidRDefault="00D95B8D" w:rsidP="00D95B8D">
            <w:pPr>
              <w:jc w:val="center"/>
            </w:pPr>
          </w:p>
        </w:tc>
        <w:tc>
          <w:tcPr>
            <w:tcW w:w="0" w:type="auto"/>
            <w:vAlign w:val="center"/>
          </w:tcPr>
          <w:p w14:paraId="2E4C007A" w14:textId="36726D7F" w:rsidR="00D95B8D" w:rsidRPr="00D176BA" w:rsidRDefault="00D95B8D" w:rsidP="00D95B8D">
            <w:pPr>
              <w:jc w:val="center"/>
            </w:pPr>
          </w:p>
        </w:tc>
        <w:tc>
          <w:tcPr>
            <w:tcW w:w="0" w:type="auto"/>
            <w:vAlign w:val="center"/>
          </w:tcPr>
          <w:p w14:paraId="2287AF92" w14:textId="4149B61C" w:rsidR="00D95B8D" w:rsidRPr="00D176BA" w:rsidRDefault="00F17D17" w:rsidP="00D95B8D">
            <w:pPr>
              <w:jc w:val="center"/>
            </w:pPr>
            <m:oMathPara>
              <m:oMath>
                <m:acc>
                  <m:accPr>
                    <m:chr m:val="̅"/>
                    <m:ctrlPr>
                      <w:rPr>
                        <w:rFonts w:ascii="Cambria Math" w:hAnsi="Cambria Math"/>
                        <w:i/>
                      </w:rPr>
                    </m:ctrlPr>
                  </m:accPr>
                  <m:e>
                    <m:r>
                      <w:rPr>
                        <w:rFonts w:ascii="Cambria Math" w:hAnsi="Cambria Math"/>
                      </w:rPr>
                      <m:t>d</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semana 2</m:t>
                    </m:r>
                  </m:sub>
                </m:sSub>
              </m:oMath>
            </m:oMathPara>
          </w:p>
        </w:tc>
        <w:tc>
          <w:tcPr>
            <w:tcW w:w="0" w:type="auto"/>
            <w:vAlign w:val="center"/>
          </w:tcPr>
          <w:p w14:paraId="73A12B2F" w14:textId="77777777" w:rsidR="00D95B8D" w:rsidRPr="00D176BA" w:rsidRDefault="00D95B8D" w:rsidP="00D95B8D">
            <w:pPr>
              <w:jc w:val="center"/>
            </w:pPr>
          </w:p>
        </w:tc>
      </w:tr>
      <w:tr w:rsidR="00D95B8D" w14:paraId="033E8A8D" w14:textId="77C661E6" w:rsidTr="00D95B8D">
        <w:tc>
          <w:tcPr>
            <w:tcW w:w="0" w:type="auto"/>
            <w:vMerge/>
            <w:vAlign w:val="center"/>
          </w:tcPr>
          <w:p w14:paraId="3148B2BC" w14:textId="77777777" w:rsidR="00D95B8D" w:rsidRDefault="00D95B8D" w:rsidP="00D95B8D">
            <w:pPr>
              <w:jc w:val="center"/>
            </w:pPr>
          </w:p>
        </w:tc>
        <w:tc>
          <w:tcPr>
            <w:tcW w:w="0" w:type="auto"/>
            <w:vAlign w:val="center"/>
          </w:tcPr>
          <w:p w14:paraId="4EBD2106" w14:textId="60933E17" w:rsidR="00D95B8D" w:rsidRDefault="00D95B8D" w:rsidP="00D95B8D">
            <w:pPr>
              <w:jc w:val="center"/>
            </w:pPr>
          </w:p>
        </w:tc>
        <w:tc>
          <w:tcPr>
            <w:tcW w:w="0" w:type="auto"/>
            <w:vAlign w:val="center"/>
          </w:tcPr>
          <w:p w14:paraId="7A3357B8" w14:textId="295297B8" w:rsidR="00D95B8D" w:rsidRDefault="00D95B8D" w:rsidP="00D95B8D">
            <w:pPr>
              <w:jc w:val="center"/>
            </w:pPr>
          </w:p>
        </w:tc>
        <w:tc>
          <w:tcPr>
            <w:tcW w:w="0" w:type="auto"/>
            <w:vAlign w:val="center"/>
          </w:tcPr>
          <w:p w14:paraId="51DC1955" w14:textId="174E1399" w:rsidR="00D95B8D" w:rsidRPr="00D176BA" w:rsidRDefault="00D95B8D" w:rsidP="00D95B8D">
            <w:pPr>
              <w:jc w:val="center"/>
            </w:pPr>
          </w:p>
        </w:tc>
        <w:tc>
          <w:tcPr>
            <w:tcW w:w="0" w:type="auto"/>
            <w:vAlign w:val="center"/>
          </w:tcPr>
          <w:p w14:paraId="1EB93970" w14:textId="6F41D266" w:rsidR="00D95B8D" w:rsidRPr="00D176BA" w:rsidRDefault="00F17D17" w:rsidP="00D95B8D">
            <w:pPr>
              <w:jc w:val="center"/>
            </w:pPr>
            <m:oMathPara>
              <m:oMath>
                <m:acc>
                  <m:accPr>
                    <m:chr m:val="̅"/>
                    <m:ctrlPr>
                      <w:rPr>
                        <w:rFonts w:ascii="Cambria Math" w:hAnsi="Cambria Math"/>
                        <w:i/>
                      </w:rPr>
                    </m:ctrlPr>
                  </m:accPr>
                  <m:e>
                    <m:r>
                      <w:rPr>
                        <w:rFonts w:ascii="Cambria Math" w:hAnsi="Cambria Math"/>
                      </w:rPr>
                      <m:t>d</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semana 3</m:t>
                    </m:r>
                  </m:sub>
                </m:sSub>
              </m:oMath>
            </m:oMathPara>
          </w:p>
        </w:tc>
        <w:tc>
          <w:tcPr>
            <w:tcW w:w="0" w:type="auto"/>
            <w:vAlign w:val="center"/>
          </w:tcPr>
          <w:p w14:paraId="10A6A660" w14:textId="77777777" w:rsidR="00D95B8D" w:rsidRPr="00D176BA" w:rsidRDefault="00D95B8D" w:rsidP="00D95B8D">
            <w:pPr>
              <w:jc w:val="center"/>
            </w:pPr>
          </w:p>
        </w:tc>
      </w:tr>
    </w:tbl>
    <w:p w14:paraId="63B7853A" w14:textId="55E59210" w:rsidR="0090094A" w:rsidRPr="0090094A" w:rsidRDefault="0090094A" w:rsidP="0090094A">
      <w:pPr>
        <w:pStyle w:val="NotadeIlustrao"/>
      </w:pPr>
      <w:r w:rsidRPr="00030583">
        <w:t>Fonte: Produção do próprio autor.</w:t>
      </w:r>
      <w:r>
        <w:br/>
        <w:t>Nota</w:t>
      </w:r>
      <w:r>
        <w:rPr>
          <w:vertAlign w:val="superscript"/>
        </w:rPr>
        <w:t>1</w:t>
      </w:r>
      <w:r>
        <w:t xml:space="preserve">: Por ∞ </w:t>
      </w:r>
      <w:r w:rsidR="00BB3B59">
        <w:t>denota-se</w:t>
      </w:r>
      <w:r>
        <w:t xml:space="preserve"> que nunca foram limpas desde a instalação.</w:t>
      </w:r>
      <w:r>
        <w:br/>
      </w:r>
    </w:p>
    <w:p w14:paraId="4035E9F6" w14:textId="00814545" w:rsidR="00D03FF5" w:rsidRDefault="00D03FF5" w:rsidP="004C1E0B"/>
    <w:p w14:paraId="3010224A" w14:textId="77777777" w:rsidR="00D03FF5" w:rsidRPr="00D03FF5" w:rsidRDefault="00D03FF5" w:rsidP="004C1E0B"/>
    <w:p w14:paraId="649B3D18" w14:textId="6DAF707C" w:rsidR="00455FE0" w:rsidRPr="00D03FF5" w:rsidRDefault="00D03FF5">
      <w:pPr>
        <w:spacing w:line="240" w:lineRule="auto"/>
        <w:jc w:val="left"/>
      </w:pPr>
      <w:bookmarkStart w:id="260" w:name="_Toc80372458"/>
      <w:bookmarkStart w:id="261" w:name="_Toc80375918"/>
      <w:bookmarkStart w:id="262" w:name="_Toc80376355"/>
      <w:bookmarkStart w:id="263" w:name="_Toc73001754"/>
      <w:bookmarkStart w:id="264" w:name="_Toc335309230"/>
      <w:bookmarkEnd w:id="54"/>
      <w:bookmarkEnd w:id="202"/>
      <w:r>
        <w:br w:type="page"/>
      </w:r>
    </w:p>
    <w:p w14:paraId="23561CFD" w14:textId="52008345" w:rsidR="004C1E0B" w:rsidRDefault="004C1E0B" w:rsidP="00455FE0">
      <w:pPr>
        <w:pStyle w:val="Heading1"/>
        <w:pageBreakBefore/>
        <w:tabs>
          <w:tab w:val="clear" w:pos="851"/>
        </w:tabs>
        <w:ind w:left="567" w:hanging="567"/>
        <w:jc w:val="left"/>
      </w:pPr>
      <w:bookmarkStart w:id="265" w:name="_Toc89728385"/>
      <w:r>
        <w:lastRenderedPageBreak/>
        <w:t>RESULTADOS</w:t>
      </w:r>
      <w:bookmarkEnd w:id="260"/>
      <w:bookmarkEnd w:id="261"/>
      <w:bookmarkEnd w:id="262"/>
      <w:bookmarkEnd w:id="265"/>
    </w:p>
    <w:p w14:paraId="379B6F8A" w14:textId="0CB15565" w:rsidR="004C1E0B" w:rsidRPr="001C7450" w:rsidRDefault="004C1E0B" w:rsidP="00455FE0">
      <w:pPr>
        <w:pStyle w:val="Heading1"/>
        <w:pageBreakBefore/>
        <w:tabs>
          <w:tab w:val="clear" w:pos="851"/>
        </w:tabs>
        <w:ind w:left="567" w:hanging="567"/>
        <w:jc w:val="left"/>
      </w:pPr>
      <w:bookmarkStart w:id="266" w:name="_Toc80372459"/>
      <w:bookmarkStart w:id="267" w:name="_Toc80375919"/>
      <w:bookmarkStart w:id="268" w:name="_Toc80376356"/>
      <w:bookmarkStart w:id="269" w:name="_Toc89728386"/>
      <w:r w:rsidRPr="001C7450">
        <w:lastRenderedPageBreak/>
        <w:t>CONCLUSÃO</w:t>
      </w:r>
      <w:bookmarkEnd w:id="263"/>
      <w:bookmarkEnd w:id="266"/>
      <w:bookmarkEnd w:id="267"/>
      <w:bookmarkEnd w:id="268"/>
      <w:bookmarkEnd w:id="269"/>
    </w:p>
    <w:p w14:paraId="2A5C0028" w14:textId="18E87984" w:rsidR="004C1E0B" w:rsidRPr="001A03EE" w:rsidRDefault="004C1E0B" w:rsidP="00050249"/>
    <w:p w14:paraId="267ED78C" w14:textId="77777777" w:rsidR="004C1E0B" w:rsidRPr="0066239A" w:rsidRDefault="004C1E0B" w:rsidP="004C1E0B"/>
    <w:p w14:paraId="6B1FE79B" w14:textId="77777777" w:rsidR="004C1E0B" w:rsidRPr="0066239A" w:rsidRDefault="004C1E0B" w:rsidP="004C1E0B"/>
    <w:p w14:paraId="420505AB" w14:textId="77777777" w:rsidR="004C1E0B" w:rsidRPr="0066239A" w:rsidRDefault="004C1E0B" w:rsidP="004C1E0B"/>
    <w:p w14:paraId="55B73B60" w14:textId="77777777" w:rsidR="004C1E0B" w:rsidRPr="0066239A" w:rsidRDefault="004C1E0B" w:rsidP="004C1E0B"/>
    <w:p w14:paraId="716DABF0" w14:textId="77777777" w:rsidR="004C1E0B" w:rsidRPr="0066239A" w:rsidRDefault="004C1E0B" w:rsidP="004C1E0B"/>
    <w:p w14:paraId="1769FCC4" w14:textId="77777777" w:rsidR="004C1E0B" w:rsidRPr="0066239A" w:rsidRDefault="004C1E0B" w:rsidP="004C1E0B"/>
    <w:p w14:paraId="5812B84E" w14:textId="77777777" w:rsidR="004C1E0B" w:rsidRPr="0066239A" w:rsidRDefault="004C1E0B" w:rsidP="004C1E0B"/>
    <w:p w14:paraId="61355EA7" w14:textId="77777777" w:rsidR="004C1E0B" w:rsidRPr="0066239A" w:rsidRDefault="004C1E0B" w:rsidP="004C1E0B"/>
    <w:p w14:paraId="577D1019" w14:textId="77777777" w:rsidR="004C1E0B" w:rsidRPr="0066239A" w:rsidRDefault="004C1E0B" w:rsidP="004C1E0B"/>
    <w:bookmarkEnd w:id="264"/>
    <w:p w14:paraId="73DF6A58" w14:textId="77777777" w:rsidR="004C1E0B" w:rsidRPr="0066239A" w:rsidRDefault="004C1E0B" w:rsidP="004C1E0B">
      <w:pPr>
        <w:rPr>
          <w:sz w:val="28"/>
        </w:rPr>
      </w:pPr>
      <w:r w:rsidRPr="0066239A">
        <w:br w:type="page"/>
      </w:r>
      <w:bookmarkStart w:id="270" w:name="_Toc335309231"/>
    </w:p>
    <w:p w14:paraId="5CFF94F3" w14:textId="71920412" w:rsidR="004C1E0B" w:rsidRPr="006246F0" w:rsidRDefault="004C1E0B" w:rsidP="00C819F2">
      <w:pPr>
        <w:pStyle w:val="Heading1"/>
        <w:numPr>
          <w:ilvl w:val="0"/>
          <w:numId w:val="0"/>
        </w:numPr>
        <w:jc w:val="center"/>
      </w:pPr>
      <w:bookmarkStart w:id="271" w:name="_Toc73001755"/>
      <w:bookmarkStart w:id="272" w:name="_Toc79652193"/>
      <w:bookmarkStart w:id="273" w:name="_Toc80372460"/>
      <w:bookmarkStart w:id="274" w:name="_Toc80375920"/>
      <w:bookmarkStart w:id="275" w:name="_Toc80376357"/>
      <w:bookmarkStart w:id="276" w:name="_Toc89728387"/>
      <w:commentRangeStart w:id="277"/>
      <w:r w:rsidRPr="006246F0">
        <w:lastRenderedPageBreak/>
        <w:t>REFERÊNCIAS BIBLIOGRÁFICAS</w:t>
      </w:r>
      <w:bookmarkEnd w:id="270"/>
      <w:bookmarkEnd w:id="271"/>
      <w:bookmarkEnd w:id="272"/>
      <w:commentRangeEnd w:id="277"/>
      <w:r>
        <w:rPr>
          <w:rStyle w:val="CommentReference"/>
          <w:b w:val="0"/>
          <w:caps w:val="0"/>
        </w:rPr>
        <w:commentReference w:id="277"/>
      </w:r>
      <w:bookmarkEnd w:id="273"/>
      <w:bookmarkEnd w:id="274"/>
      <w:bookmarkEnd w:id="275"/>
      <w:bookmarkEnd w:id="276"/>
    </w:p>
    <w:p w14:paraId="4F276E58" w14:textId="77777777" w:rsidR="009C7402" w:rsidRDefault="00947F4D" w:rsidP="009C7402">
      <w:pPr>
        <w:pStyle w:val="Bibliography"/>
        <w:rPr>
          <w:noProof/>
          <w:szCs w:val="24"/>
        </w:rPr>
      </w:pPr>
      <w:r>
        <w:fldChar w:fldCharType="begin"/>
      </w:r>
      <w:r w:rsidRPr="00947F4D">
        <w:rPr>
          <w:lang w:val="en-US"/>
        </w:rPr>
        <w:instrText xml:space="preserve"> BIBLIOGRAPHY  \l 1031 \n </w:instrText>
      </w:r>
      <w:r>
        <w:fldChar w:fldCharType="separate"/>
      </w:r>
      <w:r w:rsidR="009C7402" w:rsidRPr="009C7402">
        <w:rPr>
          <w:noProof/>
          <w:lang w:val="en-US"/>
        </w:rPr>
        <w:t xml:space="preserve">AL-HOUSANI, Mohammed; BICER, Yusuf; KOÇ, Muammer. Assessment of Various Dry Photovoltaic Cleaning Techniques and Frequencies on the Power Output of CdTe-Type Modules in Dusty Environments. </w:t>
      </w:r>
      <w:r w:rsidR="009C7402">
        <w:rPr>
          <w:b/>
          <w:bCs/>
          <w:noProof/>
        </w:rPr>
        <w:t>Sustainability</w:t>
      </w:r>
      <w:r w:rsidR="009C7402">
        <w:rPr>
          <w:noProof/>
        </w:rPr>
        <w:t>, v. 11. 2019. Disponível em: https://www.mdpi.com/2071-1050/11/10/2850/htm. Acesso em: 19 ago. 2021.</w:t>
      </w:r>
    </w:p>
    <w:p w14:paraId="36C0F458" w14:textId="77777777" w:rsidR="009C7402" w:rsidRDefault="009C7402" w:rsidP="009C7402">
      <w:pPr>
        <w:pStyle w:val="Bibliography"/>
        <w:rPr>
          <w:noProof/>
        </w:rPr>
      </w:pPr>
      <w:r>
        <w:rPr>
          <w:noProof/>
        </w:rPr>
        <w:t xml:space="preserve">AMAZON. </w:t>
      </w:r>
      <w:r>
        <w:rPr>
          <w:b/>
          <w:bCs/>
          <w:noProof/>
        </w:rPr>
        <w:t>Mop Giratório, balde com 12 litros, MOP8209-VA, Flash Limp</w:t>
      </w:r>
      <w:r>
        <w:rPr>
          <w:noProof/>
        </w:rPr>
        <w:t>, 2021. Disponível em: https://www.amazon.com.br/dp/B07NQ4985V/. Acesso em: 11 nov. 2021.</w:t>
      </w:r>
    </w:p>
    <w:p w14:paraId="236AADA9" w14:textId="77777777" w:rsidR="009C7402" w:rsidRDefault="009C7402" w:rsidP="009C7402">
      <w:pPr>
        <w:pStyle w:val="Bibliography"/>
        <w:rPr>
          <w:noProof/>
        </w:rPr>
      </w:pPr>
      <w:r w:rsidRPr="009C7402">
        <w:rPr>
          <w:noProof/>
          <w:lang w:val="en-US"/>
        </w:rPr>
        <w:t xml:space="preserve">AMIRI, B. et al. A novel approach for global solar irradiation forecasting on tilted plane using Hybrid Evolutionary Neural Networks. </w:t>
      </w:r>
      <w:r w:rsidRPr="009C7402">
        <w:rPr>
          <w:b/>
          <w:bCs/>
          <w:noProof/>
          <w:lang w:val="en-US"/>
        </w:rPr>
        <w:t>Journal of Cleaner Production</w:t>
      </w:r>
      <w:r w:rsidRPr="009C7402">
        <w:rPr>
          <w:noProof/>
          <w:lang w:val="en-US"/>
        </w:rPr>
        <w:t xml:space="preserve">, v. 287. 2021. Disponível em: https://doi.org/10.1016/j.sciaf.2020.e00459. </w:t>
      </w:r>
      <w:r>
        <w:rPr>
          <w:noProof/>
        </w:rPr>
        <w:t>Acesso em: 24 ago. 2021.</w:t>
      </w:r>
    </w:p>
    <w:p w14:paraId="4E94F021" w14:textId="77777777" w:rsidR="009C7402" w:rsidRDefault="009C7402" w:rsidP="009C7402">
      <w:pPr>
        <w:pStyle w:val="Bibliography"/>
        <w:rPr>
          <w:noProof/>
        </w:rPr>
      </w:pPr>
      <w:r>
        <w:rPr>
          <w:noProof/>
        </w:rPr>
        <w:t xml:space="preserve">APRENDER ESTATÍSTICA FÁCIL. O QUE SIGNIFICA O VALOR DE P? </w:t>
      </w:r>
      <w:r>
        <w:rPr>
          <w:b/>
          <w:bCs/>
          <w:noProof/>
        </w:rPr>
        <w:t>Aprender Estatística Fácil</w:t>
      </w:r>
      <w:r>
        <w:rPr>
          <w:noProof/>
        </w:rPr>
        <w:t>, 2020. Disponível em: https://estatisticafacil.org/2020/10/06/valor_de_p/. Acesso em: 07 fev. 2022.</w:t>
      </w:r>
    </w:p>
    <w:p w14:paraId="42CD039F" w14:textId="77777777" w:rsidR="009C7402" w:rsidRDefault="009C7402" w:rsidP="009C7402">
      <w:pPr>
        <w:pStyle w:val="Bibliography"/>
        <w:rPr>
          <w:noProof/>
        </w:rPr>
      </w:pPr>
      <w:r>
        <w:rPr>
          <w:noProof/>
        </w:rPr>
        <w:t xml:space="preserve">ASSOCIAÇÃO BRASILEIRA DE NORMAS TÉCNICAS. </w:t>
      </w:r>
      <w:r>
        <w:rPr>
          <w:b/>
          <w:bCs/>
          <w:noProof/>
        </w:rPr>
        <w:t>ABNT NBR 10899:</w:t>
      </w:r>
      <w:r>
        <w:rPr>
          <w:noProof/>
        </w:rPr>
        <w:t xml:space="preserve"> Energia solar fotovoltaica — Terminologia. Rio de Janeiro: ABNT, 2020.</w:t>
      </w:r>
    </w:p>
    <w:p w14:paraId="4E10B83D" w14:textId="77777777" w:rsidR="009C7402" w:rsidRDefault="009C7402" w:rsidP="009C7402">
      <w:pPr>
        <w:pStyle w:val="Bibliography"/>
        <w:rPr>
          <w:noProof/>
        </w:rPr>
      </w:pPr>
      <w:r>
        <w:rPr>
          <w:noProof/>
        </w:rPr>
        <w:t xml:space="preserve">BUSSAB, Wilton D. O.; MORETTIN, Pedro A. </w:t>
      </w:r>
      <w:r>
        <w:rPr>
          <w:b/>
          <w:bCs/>
          <w:noProof/>
        </w:rPr>
        <w:t>Estatística Básica</w:t>
      </w:r>
      <w:r>
        <w:rPr>
          <w:noProof/>
        </w:rPr>
        <w:t>. 6. ed. São Paulo: [s.n.], 2010. Cap. 3, p. 47-50.</w:t>
      </w:r>
    </w:p>
    <w:p w14:paraId="7278CEF4" w14:textId="77777777" w:rsidR="009C7402" w:rsidRDefault="009C7402" w:rsidP="009C7402">
      <w:pPr>
        <w:pStyle w:val="Bibliography"/>
        <w:rPr>
          <w:noProof/>
        </w:rPr>
      </w:pPr>
      <w:r>
        <w:rPr>
          <w:noProof/>
        </w:rPr>
        <w:t xml:space="preserve">COMERIO, Alessandra. </w:t>
      </w:r>
      <w:r>
        <w:rPr>
          <w:b/>
          <w:bCs/>
          <w:noProof/>
        </w:rPr>
        <w:t>Avaliação do impacto de sujidade de módulos fotovoltaicos na geração de nergia elétrica</w:t>
      </w:r>
      <w:r>
        <w:rPr>
          <w:noProof/>
        </w:rPr>
        <w:t>. 2019. Dissertação (Mestrado em Engenharia Elétrica) – Programa de Pós-Graduação em Engenharia Elétrica, Universidade Federal do Espírito Santo, Vitória, 2019.</w:t>
      </w:r>
    </w:p>
    <w:p w14:paraId="1FA85BD5" w14:textId="77777777" w:rsidR="009C7402" w:rsidRDefault="009C7402" w:rsidP="009C7402">
      <w:pPr>
        <w:pStyle w:val="Bibliography"/>
        <w:rPr>
          <w:noProof/>
        </w:rPr>
      </w:pPr>
      <w:r w:rsidRPr="009C7402">
        <w:rPr>
          <w:noProof/>
          <w:lang w:val="en-US"/>
        </w:rPr>
        <w:t xml:space="preserve">COSTA, Suellen C. S.; KAZMERSKI, Lawrence L.; DINIZ, Antônia S. A. C. Impact of soiling on Si and CdTe PV modules: Case study in different Brazil climate zones. </w:t>
      </w:r>
      <w:r>
        <w:rPr>
          <w:b/>
          <w:bCs/>
          <w:noProof/>
        </w:rPr>
        <w:t>Energy Conversion and Management: X</w:t>
      </w:r>
      <w:r>
        <w:rPr>
          <w:noProof/>
        </w:rPr>
        <w:t>, v. 10. 2021. Disponível em: https://www.sciencedirect.com/science/article/pii/S259017452100009X. Acesso em: 07 out. 2021.</w:t>
      </w:r>
    </w:p>
    <w:p w14:paraId="18D7B127" w14:textId="77777777" w:rsidR="009C7402" w:rsidRDefault="009C7402" w:rsidP="009C7402">
      <w:pPr>
        <w:pStyle w:val="Bibliography"/>
        <w:rPr>
          <w:noProof/>
        </w:rPr>
      </w:pPr>
      <w:r w:rsidRPr="009C7402">
        <w:rPr>
          <w:noProof/>
          <w:lang w:val="en-US"/>
        </w:rPr>
        <w:t xml:space="preserve">DEPARTMENT OF ENERGY. DOE Announces Goal to Cut Solar Costs by More than Half by 2030. </w:t>
      </w:r>
      <w:r w:rsidRPr="009C7402">
        <w:rPr>
          <w:b/>
          <w:bCs/>
          <w:noProof/>
          <w:lang w:val="en-US"/>
        </w:rPr>
        <w:t>U.S. Department of Energy</w:t>
      </w:r>
      <w:r w:rsidRPr="009C7402">
        <w:rPr>
          <w:noProof/>
          <w:lang w:val="en-US"/>
        </w:rPr>
        <w:t xml:space="preserve">, 2021. Disponível em: https://www.energy.gov/articles/doe-announces-goal-cut-solar-costs-more-half-2030. </w:t>
      </w:r>
      <w:r>
        <w:rPr>
          <w:noProof/>
        </w:rPr>
        <w:t>Acesso em: 08 set. 2021.</w:t>
      </w:r>
    </w:p>
    <w:p w14:paraId="25B3F68B" w14:textId="77777777" w:rsidR="009C7402" w:rsidRDefault="009C7402" w:rsidP="009C7402">
      <w:pPr>
        <w:pStyle w:val="Bibliography"/>
        <w:rPr>
          <w:noProof/>
        </w:rPr>
      </w:pPr>
      <w:r>
        <w:rPr>
          <w:noProof/>
        </w:rPr>
        <w:t xml:space="preserve">EUROPEAN COMMISSION. </w:t>
      </w:r>
      <w:r>
        <w:rPr>
          <w:b/>
          <w:bCs/>
          <w:noProof/>
        </w:rPr>
        <w:t>2030 climate &amp; energy framework</w:t>
      </w:r>
      <w:r>
        <w:rPr>
          <w:noProof/>
        </w:rPr>
        <w:t>. 2014. Disponível em: https://ec.europa.eu/clima/policies/strategies/2030_en#tab-0-0. Acesso em: 26 ago. 2021.</w:t>
      </w:r>
    </w:p>
    <w:p w14:paraId="0405F004" w14:textId="77777777" w:rsidR="009C7402" w:rsidRDefault="009C7402" w:rsidP="009C7402">
      <w:pPr>
        <w:pStyle w:val="Bibliography"/>
        <w:rPr>
          <w:noProof/>
        </w:rPr>
      </w:pPr>
      <w:r>
        <w:rPr>
          <w:noProof/>
        </w:rPr>
        <w:lastRenderedPageBreak/>
        <w:t xml:space="preserve">FONTES, Giulia. Retratos da Economia. </w:t>
      </w:r>
      <w:r>
        <w:rPr>
          <w:b/>
          <w:bCs/>
          <w:noProof/>
        </w:rPr>
        <w:t>Gazeta do Povo</w:t>
      </w:r>
      <w:r>
        <w:rPr>
          <w:noProof/>
        </w:rPr>
        <w:t>, 2021. Disponível em: https://www.gazetadopovo.com.br/economia/setor-eletrico-impactos-coronavirus-retratos-economia/. Acesso em: 30 ago. 2021.</w:t>
      </w:r>
    </w:p>
    <w:p w14:paraId="72D581CC" w14:textId="77777777" w:rsidR="009C7402" w:rsidRPr="009C7402" w:rsidRDefault="009C7402" w:rsidP="009C7402">
      <w:pPr>
        <w:pStyle w:val="Bibliography"/>
        <w:rPr>
          <w:noProof/>
          <w:lang w:val="en-US"/>
        </w:rPr>
      </w:pPr>
      <w:r>
        <w:rPr>
          <w:noProof/>
        </w:rPr>
        <w:t xml:space="preserve">GILAT, Amos; SUBRAMANIAM, Vish. </w:t>
      </w:r>
      <w:r>
        <w:rPr>
          <w:b/>
          <w:bCs/>
          <w:noProof/>
        </w:rPr>
        <w:t>Métodos numéricos para engenheiros e cientistas</w:t>
      </w:r>
      <w:r>
        <w:rPr>
          <w:noProof/>
        </w:rPr>
        <w:t xml:space="preserve">. </w:t>
      </w:r>
      <w:r w:rsidRPr="009C7402">
        <w:rPr>
          <w:noProof/>
          <w:lang w:val="en-US"/>
        </w:rPr>
        <w:t>Porto Alegre: Bookman, 2008.</w:t>
      </w:r>
    </w:p>
    <w:p w14:paraId="03E15FBB" w14:textId="77777777" w:rsidR="009C7402" w:rsidRDefault="009C7402" w:rsidP="009C7402">
      <w:pPr>
        <w:pStyle w:val="Bibliography"/>
        <w:rPr>
          <w:noProof/>
        </w:rPr>
      </w:pPr>
      <w:r w:rsidRPr="009C7402">
        <w:rPr>
          <w:noProof/>
          <w:lang w:val="en-US"/>
        </w:rPr>
        <w:t xml:space="preserve">GLEN, Stephanie. "What is Statistical Significance?" </w:t>
      </w:r>
      <w:r w:rsidRPr="009C7402">
        <w:rPr>
          <w:b/>
          <w:bCs/>
          <w:noProof/>
          <w:lang w:val="en-US"/>
        </w:rPr>
        <w:t>StatisticsHowTo.com:</w:t>
      </w:r>
      <w:r w:rsidRPr="009C7402">
        <w:rPr>
          <w:noProof/>
          <w:lang w:val="en-US"/>
        </w:rPr>
        <w:t xml:space="preserve"> Elementary Statistics for the rest of us!, 2013. </w:t>
      </w:r>
      <w:r>
        <w:rPr>
          <w:noProof/>
        </w:rPr>
        <w:t>Disponível em: https://www.statisticshowto.com/what-is-statistical-significance/. Acesso em: 14 out. 2021.</w:t>
      </w:r>
    </w:p>
    <w:p w14:paraId="78223CB5" w14:textId="77777777" w:rsidR="009C7402" w:rsidRDefault="009C7402" w:rsidP="009C7402">
      <w:pPr>
        <w:pStyle w:val="Bibliography"/>
        <w:rPr>
          <w:noProof/>
        </w:rPr>
      </w:pPr>
      <w:r>
        <w:rPr>
          <w:noProof/>
        </w:rPr>
        <w:t xml:space="preserve">INMET. Mapa das Estações. </w:t>
      </w:r>
      <w:r>
        <w:rPr>
          <w:b/>
          <w:bCs/>
          <w:noProof/>
        </w:rPr>
        <w:t>Instituto Nacional de Meteorologia</w:t>
      </w:r>
      <w:r>
        <w:rPr>
          <w:noProof/>
        </w:rPr>
        <w:t>, 2021. Disponível em: https://mapas.inmet.gov.br/. Acesso em: 22 out. 2021.</w:t>
      </w:r>
    </w:p>
    <w:p w14:paraId="547FD94C" w14:textId="77777777" w:rsidR="009C7402" w:rsidRPr="009C7402" w:rsidRDefault="009C7402" w:rsidP="009C7402">
      <w:pPr>
        <w:pStyle w:val="Bibliography"/>
        <w:rPr>
          <w:noProof/>
          <w:lang w:val="en-US"/>
        </w:rPr>
      </w:pPr>
      <w:r w:rsidRPr="009C7402">
        <w:rPr>
          <w:noProof/>
          <w:lang w:val="en-US"/>
        </w:rPr>
        <w:t xml:space="preserve">INTERNATIONAL ELECTROTECHNICAL COMMISSION. </w:t>
      </w:r>
      <w:r w:rsidRPr="009C7402">
        <w:rPr>
          <w:b/>
          <w:bCs/>
          <w:noProof/>
          <w:lang w:val="en-US"/>
        </w:rPr>
        <w:t>IEC TS 61724-3 Photovoltaic system performance – Part 3:</w:t>
      </w:r>
      <w:r w:rsidRPr="009C7402">
        <w:rPr>
          <w:noProof/>
          <w:lang w:val="en-US"/>
        </w:rPr>
        <w:t xml:space="preserve"> Energy evaluation method. 2016.</w:t>
      </w:r>
    </w:p>
    <w:p w14:paraId="47C02807" w14:textId="77777777" w:rsidR="009C7402" w:rsidRDefault="009C7402" w:rsidP="009C7402">
      <w:pPr>
        <w:pStyle w:val="Bibliography"/>
        <w:rPr>
          <w:noProof/>
        </w:rPr>
      </w:pPr>
      <w:r w:rsidRPr="009C7402">
        <w:rPr>
          <w:noProof/>
          <w:lang w:val="en-US"/>
        </w:rPr>
        <w:t xml:space="preserve">INTERNATIONAL ENERGY AGENCY. </w:t>
      </w:r>
      <w:r w:rsidRPr="009C7402">
        <w:rPr>
          <w:b/>
          <w:bCs/>
          <w:noProof/>
          <w:lang w:val="en-US"/>
        </w:rPr>
        <w:t>Net Zero by 2050. A roadmap for the Global Energy Sector</w:t>
      </w:r>
      <w:r w:rsidRPr="009C7402">
        <w:rPr>
          <w:noProof/>
          <w:lang w:val="en-US"/>
        </w:rPr>
        <w:t xml:space="preserve">. </w:t>
      </w:r>
      <w:r>
        <w:rPr>
          <w:noProof/>
        </w:rPr>
        <w:t>[S.l.]: [s.n.], 2021. Disponível em: https://iea.blob.core.windows.net/assets/beceb956-0dcf-4d73-89fe-1310e3046d68/NetZeroby2050-ARoadmapfortheGlobalEnergySector_CORR.pdf. Acesso em: 26 ago. 2021.</w:t>
      </w:r>
    </w:p>
    <w:p w14:paraId="31CC7234" w14:textId="77777777" w:rsidR="009C7402" w:rsidRPr="009C7402" w:rsidRDefault="009C7402" w:rsidP="009C7402">
      <w:pPr>
        <w:pStyle w:val="Bibliography"/>
        <w:rPr>
          <w:noProof/>
          <w:lang w:val="en-US"/>
        </w:rPr>
      </w:pPr>
      <w:r w:rsidRPr="009C7402">
        <w:rPr>
          <w:noProof/>
          <w:lang w:val="en-US"/>
        </w:rPr>
        <w:t xml:space="preserve">IRENA. </w:t>
      </w:r>
      <w:r w:rsidRPr="009C7402">
        <w:rPr>
          <w:b/>
          <w:bCs/>
          <w:noProof/>
          <w:lang w:val="en-US"/>
        </w:rPr>
        <w:t>Renewable power generation costs in 2020</w:t>
      </w:r>
      <w:r w:rsidRPr="009C7402">
        <w:rPr>
          <w:noProof/>
          <w:lang w:val="en-US"/>
        </w:rPr>
        <w:t>. Abu Dhabi: International Renewable Energy Agency, 2021.</w:t>
      </w:r>
    </w:p>
    <w:p w14:paraId="0B4610AE" w14:textId="77777777" w:rsidR="009C7402" w:rsidRPr="009C7402" w:rsidRDefault="009C7402" w:rsidP="009C7402">
      <w:pPr>
        <w:pStyle w:val="Bibliography"/>
        <w:rPr>
          <w:noProof/>
          <w:lang w:val="en-US"/>
        </w:rPr>
      </w:pPr>
      <w:r>
        <w:rPr>
          <w:noProof/>
        </w:rPr>
        <w:t xml:space="preserve">JA SOLAR. </w:t>
      </w:r>
      <w:r>
        <w:rPr>
          <w:b/>
          <w:bCs/>
          <w:noProof/>
        </w:rPr>
        <w:t>JAM60S03 300-320/PR</w:t>
      </w:r>
      <w:r>
        <w:rPr>
          <w:noProof/>
        </w:rPr>
        <w:t xml:space="preserve">. 2018. Manual de especificações. Disponível em: https://cdn.enfsolar.com/z/pp/ewq60ef7ba132465/5b17a3a58474b.pdf?_ga=2.204371923.297645591.1629400042-501610392.1629400041. </w:t>
      </w:r>
      <w:r w:rsidRPr="009C7402">
        <w:rPr>
          <w:noProof/>
          <w:lang w:val="en-US"/>
        </w:rPr>
        <w:t>Acesso em: 19 ago. 2021.</w:t>
      </w:r>
    </w:p>
    <w:p w14:paraId="19FAAA3F" w14:textId="77777777" w:rsidR="009C7402" w:rsidRDefault="009C7402" w:rsidP="009C7402">
      <w:pPr>
        <w:pStyle w:val="Bibliography"/>
        <w:rPr>
          <w:noProof/>
        </w:rPr>
      </w:pPr>
      <w:r w:rsidRPr="009C7402">
        <w:rPr>
          <w:noProof/>
          <w:lang w:val="en-US"/>
        </w:rPr>
        <w:t xml:space="preserve">MAGHAMI, Mohammad R. et al. Power loss due to soiling on solar panel: A review. </w:t>
      </w:r>
      <w:r w:rsidRPr="009C7402">
        <w:rPr>
          <w:b/>
          <w:bCs/>
          <w:noProof/>
          <w:lang w:val="en-US"/>
        </w:rPr>
        <w:t>Renewable and Sustainable Energy Reviews</w:t>
      </w:r>
      <w:r w:rsidRPr="009C7402">
        <w:rPr>
          <w:noProof/>
          <w:lang w:val="en-US"/>
        </w:rPr>
        <w:t xml:space="preserve">, v. 59, p. 1307-1316. 2016. Disponível em: https://doi.org/10.1016/j.rser.2016.01.044. </w:t>
      </w:r>
      <w:r>
        <w:rPr>
          <w:noProof/>
        </w:rPr>
        <w:t>Acesso em: 03 out. 2021.</w:t>
      </w:r>
    </w:p>
    <w:p w14:paraId="4061EDDB" w14:textId="77777777" w:rsidR="009C7402" w:rsidRDefault="009C7402" w:rsidP="009C7402">
      <w:pPr>
        <w:pStyle w:val="Bibliography"/>
        <w:rPr>
          <w:noProof/>
        </w:rPr>
      </w:pPr>
      <w:r>
        <w:rPr>
          <w:noProof/>
        </w:rPr>
        <w:t xml:space="preserve">MÉRI SANTOS, Jane; REIS JÚNIOR, Neyval C. </w:t>
      </w:r>
      <w:r>
        <w:rPr>
          <w:b/>
          <w:bCs/>
          <w:noProof/>
        </w:rPr>
        <w:t>Caracterização e quantificação de partículas sedimentadas na região da Grande Vitória</w:t>
      </w:r>
      <w:r>
        <w:rPr>
          <w:noProof/>
        </w:rPr>
        <w:t>. 2011.</w:t>
      </w:r>
    </w:p>
    <w:p w14:paraId="07EEC287" w14:textId="77777777" w:rsidR="009C7402" w:rsidRDefault="009C7402" w:rsidP="009C7402">
      <w:pPr>
        <w:pStyle w:val="Bibliography"/>
        <w:rPr>
          <w:noProof/>
        </w:rPr>
      </w:pPr>
      <w:r>
        <w:rPr>
          <w:noProof/>
        </w:rPr>
        <w:t xml:space="preserve">MUNDO CLIMA. ESTAÇÕES SOLARIMÉTRICAS. </w:t>
      </w:r>
      <w:r>
        <w:rPr>
          <w:b/>
          <w:bCs/>
          <w:noProof/>
        </w:rPr>
        <w:t>Mundo Clima</w:t>
      </w:r>
      <w:r>
        <w:rPr>
          <w:noProof/>
        </w:rPr>
        <w:t>, 2021. Disponível em: https://www.mundoclima.com.br/produtos/pvmet-150/. Acesso em: 09 nov. 2021.</w:t>
      </w:r>
    </w:p>
    <w:p w14:paraId="6DA971F5" w14:textId="77777777" w:rsidR="009C7402" w:rsidRDefault="009C7402" w:rsidP="009C7402">
      <w:pPr>
        <w:pStyle w:val="Bibliography"/>
        <w:rPr>
          <w:noProof/>
        </w:rPr>
      </w:pPr>
      <w:r>
        <w:rPr>
          <w:noProof/>
        </w:rPr>
        <w:t xml:space="preserve">PINHO, João T.; GALDINO, Marco A. </w:t>
      </w:r>
      <w:r>
        <w:rPr>
          <w:b/>
          <w:bCs/>
          <w:noProof/>
        </w:rPr>
        <w:t>Manual de Engenharia para Sistemas Fotovoltaicos</w:t>
      </w:r>
      <w:r>
        <w:rPr>
          <w:noProof/>
        </w:rPr>
        <w:t>. Rio de Janeiro: CEPEL-CRESESB, 2014. Disponível em: http://www.cresesb.cepel.br/index.php?section=publicacoes&amp;task=livro&amp;cid=481. Acesso em: 19 ago. 2021.</w:t>
      </w:r>
    </w:p>
    <w:p w14:paraId="1885B7B2" w14:textId="77777777" w:rsidR="009C7402" w:rsidRDefault="009C7402" w:rsidP="009C7402">
      <w:pPr>
        <w:pStyle w:val="Bibliography"/>
        <w:rPr>
          <w:noProof/>
        </w:rPr>
      </w:pPr>
      <w:r>
        <w:rPr>
          <w:noProof/>
        </w:rPr>
        <w:lastRenderedPageBreak/>
        <w:t xml:space="preserve">REIS, Marcelo M. CONCEITOS ELEMENTARES DE ESTATÍSTICA. </w:t>
      </w:r>
      <w:r>
        <w:rPr>
          <w:b/>
          <w:bCs/>
          <w:noProof/>
        </w:rPr>
        <w:t>UFSC</w:t>
      </w:r>
      <w:r>
        <w:rPr>
          <w:noProof/>
        </w:rPr>
        <w:t>, [200-?]. Disponível em: http://www.inf.ufsc.br/~marcelo.menezes.reis/intro.html#O+que+%E9+signific%E2ncia+estat%EDstica+%28n%EDvel-p%29. Acesso em: 28 jan. 2022.</w:t>
      </w:r>
    </w:p>
    <w:p w14:paraId="5CE4EC86" w14:textId="77777777" w:rsidR="009C7402" w:rsidRDefault="009C7402" w:rsidP="009C7402">
      <w:pPr>
        <w:pStyle w:val="Bibliography"/>
        <w:rPr>
          <w:noProof/>
        </w:rPr>
      </w:pPr>
      <w:r>
        <w:rPr>
          <w:noProof/>
        </w:rPr>
        <w:t xml:space="preserve">REN21. </w:t>
      </w:r>
      <w:r>
        <w:rPr>
          <w:b/>
          <w:bCs/>
          <w:noProof/>
        </w:rPr>
        <w:t>Renewables 2021 Global Status Report</w:t>
      </w:r>
      <w:r>
        <w:rPr>
          <w:noProof/>
        </w:rPr>
        <w:t>. 2021. Disponível em: https://www.ren21.net/wp-content/uploads/2019/05/GSR2021_Full_Report.pdf. Acesso em: 23 ago. 2021.</w:t>
      </w:r>
    </w:p>
    <w:p w14:paraId="5552A7BF" w14:textId="77777777" w:rsidR="009C7402" w:rsidRDefault="009C7402" w:rsidP="009C7402">
      <w:pPr>
        <w:pStyle w:val="Bibliography"/>
        <w:rPr>
          <w:noProof/>
        </w:rPr>
      </w:pPr>
      <w:r>
        <w:rPr>
          <w:noProof/>
        </w:rPr>
        <w:t xml:space="preserve">REN21 BRASIL. </w:t>
      </w:r>
      <w:r>
        <w:rPr>
          <w:b/>
          <w:bCs/>
          <w:noProof/>
        </w:rPr>
        <w:t>Tendências no Brasil - Fatos sobre o Relatório de Status Global das Energias Renováveis 2021</w:t>
      </w:r>
      <w:r>
        <w:rPr>
          <w:noProof/>
        </w:rPr>
        <w:t>. 2021. Disponível em: https://www.ren21.net/wp-content/uploads/2019/05/REN21_GSR2021_Factsheet_Brazil_PT.pdf. Acesso em: 30 ago. 2021.</w:t>
      </w:r>
    </w:p>
    <w:p w14:paraId="5EFA26C6" w14:textId="77777777" w:rsidR="009C7402" w:rsidRDefault="009C7402" w:rsidP="009C7402">
      <w:pPr>
        <w:pStyle w:val="Bibliography"/>
        <w:rPr>
          <w:noProof/>
        </w:rPr>
      </w:pPr>
      <w:r>
        <w:rPr>
          <w:noProof/>
        </w:rPr>
        <w:t xml:space="preserve">SARAVANAN, S. V.; DARVEKAR, Sanjay. </w:t>
      </w:r>
      <w:r w:rsidRPr="009C7402">
        <w:rPr>
          <w:noProof/>
          <w:lang w:val="en-US"/>
        </w:rPr>
        <w:t xml:space="preserve">Solar Photovoltaic Panels Cleaning Methods A Review. </w:t>
      </w:r>
      <w:r w:rsidRPr="009C7402">
        <w:rPr>
          <w:b/>
          <w:bCs/>
          <w:noProof/>
          <w:lang w:val="en-US"/>
        </w:rPr>
        <w:t>International Journal of Pure and Applied Mathematics</w:t>
      </w:r>
      <w:r w:rsidRPr="009C7402">
        <w:rPr>
          <w:noProof/>
          <w:lang w:val="en-US"/>
        </w:rPr>
        <w:t xml:space="preserve">, Pune, India, v. 118, p. 1-17. </w:t>
      </w:r>
      <w:r>
        <w:rPr>
          <w:noProof/>
        </w:rPr>
        <w:t>2018. Disponível em: https://www.researchgate.net/publication/338990581. Acesso em: 20 ago. 2021.</w:t>
      </w:r>
    </w:p>
    <w:p w14:paraId="3DAE5258" w14:textId="77777777" w:rsidR="009C7402" w:rsidRPr="009C7402" w:rsidRDefault="009C7402" w:rsidP="009C7402">
      <w:pPr>
        <w:pStyle w:val="Bibliography"/>
        <w:rPr>
          <w:noProof/>
          <w:lang w:val="en-US"/>
        </w:rPr>
      </w:pPr>
      <w:r w:rsidRPr="009C7402">
        <w:rPr>
          <w:noProof/>
          <w:lang w:val="en-US"/>
        </w:rPr>
        <w:t xml:space="preserve">SAYYAH, Arash; HORENSTEIN, Mark N.; MAZUMDER, Malay K. Energy yield loss caused by dust deposition on photovoltaic panels. </w:t>
      </w:r>
      <w:r>
        <w:rPr>
          <w:b/>
          <w:bCs/>
          <w:noProof/>
        </w:rPr>
        <w:t>Solar Energy</w:t>
      </w:r>
      <w:r>
        <w:rPr>
          <w:noProof/>
        </w:rPr>
        <w:t xml:space="preserve">, Boston, v. 107, p. 576-604. 2014. Disponível em: http://dx.doi.org/10.1016/j.solener.2014.05.030. </w:t>
      </w:r>
      <w:r w:rsidRPr="009C7402">
        <w:rPr>
          <w:noProof/>
          <w:lang w:val="en-US"/>
        </w:rPr>
        <w:t>Acesso em: 17 ago. 2021.</w:t>
      </w:r>
    </w:p>
    <w:p w14:paraId="6399E0B2" w14:textId="77777777" w:rsidR="009C7402" w:rsidRDefault="009C7402" w:rsidP="009C7402">
      <w:pPr>
        <w:pStyle w:val="Bibliography"/>
        <w:rPr>
          <w:noProof/>
        </w:rPr>
      </w:pPr>
      <w:r w:rsidRPr="009C7402">
        <w:rPr>
          <w:noProof/>
          <w:lang w:val="en-US"/>
        </w:rPr>
        <w:t xml:space="preserve">SINGH, Rhythm; BANERJEE, Rangan. Estimation of rooftop solar photovoltaic potential of a city. </w:t>
      </w:r>
      <w:r>
        <w:rPr>
          <w:b/>
          <w:bCs/>
          <w:noProof/>
        </w:rPr>
        <w:t>Solar Energy</w:t>
      </w:r>
      <w:r>
        <w:rPr>
          <w:noProof/>
        </w:rPr>
        <w:t>, v. 115, p. 589-602. 2015. Disponível em: 10.1016/j.solener.2015.03.016. Acesso em: 23 nov. 2021.</w:t>
      </w:r>
    </w:p>
    <w:p w14:paraId="214DE7A1" w14:textId="77777777" w:rsidR="009C7402" w:rsidRDefault="009C7402" w:rsidP="009C7402">
      <w:pPr>
        <w:pStyle w:val="Bibliography"/>
        <w:rPr>
          <w:noProof/>
        </w:rPr>
      </w:pPr>
      <w:r>
        <w:rPr>
          <w:noProof/>
        </w:rPr>
        <w:t xml:space="preserve">SUPEREPI. </w:t>
      </w:r>
      <w:r>
        <w:rPr>
          <w:b/>
          <w:bCs/>
          <w:noProof/>
        </w:rPr>
        <w:t>Luva Isolante de Borracha Alta Tensão Novax Classe 0 1000V CA 38104</w:t>
      </w:r>
      <w:r>
        <w:rPr>
          <w:noProof/>
        </w:rPr>
        <w:t>, 2021. Disponível em: https://www.superepi.com.br/-p1048703. Acesso em: 22 nov. 2021.</w:t>
      </w:r>
    </w:p>
    <w:p w14:paraId="44BBD298" w14:textId="77777777" w:rsidR="009C7402" w:rsidRDefault="009C7402" w:rsidP="009C7402">
      <w:pPr>
        <w:pStyle w:val="Bibliography"/>
        <w:rPr>
          <w:noProof/>
        </w:rPr>
      </w:pPr>
      <w:r w:rsidRPr="009C7402">
        <w:rPr>
          <w:noProof/>
          <w:lang w:val="en-US"/>
        </w:rPr>
        <w:t xml:space="preserve">UNITED NATIONS FRAMEWORK CONVENTION CLIMATE CHANGE. </w:t>
      </w:r>
      <w:r w:rsidRPr="009C7402">
        <w:rPr>
          <w:b/>
          <w:bCs/>
          <w:noProof/>
          <w:lang w:val="en-US"/>
        </w:rPr>
        <w:t>Paris Agreement - Brazil’s Nationally Determined Contribution (NDC)</w:t>
      </w:r>
      <w:r w:rsidRPr="009C7402">
        <w:rPr>
          <w:noProof/>
          <w:lang w:val="en-US"/>
        </w:rPr>
        <w:t xml:space="preserve">. 2020. </w:t>
      </w:r>
      <w:r>
        <w:rPr>
          <w:noProof/>
        </w:rPr>
        <w:t>Disponível em: https://www4.unfccc.int/sites/NDCStaging/Pages/Party.aspx?party=BRA. Acesso em: 03 out. 2021.</w:t>
      </w:r>
    </w:p>
    <w:p w14:paraId="748AF984" w14:textId="77777777" w:rsidR="009C7402" w:rsidRDefault="009C7402" w:rsidP="009C7402">
      <w:pPr>
        <w:pStyle w:val="Bibliography"/>
        <w:rPr>
          <w:noProof/>
        </w:rPr>
      </w:pPr>
      <w:r>
        <w:rPr>
          <w:noProof/>
        </w:rPr>
        <w:t xml:space="preserve">UNIVERSIDADE FEDERAL ESPÍRITO SANTO. </w:t>
      </w:r>
      <w:r>
        <w:rPr>
          <w:b/>
          <w:bCs/>
          <w:noProof/>
        </w:rPr>
        <w:t>ANEXO III - Rotinas de Manutenção Preventiva</w:t>
      </w:r>
      <w:r>
        <w:rPr>
          <w:noProof/>
        </w:rPr>
        <w:t>. 2021. Disponível em: https://protocolo.ufes.br/#/documentos/3181695/pecas/. Acesso em: 29 nov. 2021.</w:t>
      </w:r>
    </w:p>
    <w:p w14:paraId="1293372A" w14:textId="77777777" w:rsidR="009C7402" w:rsidRPr="009C7402" w:rsidRDefault="009C7402" w:rsidP="009C7402">
      <w:pPr>
        <w:pStyle w:val="Bibliography"/>
        <w:rPr>
          <w:noProof/>
          <w:lang w:val="en-US"/>
        </w:rPr>
      </w:pPr>
      <w:r w:rsidRPr="009C7402">
        <w:rPr>
          <w:noProof/>
          <w:lang w:val="en-US"/>
        </w:rPr>
        <w:t xml:space="preserve">VALERINO, Michael et al. Seasonal photovoltaic soiling: Analysis of size and composition of deposited particulate matter. </w:t>
      </w:r>
      <w:r>
        <w:rPr>
          <w:b/>
          <w:bCs/>
          <w:noProof/>
        </w:rPr>
        <w:t>Solar Energy</w:t>
      </w:r>
      <w:r>
        <w:rPr>
          <w:noProof/>
        </w:rPr>
        <w:t xml:space="preserve">, v. 227, p. 44-55. 2021. Disponível em: https://doi.org/10.1016/j.solener.2021.08.080. </w:t>
      </w:r>
      <w:r w:rsidRPr="009C7402">
        <w:rPr>
          <w:noProof/>
          <w:lang w:val="en-US"/>
        </w:rPr>
        <w:t>Acesso em: 08 out. 2021.</w:t>
      </w:r>
    </w:p>
    <w:p w14:paraId="34B803A0" w14:textId="77777777" w:rsidR="009C7402" w:rsidRDefault="009C7402" w:rsidP="009C7402">
      <w:pPr>
        <w:pStyle w:val="Bibliography"/>
        <w:rPr>
          <w:noProof/>
        </w:rPr>
      </w:pPr>
      <w:r w:rsidRPr="009C7402">
        <w:rPr>
          <w:noProof/>
          <w:lang w:val="en-US"/>
        </w:rPr>
        <w:lastRenderedPageBreak/>
        <w:t xml:space="preserve">ZAIHIDEE, Fardila M. et al. Dust as an unalterable deteriorative factor affecting PV panel's efficiency: Why and how. </w:t>
      </w:r>
      <w:r w:rsidRPr="009C7402">
        <w:rPr>
          <w:b/>
          <w:bCs/>
          <w:noProof/>
          <w:lang w:val="en-US"/>
        </w:rPr>
        <w:t>Renewable and Sustainable Energy Reviews</w:t>
      </w:r>
      <w:r w:rsidRPr="009C7402">
        <w:rPr>
          <w:noProof/>
          <w:lang w:val="en-US"/>
        </w:rPr>
        <w:t xml:space="preserve">, v. 65, p. 1267–1278. 2016. Disponível em: http://dx.doi.org/10.1016/j.rser.2016.06.068. </w:t>
      </w:r>
      <w:r>
        <w:rPr>
          <w:noProof/>
        </w:rPr>
        <w:t>Acesso em: 17 ago. 2021.</w:t>
      </w:r>
    </w:p>
    <w:p w14:paraId="62A8D120" w14:textId="3635AA52" w:rsidR="004C1E0B" w:rsidRPr="00EA45E0" w:rsidRDefault="00947F4D" w:rsidP="009C7402">
      <w:pPr>
        <w:jc w:val="left"/>
      </w:pPr>
      <w:r>
        <w:rPr>
          <w:lang w:eastAsia="en-US"/>
        </w:rPr>
        <w:fldChar w:fldCharType="end"/>
      </w:r>
    </w:p>
    <w:p w14:paraId="016B947E" w14:textId="77777777" w:rsidR="004C1E0B" w:rsidRPr="00EA45E0" w:rsidRDefault="004C1E0B" w:rsidP="004C1E0B"/>
    <w:p w14:paraId="172C4D6A" w14:textId="77777777" w:rsidR="004C1E0B" w:rsidRPr="00EA45E0" w:rsidRDefault="004C1E0B" w:rsidP="004C1E0B"/>
    <w:p w14:paraId="583125F8" w14:textId="77777777" w:rsidR="004C1E0B" w:rsidRPr="00EA45E0" w:rsidRDefault="004C1E0B">
      <w:pPr>
        <w:spacing w:line="240" w:lineRule="auto"/>
        <w:jc w:val="left"/>
        <w:rPr>
          <w:b/>
          <w:caps/>
          <w:sz w:val="28"/>
        </w:rPr>
      </w:pPr>
      <w:r w:rsidRPr="00EA45E0">
        <w:rPr>
          <w:sz w:val="28"/>
        </w:rPr>
        <w:br w:type="page"/>
      </w:r>
    </w:p>
    <w:p w14:paraId="25B08402" w14:textId="0E9AECF1" w:rsidR="0038365F" w:rsidRPr="00BA1759" w:rsidRDefault="00622316" w:rsidP="003F4706">
      <w:pPr>
        <w:pStyle w:val="Anexos"/>
      </w:pPr>
      <w:bookmarkStart w:id="278" w:name="_Ref85214778"/>
      <w:bookmarkStart w:id="279" w:name="_Toc89728388"/>
      <w:bookmarkStart w:id="280" w:name="_Ref80692947"/>
      <w:r>
        <w:rPr>
          <w:i/>
          <w:iCs/>
        </w:rPr>
        <w:lastRenderedPageBreak/>
        <w:t xml:space="preserve">– </w:t>
      </w:r>
      <w:r w:rsidR="0038365F" w:rsidRPr="00D37B00">
        <w:rPr>
          <w:i/>
          <w:iCs/>
        </w:rPr>
        <w:t>DATASHEET</w:t>
      </w:r>
      <w:r w:rsidR="0038365F" w:rsidRPr="00D37B00">
        <w:t xml:space="preserve"> DO</w:t>
      </w:r>
      <w:r w:rsidR="0038365F">
        <w:t xml:space="preserve"> INVERSOR GW</w:t>
      </w:r>
      <w:r w:rsidR="0038365F" w:rsidRPr="00BA1759">
        <w:t>35KLV-MT</w:t>
      </w:r>
      <w:bookmarkEnd w:id="278"/>
      <w:bookmarkEnd w:id="279"/>
    </w:p>
    <w:p w14:paraId="7FC505F5" w14:textId="77777777" w:rsidR="0038365F" w:rsidRDefault="0038365F" w:rsidP="0038365F">
      <w:r w:rsidRPr="00FB0CC1">
        <w:rPr>
          <w:noProof/>
        </w:rPr>
        <w:drawing>
          <wp:inline distT="0" distB="0" distL="0" distR="0" wp14:anchorId="7853C08A" wp14:editId="400E657E">
            <wp:extent cx="5759450" cy="77565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59450" cy="7756525"/>
                    </a:xfrm>
                    <a:prstGeom prst="rect">
                      <a:avLst/>
                    </a:prstGeom>
                    <a:noFill/>
                    <a:ln>
                      <a:noFill/>
                    </a:ln>
                  </pic:spPr>
                </pic:pic>
              </a:graphicData>
            </a:graphic>
          </wp:inline>
        </w:drawing>
      </w:r>
    </w:p>
    <w:p w14:paraId="448281EA" w14:textId="77777777" w:rsidR="0038365F" w:rsidRDefault="0038365F" w:rsidP="0038365F"/>
    <w:p w14:paraId="5DBEB5DD" w14:textId="77777777" w:rsidR="0038365F" w:rsidRDefault="0038365F" w:rsidP="0038365F">
      <w:r>
        <w:rPr>
          <w:noProof/>
        </w:rPr>
        <w:lastRenderedPageBreak/>
        <w:drawing>
          <wp:inline distT="0" distB="0" distL="0" distR="0" wp14:anchorId="03587A41" wp14:editId="419B34D4">
            <wp:extent cx="5699125" cy="88468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7545" t="6793" r="7417" b="5312"/>
                    <a:stretch/>
                  </pic:blipFill>
                  <pic:spPr bwMode="auto">
                    <a:xfrm>
                      <a:off x="0" y="0"/>
                      <a:ext cx="5705173" cy="8856208"/>
                    </a:xfrm>
                    <a:prstGeom prst="rect">
                      <a:avLst/>
                    </a:prstGeom>
                    <a:noFill/>
                    <a:ln>
                      <a:noFill/>
                    </a:ln>
                    <a:extLst>
                      <a:ext uri="{53640926-AAD7-44D8-BBD7-CCE9431645EC}">
                        <a14:shadowObscured xmlns:a14="http://schemas.microsoft.com/office/drawing/2010/main"/>
                      </a:ext>
                    </a:extLst>
                  </pic:spPr>
                </pic:pic>
              </a:graphicData>
            </a:graphic>
          </wp:inline>
        </w:drawing>
      </w:r>
    </w:p>
    <w:p w14:paraId="06C03A8E" w14:textId="41968279" w:rsidR="00C70B74" w:rsidRPr="00C70B74" w:rsidRDefault="00622316" w:rsidP="00DC46F9">
      <w:pPr>
        <w:pStyle w:val="Anexos"/>
      </w:pPr>
      <w:bookmarkStart w:id="281" w:name="_Ref85222385"/>
      <w:bookmarkStart w:id="282" w:name="_Toc89728389"/>
      <w:r>
        <w:rPr>
          <w:i/>
          <w:iCs/>
        </w:rPr>
        <w:lastRenderedPageBreak/>
        <w:t xml:space="preserve">– </w:t>
      </w:r>
      <w:r w:rsidR="00D37B00" w:rsidRPr="00D37B00">
        <w:rPr>
          <w:i/>
          <w:iCs/>
        </w:rPr>
        <w:t>DATASHEET</w:t>
      </w:r>
      <w:r w:rsidR="00D37B00" w:rsidRPr="00D37B00">
        <w:t xml:space="preserve"> DO MÓDULO </w:t>
      </w:r>
      <w:r w:rsidR="00D37B00">
        <w:t>JAM60S03 300-320/PR</w:t>
      </w:r>
      <w:bookmarkEnd w:id="280"/>
      <w:bookmarkEnd w:id="281"/>
      <w:bookmarkEnd w:id="282"/>
    </w:p>
    <w:p w14:paraId="01C1B576" w14:textId="2C4CE67D" w:rsidR="00404420" w:rsidRDefault="00D37B00" w:rsidP="00404420">
      <w:r>
        <w:rPr>
          <w:noProof/>
        </w:rPr>
        <w:drawing>
          <wp:inline distT="0" distB="0" distL="0" distR="0" wp14:anchorId="69E67ECC" wp14:editId="4F773C30">
            <wp:extent cx="5759450" cy="7812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59450" cy="7812405"/>
                    </a:xfrm>
                    <a:prstGeom prst="rect">
                      <a:avLst/>
                    </a:prstGeom>
                    <a:noFill/>
                    <a:ln>
                      <a:noFill/>
                    </a:ln>
                  </pic:spPr>
                </pic:pic>
              </a:graphicData>
            </a:graphic>
          </wp:inline>
        </w:drawing>
      </w:r>
    </w:p>
    <w:p w14:paraId="1D331637" w14:textId="4BE7F66D" w:rsidR="00D37B00" w:rsidRDefault="00D37B00" w:rsidP="00404420"/>
    <w:p w14:paraId="1CE58127" w14:textId="13EDDA03" w:rsidR="00D37B00" w:rsidRDefault="00D37B00" w:rsidP="00404420">
      <w:r>
        <w:rPr>
          <w:noProof/>
        </w:rPr>
        <w:lastRenderedPageBreak/>
        <w:drawing>
          <wp:inline distT="0" distB="0" distL="0" distR="0" wp14:anchorId="3A9ADE9F" wp14:editId="7635590B">
            <wp:extent cx="5759450" cy="7812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59450" cy="7812405"/>
                    </a:xfrm>
                    <a:prstGeom prst="rect">
                      <a:avLst/>
                    </a:prstGeom>
                    <a:noFill/>
                    <a:ln>
                      <a:noFill/>
                    </a:ln>
                  </pic:spPr>
                </pic:pic>
              </a:graphicData>
            </a:graphic>
          </wp:inline>
        </w:drawing>
      </w:r>
    </w:p>
    <w:p w14:paraId="26D1624F" w14:textId="49B53389" w:rsidR="00BA1759" w:rsidRDefault="00BA1759" w:rsidP="00404420"/>
    <w:p w14:paraId="4786E982" w14:textId="1DB8F8CB" w:rsidR="00BA1759" w:rsidRDefault="00BA1759" w:rsidP="00404420"/>
    <w:p w14:paraId="5C2D520B" w14:textId="51B16914" w:rsidR="00BA1759" w:rsidRDefault="00BA1759" w:rsidP="00404420"/>
    <w:sectPr w:rsidR="00BA1759" w:rsidSect="00964A09">
      <w:headerReference w:type="default" r:id="rId53"/>
      <w:pgSz w:w="11907" w:h="16840" w:code="9"/>
      <w:pgMar w:top="1701" w:right="1134" w:bottom="1134" w:left="1701" w:header="902" w:footer="964" w:gutter="0"/>
      <w:cols w:space="720"/>
      <w:noEndnote/>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Vitor Mascarenhas" w:date="2021-10-07T14:58:00Z" w:initials="VM">
    <w:p w14:paraId="39F46FE5" w14:textId="5107798A" w:rsidR="006C2BE8" w:rsidRDefault="006C2BE8" w:rsidP="006C2BE8">
      <w:pPr>
        <w:pStyle w:val="CommentText"/>
      </w:pPr>
      <w:r>
        <w:rPr>
          <w:rStyle w:val="CommentReference"/>
        </w:rPr>
        <w:annotationRef/>
      </w:r>
      <w:r>
        <w:t xml:space="preserve">Precisa ser </w:t>
      </w:r>
      <w:r w:rsidR="00900650">
        <w:t>revisado</w:t>
      </w:r>
    </w:p>
  </w:comment>
  <w:comment w:id="4" w:author="Vitor Mascarenhas" w:date="2021-08-25T11:55:00Z" w:initials="VM">
    <w:p w14:paraId="1379CB72" w14:textId="239AA270" w:rsidR="00012827" w:rsidRDefault="00012827">
      <w:pPr>
        <w:pStyle w:val="CommentText"/>
      </w:pPr>
      <w:r>
        <w:rPr>
          <w:rStyle w:val="CommentReference"/>
        </w:rPr>
        <w:annotationRef/>
      </w:r>
      <w:r>
        <w:t xml:space="preserve">LEMBRAR de dar </w:t>
      </w:r>
      <w:r w:rsidR="00BD3D70">
        <w:t>TAB</w:t>
      </w:r>
      <w:r>
        <w:t xml:space="preserve"> em referências e anexo ao atualizar índice</w:t>
      </w:r>
    </w:p>
  </w:comment>
  <w:comment w:id="11" w:author="Vitor Mascarenhas" w:date="2021-10-07T21:39:00Z" w:initials="VM">
    <w:p w14:paraId="51C95DB4" w14:textId="258ABEA5" w:rsidR="00C0783B" w:rsidRDefault="00C0783B">
      <w:pPr>
        <w:pStyle w:val="CommentText"/>
      </w:pPr>
      <w:r>
        <w:rPr>
          <w:rStyle w:val="CommentReference"/>
        </w:rPr>
        <w:annotationRef/>
      </w:r>
      <w:r>
        <w:t>Procurar fonte para isso</w:t>
      </w:r>
    </w:p>
  </w:comment>
  <w:comment w:id="19" w:author="Vitor Mascarenhas" w:date="2021-08-16T14:33:00Z" w:initials="VM">
    <w:p w14:paraId="1CEEA526" w14:textId="77777777" w:rsidR="004C1E0B" w:rsidRPr="0066239A" w:rsidRDefault="004C1E0B" w:rsidP="004C1E0B">
      <w:pPr>
        <w:pStyle w:val="CommentText"/>
      </w:pPr>
      <w:r>
        <w:rPr>
          <w:rStyle w:val="CommentReference"/>
        </w:rPr>
        <w:annotationRef/>
      </w:r>
      <w:r w:rsidRPr="0066239A">
        <w:t>Achar um estudo melhor sobre a perda de eficiência do MFV</w:t>
      </w:r>
    </w:p>
    <w:p w14:paraId="0A425A55" w14:textId="77777777" w:rsidR="004C1E0B" w:rsidRPr="0066239A" w:rsidRDefault="004C1E0B" w:rsidP="004C1E0B">
      <w:pPr>
        <w:pStyle w:val="CommentText"/>
      </w:pPr>
    </w:p>
  </w:comment>
  <w:comment w:id="22" w:author="Vitor Mascarenhas" w:date="2021-08-12T08:42:00Z" w:initials="VM">
    <w:p w14:paraId="2E9012D9" w14:textId="77777777" w:rsidR="004C1E0B" w:rsidRPr="0066239A" w:rsidRDefault="004C1E0B" w:rsidP="004C1E0B">
      <w:pPr>
        <w:pStyle w:val="CommentText"/>
      </w:pPr>
      <w:r>
        <w:rPr>
          <w:rStyle w:val="CommentReference"/>
        </w:rPr>
        <w:annotationRef/>
      </w:r>
      <w:r w:rsidRPr="0066239A">
        <w:t>Trocar esse gráfico por um de melhor entendimento</w:t>
      </w:r>
    </w:p>
  </w:comment>
  <w:comment w:id="23" w:author="Vitor Mascarenhas" w:date="2021-08-12T16:03:00Z" w:initials="VM">
    <w:p w14:paraId="477B815C" w14:textId="77777777" w:rsidR="006E2031" w:rsidRDefault="004C1E0B" w:rsidP="004C1E0B">
      <w:pPr>
        <w:pStyle w:val="CommentText"/>
      </w:pPr>
      <w:r>
        <w:rPr>
          <w:rStyle w:val="CommentReference"/>
        </w:rPr>
        <w:annotationRef/>
      </w:r>
      <w:r w:rsidR="006E2031">
        <w:t xml:space="preserve">Carla: </w:t>
      </w:r>
    </w:p>
    <w:p w14:paraId="682FC980" w14:textId="7B355143" w:rsidR="004C1E0B" w:rsidRPr="0066239A" w:rsidRDefault="004C1E0B" w:rsidP="004C1E0B">
      <w:pPr>
        <w:pStyle w:val="CommentText"/>
      </w:pPr>
      <w:r w:rsidRPr="0066239A">
        <w:t>Cadê a declaração explicita do seu problema de pesquisa ou da sua pergunta de pesquisa na Introdução??</w:t>
      </w:r>
    </w:p>
  </w:comment>
  <w:comment w:id="36" w:author="Vitor Mascarenhas" w:date="2021-08-30T17:52:00Z" w:initials="VM">
    <w:p w14:paraId="27182FB6" w14:textId="43B1F9C1" w:rsidR="006E2031" w:rsidRDefault="006E2031">
      <w:pPr>
        <w:pStyle w:val="CommentText"/>
      </w:pPr>
      <w:r>
        <w:rPr>
          <w:rStyle w:val="CommentReference"/>
        </w:rPr>
        <w:annotationRef/>
      </w:r>
      <w:r>
        <w:t xml:space="preserve">buscar posteriormente o custo por m² de tal manutenção </w:t>
      </w:r>
    </w:p>
  </w:comment>
  <w:comment w:id="47" w:author="Vitor Mascarenhas" w:date="2021-08-12T09:36:00Z" w:initials="VM">
    <w:p w14:paraId="44212568" w14:textId="06E1A4B3" w:rsidR="004C1E0B" w:rsidRPr="0066239A" w:rsidRDefault="004C1E0B" w:rsidP="004C1E0B">
      <w:pPr>
        <w:pStyle w:val="CommentText"/>
      </w:pPr>
      <w:r>
        <w:rPr>
          <w:rStyle w:val="CommentReference"/>
        </w:rPr>
        <w:annotationRef/>
      </w:r>
      <w:r w:rsidR="009B1CA6">
        <w:t>Modificar</w:t>
      </w:r>
      <w:r w:rsidRPr="0066239A">
        <w:t xml:space="preserve"> essa seção</w:t>
      </w:r>
    </w:p>
  </w:comment>
  <w:comment w:id="48" w:author="Vitor Mascarenhas" w:date="2021-08-29T21:47:00Z" w:initials="VM">
    <w:p w14:paraId="5C96C005" w14:textId="4EE4A5CF" w:rsidR="00B041CF" w:rsidRDefault="00B041CF">
      <w:pPr>
        <w:pStyle w:val="CommentText"/>
      </w:pPr>
      <w:r>
        <w:rPr>
          <w:rStyle w:val="CommentReference"/>
        </w:rPr>
        <w:annotationRef/>
      </w:r>
      <w:r>
        <w:t>Conferir ou mudar isso</w:t>
      </w:r>
    </w:p>
  </w:comment>
  <w:comment w:id="49" w:author="Vitor Mascarenhas" w:date="2021-08-29T18:07:00Z" w:initials="VM">
    <w:p w14:paraId="67554C7C" w14:textId="4F745033" w:rsidR="00802A57" w:rsidRDefault="00802A57">
      <w:pPr>
        <w:pStyle w:val="CommentText"/>
      </w:pPr>
      <w:r>
        <w:rPr>
          <w:rStyle w:val="CommentReference"/>
        </w:rPr>
        <w:annotationRef/>
      </w:r>
      <w:r>
        <w:t>LEMBRAR DE FALAR SOBRE NAS CONCLUSOES</w:t>
      </w:r>
    </w:p>
  </w:comment>
  <w:comment w:id="55" w:author="Vitor Mascarenhas [2]" w:date="2021-08-18T16:03:00Z" w:initials="VM">
    <w:p w14:paraId="46A4D29C" w14:textId="77777777" w:rsidR="004C1E0B" w:rsidRDefault="004C1E0B" w:rsidP="004C1E0B">
      <w:pPr>
        <w:pStyle w:val="CommentText"/>
      </w:pPr>
      <w:r>
        <w:rPr>
          <w:rStyle w:val="CommentReference"/>
        </w:rPr>
        <w:annotationRef/>
      </w:r>
      <w:r>
        <w:t>Carla:</w:t>
      </w:r>
    </w:p>
    <w:p w14:paraId="3C307D9E" w14:textId="77777777" w:rsidR="004C1E0B" w:rsidRDefault="004C1E0B" w:rsidP="004C1E0B">
      <w:pPr>
        <w:pStyle w:val="CommentText"/>
      </w:pPr>
    </w:p>
    <w:p w14:paraId="2B4FF329" w14:textId="77777777" w:rsidR="004C1E0B" w:rsidRPr="00B77118" w:rsidRDefault="004C1E0B" w:rsidP="004C1E0B">
      <w:pPr>
        <w:pStyle w:val="CommentText"/>
      </w:pPr>
      <w:r w:rsidRPr="00B77118">
        <w:t>O seu trabalho é só limpar os módulos??</w:t>
      </w:r>
    </w:p>
    <w:p w14:paraId="353040CA" w14:textId="77777777" w:rsidR="004C1E0B" w:rsidRPr="00B77118" w:rsidRDefault="004C1E0B" w:rsidP="004C1E0B">
      <w:pPr>
        <w:pStyle w:val="CommentText"/>
      </w:pPr>
    </w:p>
    <w:p w14:paraId="17325782" w14:textId="77777777" w:rsidR="004C1E0B" w:rsidRPr="00B77118" w:rsidRDefault="004C1E0B" w:rsidP="004C1E0B">
      <w:pPr>
        <w:pStyle w:val="CommentText"/>
      </w:pPr>
      <w:r w:rsidRPr="00B77118">
        <w:t>Cadê o referencial teórico a respeito dos efeitos da sujidade no desempenho dos módulos fotovoltaicos??</w:t>
      </w:r>
    </w:p>
    <w:p w14:paraId="0153CCB4" w14:textId="77777777" w:rsidR="004C1E0B" w:rsidRPr="00B77118" w:rsidRDefault="004C1E0B" w:rsidP="004C1E0B">
      <w:pPr>
        <w:pStyle w:val="CommentText"/>
      </w:pPr>
    </w:p>
    <w:p w14:paraId="06E0CAE5" w14:textId="77777777" w:rsidR="004C1E0B" w:rsidRPr="00B77118" w:rsidRDefault="004C1E0B" w:rsidP="004C1E0B">
      <w:pPr>
        <w:pStyle w:val="CommentText"/>
      </w:pPr>
      <w:r w:rsidRPr="00B77118">
        <w:t>Está MUITO AQUÉM do necessário para o desenvolvimento do projeto e deve ser revisto. O seu trabalho é só limpar os módulos??</w:t>
      </w:r>
    </w:p>
    <w:p w14:paraId="78D45AD4" w14:textId="77777777" w:rsidR="004C1E0B" w:rsidRPr="00B77118" w:rsidRDefault="004C1E0B" w:rsidP="004C1E0B">
      <w:pPr>
        <w:pStyle w:val="CommentText"/>
      </w:pPr>
    </w:p>
    <w:p w14:paraId="05AD5FBB" w14:textId="77777777" w:rsidR="004C1E0B" w:rsidRPr="00B77118" w:rsidRDefault="004C1E0B" w:rsidP="004C1E0B">
      <w:pPr>
        <w:pStyle w:val="CommentText"/>
      </w:pPr>
      <w:r w:rsidRPr="00B77118">
        <w:t>Cadê o referencial teórico a respeito dos efeitos da sujidade no desempenho dos módulos fotovoltaicos??</w:t>
      </w:r>
    </w:p>
    <w:p w14:paraId="673E4998" w14:textId="77777777" w:rsidR="004C1E0B" w:rsidRPr="00B77118" w:rsidRDefault="004C1E0B" w:rsidP="004C1E0B">
      <w:pPr>
        <w:pStyle w:val="CommentText"/>
      </w:pPr>
    </w:p>
    <w:p w14:paraId="5B9A430E" w14:textId="77777777" w:rsidR="004C1E0B" w:rsidRPr="00B77118" w:rsidRDefault="004C1E0B" w:rsidP="004C1E0B">
      <w:pPr>
        <w:pStyle w:val="CommentText"/>
      </w:pPr>
      <w:r w:rsidRPr="00B77118">
        <w:t>Está MUITO AQUÉM do necessário para o desenvolvimento do projeto e deve ser revisto.</w:t>
      </w:r>
    </w:p>
  </w:comment>
  <w:comment w:id="57" w:author="Vitor Mascarenhas [2]" w:date="2021-10-06T16:02:00Z" w:initials="VM">
    <w:p w14:paraId="52BA3D63" w14:textId="497D1F9A" w:rsidR="00B27E70" w:rsidRDefault="00B27E70">
      <w:pPr>
        <w:pStyle w:val="CommentText"/>
      </w:pPr>
      <w:r>
        <w:rPr>
          <w:rStyle w:val="CommentReference"/>
        </w:rPr>
        <w:annotationRef/>
      </w:r>
      <w:r>
        <w:t>Reorganizar informações</w:t>
      </w:r>
    </w:p>
  </w:comment>
  <w:comment w:id="73" w:author="Vitor Mascarenhas [2]" w:date="2021-08-18T16:49:00Z" w:initials="VM">
    <w:p w14:paraId="480B4D12" w14:textId="77777777" w:rsidR="004C1E0B" w:rsidRPr="00694F92" w:rsidRDefault="004C1E0B" w:rsidP="004C1E0B">
      <w:pPr>
        <w:pStyle w:val="CommentText"/>
      </w:pPr>
      <w:r>
        <w:rPr>
          <w:rStyle w:val="CommentReference"/>
        </w:rPr>
        <w:annotationRef/>
      </w:r>
      <w:r w:rsidRPr="00694F92">
        <w:t>Ponto e v</w:t>
      </w:r>
      <w:r>
        <w:t xml:space="preserve">irgula para corpo e ponto na ultima </w:t>
      </w:r>
    </w:p>
  </w:comment>
  <w:comment w:id="74" w:author="Vitor Mascarenhas" w:date="2021-08-12T17:16:00Z" w:initials="VM">
    <w:p w14:paraId="74989556" w14:textId="77777777" w:rsidR="004C1E0B" w:rsidRPr="0066239A" w:rsidRDefault="004C1E0B" w:rsidP="004C1E0B">
      <w:pPr>
        <w:pStyle w:val="CommentText"/>
      </w:pPr>
      <w:r>
        <w:rPr>
          <w:rStyle w:val="CommentReference"/>
        </w:rPr>
        <w:annotationRef/>
      </w:r>
      <w:r w:rsidRPr="0066239A">
        <w:t>Citação solta</w:t>
      </w:r>
    </w:p>
  </w:comment>
  <w:comment w:id="75" w:author="Vitor Mascarenhas" w:date="2021-08-13T07:42:00Z" w:initials="VM">
    <w:p w14:paraId="1CA5F05E" w14:textId="0A259BCD" w:rsidR="004C1E0B" w:rsidRPr="0066239A" w:rsidRDefault="004C1E0B" w:rsidP="004C1E0B">
      <w:pPr>
        <w:pStyle w:val="CommentText"/>
      </w:pPr>
      <w:r>
        <w:rPr>
          <w:rStyle w:val="CommentReference"/>
        </w:rPr>
        <w:annotationRef/>
      </w:r>
      <w:r w:rsidRPr="0066239A">
        <w:t xml:space="preserve">Buscar fonte que fala de tipos de sujidade em diferentes ambientes, </w:t>
      </w:r>
      <w:r w:rsidR="00677826" w:rsidRPr="0066239A">
        <w:t>intempéries</w:t>
      </w:r>
      <w:r w:rsidRPr="0066239A">
        <w:t xml:space="preserve">, </w:t>
      </w:r>
      <w:r w:rsidR="00677826" w:rsidRPr="0066239A">
        <w:t>etc.</w:t>
      </w:r>
    </w:p>
  </w:comment>
  <w:comment w:id="78" w:author="Vitor Mascarenhas" w:date="2021-08-16T15:00:00Z" w:initials="VM">
    <w:p w14:paraId="7ED0398D" w14:textId="699C744A" w:rsidR="004C1E0B" w:rsidRPr="0066239A" w:rsidRDefault="004C1E0B" w:rsidP="004C1E0B">
      <w:pPr>
        <w:pStyle w:val="CommentText"/>
      </w:pPr>
      <w:r>
        <w:rPr>
          <w:rStyle w:val="CommentReference"/>
        </w:rPr>
        <w:annotationRef/>
      </w:r>
      <w:r w:rsidRPr="0066239A">
        <w:t xml:space="preserve">Corrigir essa fonte ou trocar figura. A imagem deve estar descrita na seção de </w:t>
      </w:r>
      <w:r w:rsidR="00907486" w:rsidRPr="0066239A">
        <w:t>Referências</w:t>
      </w:r>
      <w:r w:rsidRPr="0066239A">
        <w:t xml:space="preserve"> Bibliográficas</w:t>
      </w:r>
    </w:p>
  </w:comment>
  <w:comment w:id="84" w:author="Vitor Mascarenhas [2]" w:date="2021-08-18T16:51:00Z" w:initials="VM">
    <w:p w14:paraId="153CD561" w14:textId="77777777" w:rsidR="004C1E0B" w:rsidRPr="00BD51B1" w:rsidRDefault="004C1E0B" w:rsidP="004C1E0B">
      <w:pPr>
        <w:pStyle w:val="CommentText"/>
      </w:pPr>
      <w:r>
        <w:rPr>
          <w:rStyle w:val="CommentReference"/>
        </w:rPr>
        <w:annotationRef/>
      </w:r>
      <w:r w:rsidRPr="00BD51B1">
        <w:t>Pa</w:t>
      </w:r>
      <w:r>
        <w:t>lavras estrangeiras em itálico</w:t>
      </w:r>
    </w:p>
  </w:comment>
  <w:comment w:id="85" w:author="Vitor Mascarenhas" w:date="2021-08-17T10:11:00Z" w:initials="VM">
    <w:p w14:paraId="59D2A727" w14:textId="77777777" w:rsidR="004C1E0B" w:rsidRPr="0066239A" w:rsidRDefault="004C1E0B" w:rsidP="004C1E0B">
      <w:pPr>
        <w:pStyle w:val="CommentText"/>
      </w:pPr>
      <w:r>
        <w:rPr>
          <w:rStyle w:val="CommentReference"/>
        </w:rPr>
        <w:annotationRef/>
      </w:r>
      <w:r w:rsidRPr="0066239A">
        <w:t>Referência solta sem pontuação</w:t>
      </w:r>
    </w:p>
  </w:comment>
  <w:comment w:id="88" w:author="Vitor Mascarenhas" w:date="2021-08-16T15:23:00Z" w:initials="VM">
    <w:p w14:paraId="016376DD" w14:textId="003C24AC" w:rsidR="004C1E0B" w:rsidRPr="0066239A" w:rsidRDefault="004C1E0B" w:rsidP="004C1E0B">
      <w:pPr>
        <w:pStyle w:val="CommentText"/>
      </w:pPr>
      <w:r>
        <w:rPr>
          <w:rStyle w:val="CommentReference"/>
        </w:rPr>
        <w:annotationRef/>
      </w:r>
      <w:r w:rsidR="00733E74" w:rsidRPr="0066239A">
        <w:t>Referência</w:t>
      </w:r>
      <w:r w:rsidRPr="0066239A">
        <w:t xml:space="preserve"> deve existir na seção de referencias</w:t>
      </w:r>
    </w:p>
  </w:comment>
  <w:comment w:id="201" w:author="Vitor Mascarenhas" w:date="2021-12-02T10:18:00Z" w:initials="VM">
    <w:p w14:paraId="36F56D48" w14:textId="692AAB45" w:rsidR="00A15C94" w:rsidRDefault="00A15C94">
      <w:pPr>
        <w:pStyle w:val="CommentText"/>
      </w:pPr>
      <w:r>
        <w:rPr>
          <w:rStyle w:val="CommentReference"/>
        </w:rPr>
        <w:annotationRef/>
      </w:r>
      <w:r w:rsidR="0068227A">
        <w:rPr>
          <w:noProof/>
        </w:rPr>
        <w:t>terminar de escrever</w:t>
      </w:r>
    </w:p>
  </w:comment>
  <w:comment w:id="226" w:author="Vitor Mascarenhas" w:date="2021-12-01T18:43:00Z" w:initials="VM">
    <w:p w14:paraId="691A7204" w14:textId="3486E6DE" w:rsidR="00D03FF5" w:rsidRDefault="00D03FF5">
      <w:pPr>
        <w:pStyle w:val="CommentText"/>
      </w:pPr>
      <w:r>
        <w:rPr>
          <w:rStyle w:val="CommentReference"/>
        </w:rPr>
        <w:annotationRef/>
      </w:r>
      <w:r w:rsidR="00D34613">
        <w:rPr>
          <w:rStyle w:val="CommentReference"/>
        </w:rPr>
        <w:t>Terminar de escrever</w:t>
      </w:r>
    </w:p>
  </w:comment>
  <w:comment w:id="254" w:author="Vitor Mascarenhas" w:date="2021-12-07T23:50:00Z" w:initials="VM">
    <w:p w14:paraId="781F94F7" w14:textId="003AADF4" w:rsidR="00DC2A1B" w:rsidRDefault="00DC2A1B">
      <w:pPr>
        <w:pStyle w:val="CommentText"/>
      </w:pPr>
      <w:r>
        <w:rPr>
          <w:rStyle w:val="CommentReference"/>
        </w:rPr>
        <w:annotationRef/>
      </w:r>
      <w:r>
        <w:t>Comentar sobre</w:t>
      </w:r>
    </w:p>
  </w:comment>
  <w:comment w:id="256" w:author="Vitor Mascarenhas" w:date="2021-12-02T02:18:00Z" w:initials="VM">
    <w:p w14:paraId="20AE358A" w14:textId="596CFA6D" w:rsidR="00D34613" w:rsidRDefault="00D34613">
      <w:pPr>
        <w:pStyle w:val="CommentText"/>
      </w:pPr>
      <w:r>
        <w:rPr>
          <w:rStyle w:val="CommentReference"/>
        </w:rPr>
        <w:annotationRef/>
      </w:r>
      <w:r>
        <w:t>Melhorar texto</w:t>
      </w:r>
    </w:p>
  </w:comment>
  <w:comment w:id="259" w:author="Vitor Mascarenhas" w:date="2021-11-22T15:28:00Z" w:initials="VM">
    <w:p w14:paraId="0E6CF364" w14:textId="18245E0B" w:rsidR="00550FF0" w:rsidRDefault="00550FF0">
      <w:pPr>
        <w:pStyle w:val="CommentText"/>
      </w:pPr>
      <w:r>
        <w:rPr>
          <w:rStyle w:val="CommentReference"/>
        </w:rPr>
        <w:annotationRef/>
      </w:r>
      <w:r>
        <w:t>Modificar pelos pareados</w:t>
      </w:r>
      <w:r w:rsidR="00B03026">
        <w:t xml:space="preserve"> rejeitados pelo anova</w:t>
      </w:r>
      <w:r w:rsidR="00062DE9">
        <w:t xml:space="preserve"> (ou todos?)</w:t>
      </w:r>
    </w:p>
  </w:comment>
  <w:comment w:id="277" w:author="Vitor Mascarenhas" w:date="2021-08-17T10:15:00Z" w:initials="VM">
    <w:p w14:paraId="7B3C51CB" w14:textId="592FC303" w:rsidR="004C1E0B" w:rsidRDefault="004C1E0B" w:rsidP="004C1E0B">
      <w:pPr>
        <w:pStyle w:val="CommentText"/>
      </w:pPr>
      <w:r w:rsidRPr="0066239A">
        <w:t>LEMBRAR DE QUEBRAR LINHA NA VERSÃO FINAL!</w:t>
      </w:r>
    </w:p>
    <w:p w14:paraId="18593504" w14:textId="315395A6" w:rsidR="005A2C1B" w:rsidRDefault="005A2C1B" w:rsidP="004C1E0B">
      <w:pPr>
        <w:pStyle w:val="CommentText"/>
      </w:pPr>
    </w:p>
    <w:p w14:paraId="6EA0C7CF" w14:textId="41B13140" w:rsidR="005A2C1B" w:rsidRDefault="005A2C1B" w:rsidP="004C1E0B">
      <w:pPr>
        <w:pStyle w:val="CommentText"/>
      </w:pPr>
      <w:r>
        <w:t>LEMBRAR DE ADICIONAR O ZERO-WIDTH SPACE POINT DEPOIS DE /. PARA URL NÃO FICAR SALTADA. {200b+ALT+X}</w:t>
      </w:r>
    </w:p>
    <w:p w14:paraId="541ADF9E" w14:textId="77777777" w:rsidR="004C1E0B" w:rsidRDefault="004C1E0B" w:rsidP="004C1E0B">
      <w:pPr>
        <w:pStyle w:val="CommentText"/>
      </w:pPr>
    </w:p>
    <w:p w14:paraId="26018871" w14:textId="37A5471A" w:rsidR="004C1E0B" w:rsidRPr="0066239A" w:rsidRDefault="004C1E0B" w:rsidP="004C1E0B">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9F46FE5" w15:done="0"/>
  <w15:commentEx w15:paraId="1379CB72" w15:done="0"/>
  <w15:commentEx w15:paraId="51C95DB4" w15:done="0"/>
  <w15:commentEx w15:paraId="0A425A55" w15:done="0"/>
  <w15:commentEx w15:paraId="2E9012D9" w15:done="0"/>
  <w15:commentEx w15:paraId="682FC980" w15:done="0"/>
  <w15:commentEx w15:paraId="27182FB6" w15:done="0"/>
  <w15:commentEx w15:paraId="44212568" w15:done="0"/>
  <w15:commentEx w15:paraId="5C96C005" w15:done="0"/>
  <w15:commentEx w15:paraId="67554C7C" w15:done="0"/>
  <w15:commentEx w15:paraId="5B9A430E" w15:done="0"/>
  <w15:commentEx w15:paraId="52BA3D63" w15:done="0"/>
  <w15:commentEx w15:paraId="480B4D12" w15:done="0"/>
  <w15:commentEx w15:paraId="74989556" w15:done="0"/>
  <w15:commentEx w15:paraId="1CA5F05E" w15:done="0"/>
  <w15:commentEx w15:paraId="7ED0398D" w15:done="0"/>
  <w15:commentEx w15:paraId="153CD561" w15:done="0"/>
  <w15:commentEx w15:paraId="59D2A727" w15:done="0"/>
  <w15:commentEx w15:paraId="016376DD" w15:done="0"/>
  <w15:commentEx w15:paraId="36F56D48" w15:done="0"/>
  <w15:commentEx w15:paraId="691A7204" w15:done="0"/>
  <w15:commentEx w15:paraId="781F94F7" w15:done="0"/>
  <w15:commentEx w15:paraId="20AE358A" w15:done="0"/>
  <w15:commentEx w15:paraId="0E6CF364" w15:done="0"/>
  <w15:commentEx w15:paraId="260188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5098984" w16cex:dateUtc="2021-10-07T17:58:00Z"/>
  <w16cex:commentExtensible w16cex:durableId="24D0AE21" w16cex:dateUtc="2021-08-25T14:55:00Z"/>
  <w16cex:commentExtensible w16cex:durableId="2509E776" w16cex:dateUtc="2021-10-08T00:39:00Z"/>
  <w16cex:commentExtensible w16cex:durableId="24C4F5D2" w16cex:dateUtc="2021-08-16T17:33:00Z"/>
  <w16cex:commentExtensible w16cex:durableId="24BF5D87" w16cex:dateUtc="2021-08-12T11:42:00Z"/>
  <w16cex:commentExtensible w16cex:durableId="24BFC4E2" w16cex:dateUtc="2021-08-12T19:03:00Z"/>
  <w16cex:commentExtensible w16cex:durableId="24D7996D" w16cex:dateUtc="2021-08-30T20:52:00Z"/>
  <w16cex:commentExtensible w16cex:durableId="24BF6A1A" w16cex:dateUtc="2021-08-12T12:36:00Z"/>
  <w16cex:commentExtensible w16cex:durableId="24D67EF7" w16cex:dateUtc="2021-08-30T00:47:00Z"/>
  <w16cex:commentExtensible w16cex:durableId="24D64B75" w16cex:dateUtc="2021-08-29T21:07:00Z"/>
  <w16cex:commentExtensible w16cex:durableId="24C910A7" w16cex:dateUtc="2021-08-18T19:03:00Z"/>
  <w16cex:commentExtensible w16cex:durableId="25084733" w16cex:dateUtc="2021-10-06T19:02:00Z"/>
  <w16cex:commentExtensible w16cex:durableId="24C7B892" w16cex:dateUtc="2021-08-18T19:49:00Z"/>
  <w16cex:commentExtensible w16cex:durableId="24BFD5E8" w16cex:dateUtc="2021-08-12T20:16:00Z"/>
  <w16cex:commentExtensible w16cex:durableId="24C0A0E6" w16cex:dateUtc="2021-08-13T10:42:00Z"/>
  <w16cex:commentExtensible w16cex:durableId="24C4FC26" w16cex:dateUtc="2021-08-16T18:00:00Z"/>
  <w16cex:commentExtensible w16cex:durableId="24C7B8FA" w16cex:dateUtc="2021-08-18T19:51:00Z"/>
  <w16cex:commentExtensible w16cex:durableId="24C609E1" w16cex:dateUtc="2021-08-17T13:11:00Z"/>
  <w16cex:commentExtensible w16cex:durableId="24C5017A" w16cex:dateUtc="2021-08-16T18:23:00Z"/>
  <w16cex:commentExtensible w16cex:durableId="25531BF7" w16cex:dateUtc="2021-12-02T13:18:00Z"/>
  <w16cex:commentExtensible w16cex:durableId="255240E7" w16cex:dateUtc="2021-12-01T21:43:00Z"/>
  <w16cex:commentExtensible w16cex:durableId="255A71C8" w16cex:dateUtc="2021-12-08T02:50:00Z"/>
  <w16cex:commentExtensible w16cex:durableId="2552AB82" w16cex:dateUtc="2021-12-02T05:18:00Z"/>
  <w16cex:commentExtensible w16cex:durableId="254635A2" w16cex:dateUtc="2021-11-22T18:28:00Z"/>
  <w16cex:commentExtensible w16cex:durableId="24C60AD1" w16cex:dateUtc="2021-08-17T1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9F46FE5" w16cid:durableId="25098984"/>
  <w16cid:commentId w16cid:paraId="1379CB72" w16cid:durableId="24D0AE21"/>
  <w16cid:commentId w16cid:paraId="51C95DB4" w16cid:durableId="2509E776"/>
  <w16cid:commentId w16cid:paraId="0A425A55" w16cid:durableId="24C4F5D2"/>
  <w16cid:commentId w16cid:paraId="2E9012D9" w16cid:durableId="24BF5D87"/>
  <w16cid:commentId w16cid:paraId="682FC980" w16cid:durableId="24BFC4E2"/>
  <w16cid:commentId w16cid:paraId="27182FB6" w16cid:durableId="24D7996D"/>
  <w16cid:commentId w16cid:paraId="44212568" w16cid:durableId="24BF6A1A"/>
  <w16cid:commentId w16cid:paraId="5C96C005" w16cid:durableId="24D67EF7"/>
  <w16cid:commentId w16cid:paraId="67554C7C" w16cid:durableId="24D64B75"/>
  <w16cid:commentId w16cid:paraId="5B9A430E" w16cid:durableId="24C910A7"/>
  <w16cid:commentId w16cid:paraId="52BA3D63" w16cid:durableId="25084733"/>
  <w16cid:commentId w16cid:paraId="480B4D12" w16cid:durableId="24C7B892"/>
  <w16cid:commentId w16cid:paraId="74989556" w16cid:durableId="24BFD5E8"/>
  <w16cid:commentId w16cid:paraId="1CA5F05E" w16cid:durableId="24C0A0E6"/>
  <w16cid:commentId w16cid:paraId="7ED0398D" w16cid:durableId="24C4FC26"/>
  <w16cid:commentId w16cid:paraId="153CD561" w16cid:durableId="24C7B8FA"/>
  <w16cid:commentId w16cid:paraId="59D2A727" w16cid:durableId="24C609E1"/>
  <w16cid:commentId w16cid:paraId="016376DD" w16cid:durableId="24C5017A"/>
  <w16cid:commentId w16cid:paraId="36F56D48" w16cid:durableId="25531BF7"/>
  <w16cid:commentId w16cid:paraId="691A7204" w16cid:durableId="255240E7"/>
  <w16cid:commentId w16cid:paraId="781F94F7" w16cid:durableId="255A71C8"/>
  <w16cid:commentId w16cid:paraId="20AE358A" w16cid:durableId="2552AB82"/>
  <w16cid:commentId w16cid:paraId="0E6CF364" w16cid:durableId="254635A2"/>
  <w16cid:commentId w16cid:paraId="26018871" w16cid:durableId="24C60A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D628C" w14:textId="77777777" w:rsidR="00786D2A" w:rsidRDefault="00786D2A">
      <w:pPr>
        <w:spacing w:line="240" w:lineRule="auto"/>
      </w:pPr>
      <w:r>
        <w:separator/>
      </w:r>
    </w:p>
  </w:endnote>
  <w:endnote w:type="continuationSeparator" w:id="0">
    <w:p w14:paraId="681B8C1A" w14:textId="77777777" w:rsidR="00786D2A" w:rsidRDefault="00786D2A">
      <w:pPr>
        <w:spacing w:line="240" w:lineRule="auto"/>
      </w:pPr>
      <w:r>
        <w:continuationSeparator/>
      </w:r>
    </w:p>
  </w:endnote>
  <w:endnote w:type="continuationNotice" w:id="1">
    <w:p w14:paraId="781BE7CE" w14:textId="77777777" w:rsidR="00786D2A" w:rsidRDefault="00786D2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MMI12">
    <w:altName w:val="Cambria"/>
    <w:panose1 w:val="00000000000000000000"/>
    <w:charset w:val="00"/>
    <w:family w:val="roman"/>
    <w:notTrueType/>
    <w:pitch w:val="default"/>
  </w:font>
  <w:font w:name="CMMI8">
    <w:altName w:val="Cambria"/>
    <w:panose1 w:val="00000000000000000000"/>
    <w:charset w:val="00"/>
    <w:family w:val="roman"/>
    <w:notTrueType/>
    <w:pitch w:val="default"/>
  </w:font>
  <w:font w:name="Kp-Regular">
    <w:altName w:val="Cambria"/>
    <w:panose1 w:val="00000000000000000000"/>
    <w:charset w:val="00"/>
    <w:family w:val="roman"/>
    <w:notTrueType/>
    <w:pitch w:val="default"/>
  </w:font>
  <w:font w:name="Times-Italic">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CFF32" w14:textId="77777777" w:rsidR="00786D2A" w:rsidRPr="00360AA8" w:rsidRDefault="00786D2A" w:rsidP="00360AA8">
      <w:pPr>
        <w:pStyle w:val="Footer"/>
        <w:rPr>
          <w:lang w:val="de-DE"/>
        </w:rPr>
      </w:pPr>
      <w:r>
        <w:rPr>
          <w:lang w:val="de-DE"/>
        </w:rPr>
        <w:t>––––––––––––––––––––––––</w:t>
      </w:r>
    </w:p>
  </w:footnote>
  <w:footnote w:type="continuationSeparator" w:id="0">
    <w:p w14:paraId="66FBAECB" w14:textId="77777777" w:rsidR="00786D2A" w:rsidRPr="00360AA8" w:rsidRDefault="00786D2A">
      <w:pPr>
        <w:spacing w:line="240" w:lineRule="auto"/>
        <w:rPr>
          <w:lang w:val="de-DE"/>
        </w:rPr>
      </w:pPr>
      <w:r>
        <w:rPr>
          <w:lang w:val="de-DE"/>
        </w:rPr>
        <w:t>–––––––––––––––––––––––––</w:t>
      </w:r>
    </w:p>
  </w:footnote>
  <w:footnote w:type="continuationNotice" w:id="1">
    <w:p w14:paraId="65A91E74" w14:textId="77777777" w:rsidR="00786D2A" w:rsidRDefault="00786D2A">
      <w:pPr>
        <w:spacing w:line="240" w:lineRule="auto"/>
      </w:pPr>
    </w:p>
  </w:footnote>
  <w:footnote w:id="2">
    <w:p w14:paraId="149FBD33" w14:textId="438A21D1" w:rsidR="008A0AC8" w:rsidRPr="00EA099E" w:rsidRDefault="008A0AC8">
      <w:pPr>
        <w:pStyle w:val="FootnoteText"/>
      </w:pPr>
      <w:r w:rsidRPr="00EA099E">
        <w:rPr>
          <w:rStyle w:val="FootnoteReference"/>
        </w:rPr>
        <w:footnoteRef/>
      </w:r>
      <w:r w:rsidR="00572CA3" w:rsidRPr="00EA099E">
        <w:t xml:space="preserve"> </w:t>
      </w:r>
      <w:r w:rsidR="00705D91" w:rsidRPr="00EA099E">
        <w:rPr>
          <w:color w:val="242021"/>
          <w:sz w:val="22"/>
          <w:szCs w:val="22"/>
        </w:rPr>
        <w:t>conjunto de módulos fotovoltaicos ou subarranjos fotovoltaicos mecânica e eletricamente integrados, incluindo a estrutura de suporte. Um arranjo fotovoltaico não inclui sua fundação, aparato de rastreamento, controle térmico e outros elementos similares (ABNT NBR 10899</w:t>
      </w:r>
      <w:r w:rsidR="00415058" w:rsidRPr="00EA099E">
        <w:rPr>
          <w:color w:val="242021"/>
          <w:sz w:val="22"/>
          <w:szCs w:val="22"/>
        </w:rPr>
        <w:t xml:space="preserve">, </w:t>
      </w:r>
      <w:r w:rsidR="00705D91" w:rsidRPr="00EA099E">
        <w:rPr>
          <w:color w:val="242021"/>
          <w:sz w:val="22"/>
          <w:szCs w:val="22"/>
        </w:rPr>
        <w:t>2020)</w:t>
      </w:r>
      <w:r w:rsidR="00497C21">
        <w:rPr>
          <w:color w:val="242021"/>
          <w:sz w:val="22"/>
          <w:szCs w:val="22"/>
        </w:rPr>
        <w:t>.</w:t>
      </w:r>
      <w:r w:rsidR="00A61F59">
        <w:rPr>
          <w:color w:val="242021"/>
          <w:sz w:val="22"/>
          <w:szCs w:val="22"/>
        </w:rPr>
        <w:t xml:space="preserve"> </w:t>
      </w:r>
      <w:sdt>
        <w:sdtPr>
          <w:rPr>
            <w:vanish/>
            <w:color w:val="FFFFFF" w:themeColor="background1"/>
            <w:sz w:val="22"/>
            <w:szCs w:val="22"/>
          </w:rPr>
          <w:id w:val="-638884568"/>
          <w:citation/>
        </w:sdtPr>
        <w:sdtEndPr/>
        <w:sdtContent>
          <w:r w:rsidR="00A61F59" w:rsidRPr="00A61F59">
            <w:rPr>
              <w:vanish/>
              <w:color w:val="FFFFFF" w:themeColor="background1"/>
              <w:sz w:val="22"/>
              <w:szCs w:val="22"/>
            </w:rPr>
            <w:fldChar w:fldCharType="begin"/>
          </w:r>
          <w:r w:rsidR="00A61F59" w:rsidRPr="00A61F59">
            <w:rPr>
              <w:vanish/>
              <w:color w:val="FFFFFF" w:themeColor="background1"/>
              <w:sz w:val="22"/>
              <w:szCs w:val="22"/>
            </w:rPr>
            <w:instrText xml:space="preserve"> CITATION ASS20 \l 1031 </w:instrText>
          </w:r>
          <w:r w:rsidR="00A61F59" w:rsidRPr="00A61F59">
            <w:rPr>
              <w:vanish/>
              <w:color w:val="FFFFFF" w:themeColor="background1"/>
              <w:sz w:val="22"/>
              <w:szCs w:val="22"/>
            </w:rPr>
            <w:fldChar w:fldCharType="separate"/>
          </w:r>
          <w:r w:rsidR="00607771" w:rsidRPr="00607771">
            <w:rPr>
              <w:noProof/>
              <w:color w:val="FFFFFF" w:themeColor="background1"/>
              <w:sz w:val="22"/>
              <w:szCs w:val="22"/>
            </w:rPr>
            <w:t>(ABDNT, 2020)</w:t>
          </w:r>
          <w:r w:rsidR="00A61F59" w:rsidRPr="00A61F59">
            <w:rPr>
              <w:vanish/>
              <w:color w:val="FFFFFF" w:themeColor="background1"/>
              <w:sz w:val="22"/>
              <w:szCs w:val="22"/>
            </w:rPr>
            <w:fldChar w:fldCharType="end"/>
          </w:r>
        </w:sdtContent>
      </w:sdt>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E774B" w14:textId="77777777" w:rsidR="0045786A" w:rsidRPr="000C3AD7" w:rsidRDefault="0045786A" w:rsidP="00F86FFA">
    <w:pPr>
      <w:pStyle w:val="Header"/>
      <w:framePr w:wrap="around" w:vAnchor="text" w:hAnchor="page" w:x="10534" w:y="8"/>
      <w:rPr>
        <w:rStyle w:val="PageNumber"/>
        <w:sz w:val="22"/>
        <w:szCs w:val="16"/>
      </w:rPr>
    </w:pPr>
    <w:r w:rsidRPr="00F86FFA">
      <w:rPr>
        <w:rStyle w:val="PageNumber"/>
        <w:sz w:val="22"/>
        <w:szCs w:val="16"/>
      </w:rPr>
      <w:fldChar w:fldCharType="begin"/>
    </w:r>
    <w:r w:rsidRPr="00F86FFA">
      <w:rPr>
        <w:rStyle w:val="PageNumber"/>
        <w:sz w:val="22"/>
        <w:szCs w:val="16"/>
      </w:rPr>
      <w:instrText xml:space="preserve">PAGE  </w:instrText>
    </w:r>
    <w:r w:rsidRPr="00F86FFA">
      <w:rPr>
        <w:rStyle w:val="PageNumber"/>
        <w:sz w:val="22"/>
        <w:szCs w:val="16"/>
      </w:rPr>
      <w:fldChar w:fldCharType="separate"/>
    </w:r>
    <w:r w:rsidRPr="00F86FFA">
      <w:rPr>
        <w:rStyle w:val="PageNumber"/>
        <w:noProof/>
        <w:sz w:val="22"/>
        <w:szCs w:val="16"/>
      </w:rPr>
      <w:t>19</w:t>
    </w:r>
    <w:r w:rsidRPr="00F86FFA">
      <w:rPr>
        <w:rStyle w:val="PageNumber"/>
        <w:sz w:val="22"/>
        <w:szCs w:val="16"/>
      </w:rPr>
      <w:fldChar w:fldCharType="end"/>
    </w:r>
  </w:p>
  <w:p w14:paraId="1CF353E3" w14:textId="77777777" w:rsidR="0045786A" w:rsidRDefault="0045786A">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D42AC5F4"/>
    <w:lvl w:ilvl="0">
      <w:numFmt w:val="decimal"/>
      <w:pStyle w:val="ListBullet"/>
      <w:lvlText w:val="*"/>
      <w:lvlJc w:val="left"/>
    </w:lvl>
  </w:abstractNum>
  <w:abstractNum w:abstractNumId="1" w15:restartNumberingAfterBreak="0">
    <w:nsid w:val="11760CAE"/>
    <w:multiLevelType w:val="hybridMultilevel"/>
    <w:tmpl w:val="430203D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8DF4BD6"/>
    <w:multiLevelType w:val="hybridMultilevel"/>
    <w:tmpl w:val="ABF8B304"/>
    <w:lvl w:ilvl="0" w:tplc="04160017">
      <w:start w:val="1"/>
      <w:numFmt w:val="lowerLetter"/>
      <w:lvlText w:val="%1)"/>
      <w:lvlJc w:val="left"/>
      <w:pPr>
        <w:ind w:left="720" w:hanging="360"/>
      </w:pPr>
    </w:lvl>
    <w:lvl w:ilvl="1" w:tplc="0416001B">
      <w:start w:val="1"/>
      <w:numFmt w:val="lowerRoman"/>
      <w:lvlText w:val="%2."/>
      <w:lvlJc w:val="righ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AC1261B"/>
    <w:multiLevelType w:val="hybridMultilevel"/>
    <w:tmpl w:val="2E2810C6"/>
    <w:lvl w:ilvl="0" w:tplc="D3F4E5B0">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D267EC4"/>
    <w:multiLevelType w:val="hybridMultilevel"/>
    <w:tmpl w:val="E112EFC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1C4175F"/>
    <w:multiLevelType w:val="hybridMultilevel"/>
    <w:tmpl w:val="B32A0302"/>
    <w:lvl w:ilvl="0" w:tplc="04160017">
      <w:start w:val="1"/>
      <w:numFmt w:val="lowerLetter"/>
      <w:lvlText w:val="%1)"/>
      <w:lvlJc w:val="left"/>
      <w:pPr>
        <w:ind w:left="720" w:hanging="360"/>
      </w:pPr>
    </w:lvl>
    <w:lvl w:ilvl="1" w:tplc="0416001B">
      <w:start w:val="1"/>
      <w:numFmt w:val="lowerRoman"/>
      <w:lvlText w:val="%2."/>
      <w:lvlJc w:val="righ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5FF6DFB"/>
    <w:multiLevelType w:val="hybridMultilevel"/>
    <w:tmpl w:val="17D83D8A"/>
    <w:lvl w:ilvl="0" w:tplc="F0C44608">
      <w:start w:val="1"/>
      <w:numFmt w:val="lowerLetter"/>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7952C05"/>
    <w:multiLevelType w:val="hybridMultilevel"/>
    <w:tmpl w:val="C068FC5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B4D740F"/>
    <w:multiLevelType w:val="hybridMultilevel"/>
    <w:tmpl w:val="5C48BB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C0C11EF"/>
    <w:multiLevelType w:val="hybridMultilevel"/>
    <w:tmpl w:val="BBDEB1B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F4815C0"/>
    <w:multiLevelType w:val="hybridMultilevel"/>
    <w:tmpl w:val="43AC8126"/>
    <w:lvl w:ilvl="0" w:tplc="04160017">
      <w:start w:val="1"/>
      <w:numFmt w:val="lowerLetter"/>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F4E7364"/>
    <w:multiLevelType w:val="hybridMultilevel"/>
    <w:tmpl w:val="26EA6B10"/>
    <w:lvl w:ilvl="0" w:tplc="04160017">
      <w:start w:val="1"/>
      <w:numFmt w:val="lowerLetter"/>
      <w:lvlText w:val="%1)"/>
      <w:lvlJc w:val="left"/>
      <w:pPr>
        <w:ind w:left="720" w:hanging="360"/>
      </w:pPr>
      <w:rPr>
        <w:rFonts w:hint="default"/>
      </w:rPr>
    </w:lvl>
    <w:lvl w:ilvl="1" w:tplc="0416001B">
      <w:start w:val="1"/>
      <w:numFmt w:val="lowerRoman"/>
      <w:lvlText w:val="%2."/>
      <w:lvlJc w:val="righ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37C51D7"/>
    <w:multiLevelType w:val="hybridMultilevel"/>
    <w:tmpl w:val="F94096F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3" w15:restartNumberingAfterBreak="0">
    <w:nsid w:val="33F32A0C"/>
    <w:multiLevelType w:val="hybridMultilevel"/>
    <w:tmpl w:val="B1D0E68C"/>
    <w:lvl w:ilvl="0" w:tplc="E7EE413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5EA006E"/>
    <w:multiLevelType w:val="hybridMultilevel"/>
    <w:tmpl w:val="694AD726"/>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BEF08E5"/>
    <w:multiLevelType w:val="hybridMultilevel"/>
    <w:tmpl w:val="D9289506"/>
    <w:lvl w:ilvl="0" w:tplc="5596ADC8">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4152AFE"/>
    <w:multiLevelType w:val="hybridMultilevel"/>
    <w:tmpl w:val="241815BC"/>
    <w:lvl w:ilvl="0" w:tplc="04070017">
      <w:start w:val="1"/>
      <w:numFmt w:val="lowerLetter"/>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7" w15:restartNumberingAfterBreak="0">
    <w:nsid w:val="44AE1908"/>
    <w:multiLevelType w:val="hybridMultilevel"/>
    <w:tmpl w:val="EDFED4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61428C1"/>
    <w:multiLevelType w:val="hybridMultilevel"/>
    <w:tmpl w:val="653C47B8"/>
    <w:lvl w:ilvl="0" w:tplc="AA308940">
      <w:start w:val="1"/>
      <w:numFmt w:val="bullet"/>
      <w:lvlText w:val=""/>
      <w:lvlJc w:val="left"/>
      <w:pPr>
        <w:ind w:left="720" w:hanging="360"/>
      </w:pPr>
      <w:rPr>
        <w:rFonts w:ascii="Symbol" w:hAnsi="Symbol" w:hint="default"/>
        <w:lang w:val="pt-BR"/>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9" w15:restartNumberingAfterBreak="0">
    <w:nsid w:val="4B5F3C87"/>
    <w:multiLevelType w:val="hybridMultilevel"/>
    <w:tmpl w:val="A9FA4B6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0" w15:restartNumberingAfterBreak="0">
    <w:nsid w:val="4CC14D58"/>
    <w:multiLevelType w:val="hybridMultilevel"/>
    <w:tmpl w:val="C6DEC12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0F6377E"/>
    <w:multiLevelType w:val="hybridMultilevel"/>
    <w:tmpl w:val="B1D0E68C"/>
    <w:lvl w:ilvl="0" w:tplc="E7EE413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51211D60"/>
    <w:multiLevelType w:val="hybridMultilevel"/>
    <w:tmpl w:val="14487E8E"/>
    <w:lvl w:ilvl="0" w:tplc="F0C44608">
      <w:start w:val="1"/>
      <w:numFmt w:val="lowerLetter"/>
      <w:lvlText w:val="%1)"/>
      <w:lvlJc w:val="left"/>
      <w:pPr>
        <w:ind w:left="1571" w:hanging="360"/>
      </w:pPr>
      <w:rPr>
        <w:rFonts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3" w15:restartNumberingAfterBreak="0">
    <w:nsid w:val="527E051F"/>
    <w:multiLevelType w:val="hybridMultilevel"/>
    <w:tmpl w:val="7178A1B8"/>
    <w:lvl w:ilvl="0" w:tplc="3CEEC896">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4377A09"/>
    <w:multiLevelType w:val="hybridMultilevel"/>
    <w:tmpl w:val="01DEDE4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7B037A5"/>
    <w:multiLevelType w:val="multilevel"/>
    <w:tmpl w:val="8D1CF55A"/>
    <w:lvl w:ilvl="0">
      <w:start w:val="1"/>
      <w:numFmt w:val="decimal"/>
      <w:pStyle w:val="Heading1"/>
      <w:lvlText w:val="%1"/>
      <w:lvlJc w:val="left"/>
      <w:pPr>
        <w:tabs>
          <w:tab w:val="num" w:pos="851"/>
        </w:tabs>
        <w:ind w:left="0" w:firstLine="0"/>
      </w:pPr>
      <w:rPr>
        <w:rFonts w:hint="default"/>
      </w:rPr>
    </w:lvl>
    <w:lvl w:ilvl="1">
      <w:start w:val="1"/>
      <w:numFmt w:val="decimal"/>
      <w:pStyle w:val="Heading2"/>
      <w:lvlText w:val="%1.%2"/>
      <w:lvlJc w:val="left"/>
      <w:pPr>
        <w:tabs>
          <w:tab w:val="num" w:pos="851"/>
        </w:tabs>
        <w:ind w:left="0" w:firstLine="0"/>
      </w:pPr>
      <w:rPr>
        <w:rFonts w:hint="default"/>
      </w:rPr>
    </w:lvl>
    <w:lvl w:ilvl="2">
      <w:start w:val="1"/>
      <w:numFmt w:val="decimal"/>
      <w:pStyle w:val="Heading3"/>
      <w:lvlText w:val="%1.%2.%3"/>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Heading4"/>
      <w:lvlText w:val="%1.%2.%3.%4"/>
      <w:lvlJc w:val="left"/>
      <w:pPr>
        <w:tabs>
          <w:tab w:val="num" w:pos="851"/>
        </w:tabs>
        <w:ind w:left="0" w:firstLine="0"/>
      </w:pPr>
      <w:rPr>
        <w:rFonts w:hint="default"/>
      </w:rPr>
    </w:lvl>
    <w:lvl w:ilvl="4">
      <w:start w:val="1"/>
      <w:numFmt w:val="decimal"/>
      <w:suff w:val="space"/>
      <w:lvlText w:val="%1.%2.%3.%4.%5"/>
      <w:lvlJc w:val="left"/>
      <w:pPr>
        <w:ind w:left="0" w:firstLine="0"/>
      </w:pPr>
      <w:rPr>
        <w:rFonts w:hint="default"/>
      </w:rPr>
    </w:lvl>
    <w:lvl w:ilvl="5">
      <w:start w:val="1"/>
      <w:numFmt w:val="decimal"/>
      <w:pStyle w:val="Heading6"/>
      <w:lvlText w:val="%1.%2.%3.%4.%5.%6"/>
      <w:lvlJc w:val="left"/>
      <w:pPr>
        <w:tabs>
          <w:tab w:val="num" w:pos="360"/>
        </w:tabs>
        <w:ind w:left="0" w:firstLine="0"/>
      </w:pPr>
      <w:rPr>
        <w:rFonts w:hint="default"/>
      </w:rPr>
    </w:lvl>
    <w:lvl w:ilvl="6">
      <w:start w:val="1"/>
      <w:numFmt w:val="decimal"/>
      <w:pStyle w:val="Heading7"/>
      <w:lvlText w:val="%1.%2.%3.%4.%5.%6.%7"/>
      <w:lvlJc w:val="left"/>
      <w:pPr>
        <w:tabs>
          <w:tab w:val="num" w:pos="360"/>
        </w:tabs>
        <w:ind w:left="0" w:firstLine="0"/>
      </w:pPr>
      <w:rPr>
        <w:rFonts w:hint="default"/>
      </w:rPr>
    </w:lvl>
    <w:lvl w:ilvl="7">
      <w:start w:val="1"/>
      <w:numFmt w:val="decimal"/>
      <w:pStyle w:val="Heading8"/>
      <w:lvlText w:val="%1.%2.%3.%4.%5.%6.%7.%8"/>
      <w:lvlJc w:val="left"/>
      <w:pPr>
        <w:tabs>
          <w:tab w:val="num" w:pos="360"/>
        </w:tabs>
        <w:ind w:left="0" w:firstLine="0"/>
      </w:pPr>
      <w:rPr>
        <w:rFonts w:hint="default"/>
      </w:rPr>
    </w:lvl>
    <w:lvl w:ilvl="8">
      <w:start w:val="1"/>
      <w:numFmt w:val="decimal"/>
      <w:pStyle w:val="Heading9"/>
      <w:lvlText w:val="%1.%2.%3.%4.%5.%6.%7.%8.%9"/>
      <w:lvlJc w:val="left"/>
      <w:pPr>
        <w:tabs>
          <w:tab w:val="num" w:pos="360"/>
        </w:tabs>
        <w:ind w:left="0" w:firstLine="0"/>
      </w:pPr>
      <w:rPr>
        <w:rFonts w:hint="default"/>
      </w:rPr>
    </w:lvl>
  </w:abstractNum>
  <w:abstractNum w:abstractNumId="26" w15:restartNumberingAfterBreak="0">
    <w:nsid w:val="619E3836"/>
    <w:multiLevelType w:val="hybridMultilevel"/>
    <w:tmpl w:val="73CE4986"/>
    <w:lvl w:ilvl="0" w:tplc="EBF0ECDE">
      <w:start w:val="2"/>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2412801"/>
    <w:multiLevelType w:val="hybridMultilevel"/>
    <w:tmpl w:val="ED4405A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4EC0D8D"/>
    <w:multiLevelType w:val="hybridMultilevel"/>
    <w:tmpl w:val="0248C02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6EBF767B"/>
    <w:multiLevelType w:val="hybridMultilevel"/>
    <w:tmpl w:val="4C024462"/>
    <w:lvl w:ilvl="0" w:tplc="04160017">
      <w:start w:val="1"/>
      <w:numFmt w:val="lowerLetter"/>
      <w:lvlText w:val="%1)"/>
      <w:lvlJc w:val="left"/>
      <w:pPr>
        <w:ind w:left="720" w:hanging="360"/>
      </w:pPr>
      <w:rPr>
        <w:rFonts w:hint="default"/>
      </w:rPr>
    </w:lvl>
    <w:lvl w:ilvl="1" w:tplc="7B56F3EA">
      <w:start w:val="1"/>
      <w:numFmt w:val="bullet"/>
      <w:lvlText w:val=""/>
      <w:lvlJc w:val="left"/>
      <w:pPr>
        <w:ind w:left="1440" w:hanging="360"/>
      </w:pPr>
      <w:rPr>
        <w:rFonts w:ascii="Symbol" w:hAnsi="Symbol" w:cs="Symbol"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6F101582"/>
    <w:multiLevelType w:val="hybridMultilevel"/>
    <w:tmpl w:val="9EE42A9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71D96BF3"/>
    <w:multiLevelType w:val="hybridMultilevel"/>
    <w:tmpl w:val="C068FC5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765621BA"/>
    <w:multiLevelType w:val="hybridMultilevel"/>
    <w:tmpl w:val="10981D9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33" w15:restartNumberingAfterBreak="0">
    <w:nsid w:val="77385EF0"/>
    <w:multiLevelType w:val="hybridMultilevel"/>
    <w:tmpl w:val="ED4405A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AF1366A"/>
    <w:multiLevelType w:val="hybridMultilevel"/>
    <w:tmpl w:val="9EC0D5A4"/>
    <w:lvl w:ilvl="0" w:tplc="2EE8D882">
      <w:start w:val="1"/>
      <w:numFmt w:val="upperLetter"/>
      <w:pStyle w:val="Anexos"/>
      <w:suff w:val="space"/>
      <w:lvlText w:val="ANEXO %1"/>
      <w:lvlJc w:val="left"/>
      <w:pPr>
        <w:ind w:left="0" w:firstLine="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B356F41"/>
    <w:multiLevelType w:val="hybridMultilevel"/>
    <w:tmpl w:val="CEE4B668"/>
    <w:lvl w:ilvl="0" w:tplc="04160017">
      <w:start w:val="1"/>
      <w:numFmt w:val="lowerLetter"/>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BD60DA9"/>
    <w:multiLevelType w:val="hybridMultilevel"/>
    <w:tmpl w:val="D7AC94EC"/>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37" w15:restartNumberingAfterBreak="0">
    <w:nsid w:val="7EA27313"/>
    <w:multiLevelType w:val="hybridMultilevel"/>
    <w:tmpl w:val="351A967E"/>
    <w:lvl w:ilvl="0" w:tplc="04070017">
      <w:start w:val="1"/>
      <w:numFmt w:val="lowerLetter"/>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38" w15:restartNumberingAfterBreak="0">
    <w:nsid w:val="7FA7107B"/>
    <w:multiLevelType w:val="hybridMultilevel"/>
    <w:tmpl w:val="B64277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60861167">
    <w:abstractNumId w:val="25"/>
  </w:num>
  <w:num w:numId="2" w16cid:durableId="132989278">
    <w:abstractNumId w:val="10"/>
  </w:num>
  <w:num w:numId="3" w16cid:durableId="1201868287">
    <w:abstractNumId w:val="22"/>
  </w:num>
  <w:num w:numId="4" w16cid:durableId="552228763">
    <w:abstractNumId w:val="35"/>
  </w:num>
  <w:num w:numId="5" w16cid:durableId="459570607">
    <w:abstractNumId w:val="7"/>
  </w:num>
  <w:num w:numId="6" w16cid:durableId="768310920">
    <w:abstractNumId w:val="20"/>
  </w:num>
  <w:num w:numId="7" w16cid:durableId="669454695">
    <w:abstractNumId w:val="17"/>
  </w:num>
  <w:num w:numId="8" w16cid:durableId="1011953455">
    <w:abstractNumId w:val="1"/>
  </w:num>
  <w:num w:numId="9" w16cid:durableId="1420299215">
    <w:abstractNumId w:val="14"/>
  </w:num>
  <w:num w:numId="10" w16cid:durableId="269819525">
    <w:abstractNumId w:val="5"/>
  </w:num>
  <w:num w:numId="11" w16cid:durableId="794450052">
    <w:abstractNumId w:val="2"/>
  </w:num>
  <w:num w:numId="12" w16cid:durableId="2074497297">
    <w:abstractNumId w:val="30"/>
  </w:num>
  <w:num w:numId="13" w16cid:durableId="401562561">
    <w:abstractNumId w:val="4"/>
  </w:num>
  <w:num w:numId="14" w16cid:durableId="1624537349">
    <w:abstractNumId w:val="31"/>
  </w:num>
  <w:num w:numId="15" w16cid:durableId="926501416">
    <w:abstractNumId w:val="24"/>
  </w:num>
  <w:num w:numId="16" w16cid:durableId="793253411">
    <w:abstractNumId w:val="11"/>
  </w:num>
  <w:num w:numId="17" w16cid:durableId="2098090994">
    <w:abstractNumId w:val="3"/>
  </w:num>
  <w:num w:numId="18" w16cid:durableId="1710761443">
    <w:abstractNumId w:val="26"/>
  </w:num>
  <w:num w:numId="19" w16cid:durableId="2047288199">
    <w:abstractNumId w:val="15"/>
  </w:num>
  <w:num w:numId="20" w16cid:durableId="1109004821">
    <w:abstractNumId w:val="28"/>
  </w:num>
  <w:num w:numId="21" w16cid:durableId="1475105890">
    <w:abstractNumId w:val="33"/>
  </w:num>
  <w:num w:numId="22" w16cid:durableId="682903463">
    <w:abstractNumId w:val="9"/>
  </w:num>
  <w:num w:numId="23" w16cid:durableId="652754227">
    <w:abstractNumId w:val="13"/>
  </w:num>
  <w:num w:numId="24" w16cid:durableId="836573130">
    <w:abstractNumId w:val="23"/>
  </w:num>
  <w:num w:numId="25" w16cid:durableId="497038388">
    <w:abstractNumId w:val="21"/>
  </w:num>
  <w:num w:numId="26" w16cid:durableId="1071461322">
    <w:abstractNumId w:val="27"/>
  </w:num>
  <w:num w:numId="27" w16cid:durableId="61098842">
    <w:abstractNumId w:val="0"/>
    <w:lvlOverride w:ilvl="0">
      <w:lvl w:ilvl="0">
        <w:start w:val="1"/>
        <w:numFmt w:val="bullet"/>
        <w:pStyle w:val="ListBullet"/>
        <w:lvlText w:val=""/>
        <w:legacy w:legacy="1" w:legacySpace="0" w:legacyIndent="283"/>
        <w:lvlJc w:val="left"/>
        <w:pPr>
          <w:ind w:left="283" w:hanging="283"/>
        </w:pPr>
        <w:rPr>
          <w:rFonts w:ascii="Symbol" w:hAnsi="Symbol" w:cs="Symbol" w:hint="default"/>
        </w:rPr>
      </w:lvl>
    </w:lvlOverride>
  </w:num>
  <w:num w:numId="28" w16cid:durableId="1072698985">
    <w:abstractNumId w:val="6"/>
  </w:num>
  <w:num w:numId="29" w16cid:durableId="1627733614">
    <w:abstractNumId w:val="29"/>
  </w:num>
  <w:num w:numId="30" w16cid:durableId="45885280">
    <w:abstractNumId w:val="18"/>
  </w:num>
  <w:num w:numId="31" w16cid:durableId="148450140">
    <w:abstractNumId w:val="19"/>
  </w:num>
  <w:num w:numId="32" w16cid:durableId="205872861">
    <w:abstractNumId w:val="32"/>
  </w:num>
  <w:num w:numId="33" w16cid:durableId="485706980">
    <w:abstractNumId w:val="12"/>
  </w:num>
  <w:num w:numId="34" w16cid:durableId="79541542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3483897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38497770">
    <w:abstractNumId w:val="38"/>
  </w:num>
  <w:num w:numId="37" w16cid:durableId="1607735199">
    <w:abstractNumId w:val="16"/>
  </w:num>
  <w:num w:numId="38" w16cid:durableId="1042168068">
    <w:abstractNumId w:val="36"/>
  </w:num>
  <w:num w:numId="39" w16cid:durableId="896431941">
    <w:abstractNumId w:val="8"/>
  </w:num>
  <w:num w:numId="40" w16cid:durableId="660041947">
    <w:abstractNumId w:val="34"/>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itor Mascarenhas">
    <w15:presenceInfo w15:providerId="Windows Live" w15:userId="1986a4fae6ce276f"/>
  </w15:person>
  <w15:person w15:author="Vitor Mascarenhas [2]">
    <w15:presenceInfo w15:providerId="Windows Live" w15:userId="740fb2612beb8b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attachedTemplate r:id="rId1"/>
  <w:defaultTabStop w:val="851"/>
  <w:hyphenationZone w:val="425"/>
  <w:characterSpacingControl w:val="doNotCompress"/>
  <w:hdrShapeDefaults>
    <o:shapedefaults v:ext="edit" spidmax="2050" fillcolor="white">
      <v:fill color="white"/>
      <o:colormenu v:ext="edit" fillcolor="none [3212]"/>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0D8"/>
    <w:rsid w:val="0000139B"/>
    <w:rsid w:val="00001CB7"/>
    <w:rsid w:val="00001E3E"/>
    <w:rsid w:val="000024D3"/>
    <w:rsid w:val="000025A3"/>
    <w:rsid w:val="00002F6B"/>
    <w:rsid w:val="000031A5"/>
    <w:rsid w:val="00003923"/>
    <w:rsid w:val="000047E8"/>
    <w:rsid w:val="00005254"/>
    <w:rsid w:val="000054D9"/>
    <w:rsid w:val="0000677A"/>
    <w:rsid w:val="00007AF2"/>
    <w:rsid w:val="00010CBC"/>
    <w:rsid w:val="00012827"/>
    <w:rsid w:val="00012A67"/>
    <w:rsid w:val="00012CB4"/>
    <w:rsid w:val="00012DD6"/>
    <w:rsid w:val="000139B6"/>
    <w:rsid w:val="00016027"/>
    <w:rsid w:val="00016092"/>
    <w:rsid w:val="000169FD"/>
    <w:rsid w:val="0001703E"/>
    <w:rsid w:val="00017B0C"/>
    <w:rsid w:val="000214B2"/>
    <w:rsid w:val="000215D5"/>
    <w:rsid w:val="000228B0"/>
    <w:rsid w:val="00022CF6"/>
    <w:rsid w:val="00022DD3"/>
    <w:rsid w:val="000253A4"/>
    <w:rsid w:val="0002587E"/>
    <w:rsid w:val="000258FA"/>
    <w:rsid w:val="00025BB7"/>
    <w:rsid w:val="00025FCE"/>
    <w:rsid w:val="00026787"/>
    <w:rsid w:val="000272F3"/>
    <w:rsid w:val="00027577"/>
    <w:rsid w:val="00027A73"/>
    <w:rsid w:val="00030133"/>
    <w:rsid w:val="00030583"/>
    <w:rsid w:val="000327CF"/>
    <w:rsid w:val="00032FF2"/>
    <w:rsid w:val="00033080"/>
    <w:rsid w:val="0003366C"/>
    <w:rsid w:val="0003447E"/>
    <w:rsid w:val="00034C12"/>
    <w:rsid w:val="00034D12"/>
    <w:rsid w:val="0003565B"/>
    <w:rsid w:val="00035894"/>
    <w:rsid w:val="000365B8"/>
    <w:rsid w:val="00041D96"/>
    <w:rsid w:val="00042760"/>
    <w:rsid w:val="00042C73"/>
    <w:rsid w:val="000431F0"/>
    <w:rsid w:val="00044387"/>
    <w:rsid w:val="00044A03"/>
    <w:rsid w:val="00045DC8"/>
    <w:rsid w:val="00045F8D"/>
    <w:rsid w:val="00046EEF"/>
    <w:rsid w:val="00047514"/>
    <w:rsid w:val="00047690"/>
    <w:rsid w:val="00050249"/>
    <w:rsid w:val="00050293"/>
    <w:rsid w:val="0005128C"/>
    <w:rsid w:val="0005202B"/>
    <w:rsid w:val="000524AF"/>
    <w:rsid w:val="00053775"/>
    <w:rsid w:val="000549E7"/>
    <w:rsid w:val="0005577B"/>
    <w:rsid w:val="00056E9D"/>
    <w:rsid w:val="0005772A"/>
    <w:rsid w:val="00057D72"/>
    <w:rsid w:val="00060878"/>
    <w:rsid w:val="00060905"/>
    <w:rsid w:val="00060D7E"/>
    <w:rsid w:val="00060EC4"/>
    <w:rsid w:val="000615AB"/>
    <w:rsid w:val="0006237A"/>
    <w:rsid w:val="00062B97"/>
    <w:rsid w:val="00062DE9"/>
    <w:rsid w:val="00065FA1"/>
    <w:rsid w:val="00066D5A"/>
    <w:rsid w:val="000670A4"/>
    <w:rsid w:val="000670BA"/>
    <w:rsid w:val="000671AB"/>
    <w:rsid w:val="0006741F"/>
    <w:rsid w:val="00067877"/>
    <w:rsid w:val="00067A30"/>
    <w:rsid w:val="00070A27"/>
    <w:rsid w:val="00072295"/>
    <w:rsid w:val="00072402"/>
    <w:rsid w:val="000738E2"/>
    <w:rsid w:val="00074924"/>
    <w:rsid w:val="00074F56"/>
    <w:rsid w:val="0007780A"/>
    <w:rsid w:val="00077CC6"/>
    <w:rsid w:val="00080039"/>
    <w:rsid w:val="00080304"/>
    <w:rsid w:val="0008067D"/>
    <w:rsid w:val="00081130"/>
    <w:rsid w:val="000816CE"/>
    <w:rsid w:val="00081AEB"/>
    <w:rsid w:val="00082852"/>
    <w:rsid w:val="00083B42"/>
    <w:rsid w:val="00083E48"/>
    <w:rsid w:val="0008571F"/>
    <w:rsid w:val="0008626F"/>
    <w:rsid w:val="0008684C"/>
    <w:rsid w:val="00086E13"/>
    <w:rsid w:val="000905A2"/>
    <w:rsid w:val="00090A6D"/>
    <w:rsid w:val="00090DB5"/>
    <w:rsid w:val="000912B7"/>
    <w:rsid w:val="000913EB"/>
    <w:rsid w:val="00091811"/>
    <w:rsid w:val="00091B8F"/>
    <w:rsid w:val="000927EC"/>
    <w:rsid w:val="0009384C"/>
    <w:rsid w:val="00095B6B"/>
    <w:rsid w:val="00095E7E"/>
    <w:rsid w:val="00096B0F"/>
    <w:rsid w:val="000A055A"/>
    <w:rsid w:val="000A2834"/>
    <w:rsid w:val="000A42DB"/>
    <w:rsid w:val="000A5D61"/>
    <w:rsid w:val="000A63FD"/>
    <w:rsid w:val="000A70CF"/>
    <w:rsid w:val="000A71B2"/>
    <w:rsid w:val="000A7BD2"/>
    <w:rsid w:val="000B2294"/>
    <w:rsid w:val="000B257C"/>
    <w:rsid w:val="000B328F"/>
    <w:rsid w:val="000B3388"/>
    <w:rsid w:val="000B3AC5"/>
    <w:rsid w:val="000B3DCD"/>
    <w:rsid w:val="000B3E4E"/>
    <w:rsid w:val="000B5513"/>
    <w:rsid w:val="000B6577"/>
    <w:rsid w:val="000B7C23"/>
    <w:rsid w:val="000C0314"/>
    <w:rsid w:val="000C0637"/>
    <w:rsid w:val="000C06F1"/>
    <w:rsid w:val="000C0BC0"/>
    <w:rsid w:val="000C323D"/>
    <w:rsid w:val="000C32D4"/>
    <w:rsid w:val="000C3AD7"/>
    <w:rsid w:val="000C3CF4"/>
    <w:rsid w:val="000C3DAB"/>
    <w:rsid w:val="000C3EE2"/>
    <w:rsid w:val="000C4268"/>
    <w:rsid w:val="000C7AC5"/>
    <w:rsid w:val="000D1528"/>
    <w:rsid w:val="000D2206"/>
    <w:rsid w:val="000D2355"/>
    <w:rsid w:val="000D62B6"/>
    <w:rsid w:val="000D71C6"/>
    <w:rsid w:val="000D782C"/>
    <w:rsid w:val="000D790C"/>
    <w:rsid w:val="000D7E0E"/>
    <w:rsid w:val="000E01D0"/>
    <w:rsid w:val="000E0FE2"/>
    <w:rsid w:val="000E203A"/>
    <w:rsid w:val="000E2879"/>
    <w:rsid w:val="000E2A64"/>
    <w:rsid w:val="000E3709"/>
    <w:rsid w:val="000E3CFC"/>
    <w:rsid w:val="000E3D09"/>
    <w:rsid w:val="000E7F14"/>
    <w:rsid w:val="000F093F"/>
    <w:rsid w:val="000F4261"/>
    <w:rsid w:val="000F5465"/>
    <w:rsid w:val="000F55C2"/>
    <w:rsid w:val="000F6421"/>
    <w:rsid w:val="001008D7"/>
    <w:rsid w:val="00100D39"/>
    <w:rsid w:val="0010234C"/>
    <w:rsid w:val="00102365"/>
    <w:rsid w:val="00102884"/>
    <w:rsid w:val="001055B1"/>
    <w:rsid w:val="00106A12"/>
    <w:rsid w:val="0010717C"/>
    <w:rsid w:val="00107E66"/>
    <w:rsid w:val="001101EF"/>
    <w:rsid w:val="0011109C"/>
    <w:rsid w:val="00113EB7"/>
    <w:rsid w:val="00114509"/>
    <w:rsid w:val="00115C2A"/>
    <w:rsid w:val="001168FD"/>
    <w:rsid w:val="00116D8B"/>
    <w:rsid w:val="0011703E"/>
    <w:rsid w:val="0011710B"/>
    <w:rsid w:val="00123060"/>
    <w:rsid w:val="00123147"/>
    <w:rsid w:val="00123F61"/>
    <w:rsid w:val="00124022"/>
    <w:rsid w:val="0012584E"/>
    <w:rsid w:val="00130796"/>
    <w:rsid w:val="00130D69"/>
    <w:rsid w:val="00130E11"/>
    <w:rsid w:val="00130EDD"/>
    <w:rsid w:val="00131730"/>
    <w:rsid w:val="001339B4"/>
    <w:rsid w:val="001348B6"/>
    <w:rsid w:val="00135B20"/>
    <w:rsid w:val="00135B8D"/>
    <w:rsid w:val="00136CA7"/>
    <w:rsid w:val="00137626"/>
    <w:rsid w:val="00141206"/>
    <w:rsid w:val="00141C1C"/>
    <w:rsid w:val="00142984"/>
    <w:rsid w:val="00142F15"/>
    <w:rsid w:val="00142FAC"/>
    <w:rsid w:val="00144211"/>
    <w:rsid w:val="001445C1"/>
    <w:rsid w:val="0014524B"/>
    <w:rsid w:val="00146B83"/>
    <w:rsid w:val="0014736E"/>
    <w:rsid w:val="00147C2A"/>
    <w:rsid w:val="001536D8"/>
    <w:rsid w:val="00153DCF"/>
    <w:rsid w:val="00155F75"/>
    <w:rsid w:val="00161490"/>
    <w:rsid w:val="00162133"/>
    <w:rsid w:val="00162A52"/>
    <w:rsid w:val="00164380"/>
    <w:rsid w:val="00164D3B"/>
    <w:rsid w:val="001651C6"/>
    <w:rsid w:val="00165CA5"/>
    <w:rsid w:val="001666C3"/>
    <w:rsid w:val="00167AC0"/>
    <w:rsid w:val="0017014A"/>
    <w:rsid w:val="00170D09"/>
    <w:rsid w:val="0017550B"/>
    <w:rsid w:val="001767C2"/>
    <w:rsid w:val="00182162"/>
    <w:rsid w:val="00182A75"/>
    <w:rsid w:val="00184E57"/>
    <w:rsid w:val="001857E4"/>
    <w:rsid w:val="001859F7"/>
    <w:rsid w:val="001867C6"/>
    <w:rsid w:val="00186CC2"/>
    <w:rsid w:val="0019165C"/>
    <w:rsid w:val="00192626"/>
    <w:rsid w:val="001929B9"/>
    <w:rsid w:val="00193932"/>
    <w:rsid w:val="00194FB1"/>
    <w:rsid w:val="00195022"/>
    <w:rsid w:val="0019657A"/>
    <w:rsid w:val="001967F4"/>
    <w:rsid w:val="001968EC"/>
    <w:rsid w:val="001A066F"/>
    <w:rsid w:val="001A2044"/>
    <w:rsid w:val="001A494C"/>
    <w:rsid w:val="001A557C"/>
    <w:rsid w:val="001A66F4"/>
    <w:rsid w:val="001A6F65"/>
    <w:rsid w:val="001A7886"/>
    <w:rsid w:val="001A7C04"/>
    <w:rsid w:val="001B1F17"/>
    <w:rsid w:val="001B22CA"/>
    <w:rsid w:val="001B3C48"/>
    <w:rsid w:val="001B4A92"/>
    <w:rsid w:val="001B4AF4"/>
    <w:rsid w:val="001B7915"/>
    <w:rsid w:val="001B7C6C"/>
    <w:rsid w:val="001C0338"/>
    <w:rsid w:val="001C0E23"/>
    <w:rsid w:val="001C10FD"/>
    <w:rsid w:val="001C2121"/>
    <w:rsid w:val="001C2BA5"/>
    <w:rsid w:val="001C361B"/>
    <w:rsid w:val="001C3E04"/>
    <w:rsid w:val="001C4582"/>
    <w:rsid w:val="001C48F7"/>
    <w:rsid w:val="001C4D7C"/>
    <w:rsid w:val="001C5512"/>
    <w:rsid w:val="001C56F6"/>
    <w:rsid w:val="001C783C"/>
    <w:rsid w:val="001D173E"/>
    <w:rsid w:val="001D2188"/>
    <w:rsid w:val="001D2248"/>
    <w:rsid w:val="001D2D4D"/>
    <w:rsid w:val="001D2E5D"/>
    <w:rsid w:val="001D3F93"/>
    <w:rsid w:val="001D40E1"/>
    <w:rsid w:val="001D43B1"/>
    <w:rsid w:val="001D454D"/>
    <w:rsid w:val="001D4B2F"/>
    <w:rsid w:val="001D5070"/>
    <w:rsid w:val="001D7C4F"/>
    <w:rsid w:val="001E082A"/>
    <w:rsid w:val="001E0AEA"/>
    <w:rsid w:val="001E16FA"/>
    <w:rsid w:val="001E1B01"/>
    <w:rsid w:val="001E1C23"/>
    <w:rsid w:val="001E2610"/>
    <w:rsid w:val="001E2EE2"/>
    <w:rsid w:val="001E3090"/>
    <w:rsid w:val="001E44AC"/>
    <w:rsid w:val="001E44BC"/>
    <w:rsid w:val="001E49EA"/>
    <w:rsid w:val="001E4CE9"/>
    <w:rsid w:val="001E4EDE"/>
    <w:rsid w:val="001E5219"/>
    <w:rsid w:val="001E5BEA"/>
    <w:rsid w:val="001E7778"/>
    <w:rsid w:val="001F00DB"/>
    <w:rsid w:val="001F026B"/>
    <w:rsid w:val="001F0AAC"/>
    <w:rsid w:val="001F2BDA"/>
    <w:rsid w:val="001F40B5"/>
    <w:rsid w:val="001F46E6"/>
    <w:rsid w:val="001F4A72"/>
    <w:rsid w:val="001F532E"/>
    <w:rsid w:val="001F7A09"/>
    <w:rsid w:val="001F7DF0"/>
    <w:rsid w:val="0020024E"/>
    <w:rsid w:val="00201762"/>
    <w:rsid w:val="00201C6D"/>
    <w:rsid w:val="00201FD3"/>
    <w:rsid w:val="00203FA1"/>
    <w:rsid w:val="0020465C"/>
    <w:rsid w:val="00204682"/>
    <w:rsid w:val="00204A31"/>
    <w:rsid w:val="00205885"/>
    <w:rsid w:val="002059C5"/>
    <w:rsid w:val="00205BE6"/>
    <w:rsid w:val="00206EE3"/>
    <w:rsid w:val="00207C6F"/>
    <w:rsid w:val="00210225"/>
    <w:rsid w:val="00210AE3"/>
    <w:rsid w:val="00212C3E"/>
    <w:rsid w:val="002134A2"/>
    <w:rsid w:val="00214538"/>
    <w:rsid w:val="002149C6"/>
    <w:rsid w:val="00214F53"/>
    <w:rsid w:val="00215374"/>
    <w:rsid w:val="00217095"/>
    <w:rsid w:val="0022056D"/>
    <w:rsid w:val="002210ED"/>
    <w:rsid w:val="00221CB1"/>
    <w:rsid w:val="0022241D"/>
    <w:rsid w:val="00222552"/>
    <w:rsid w:val="00222C73"/>
    <w:rsid w:val="00223875"/>
    <w:rsid w:val="00223E42"/>
    <w:rsid w:val="00224AC2"/>
    <w:rsid w:val="002252DC"/>
    <w:rsid w:val="00225FB9"/>
    <w:rsid w:val="00226F78"/>
    <w:rsid w:val="00227829"/>
    <w:rsid w:val="00230704"/>
    <w:rsid w:val="00230741"/>
    <w:rsid w:val="00230855"/>
    <w:rsid w:val="0023219E"/>
    <w:rsid w:val="0023446B"/>
    <w:rsid w:val="00234EF3"/>
    <w:rsid w:val="002350DD"/>
    <w:rsid w:val="002363E2"/>
    <w:rsid w:val="00236BE6"/>
    <w:rsid w:val="00236C7C"/>
    <w:rsid w:val="00237C05"/>
    <w:rsid w:val="00241467"/>
    <w:rsid w:val="002429E3"/>
    <w:rsid w:val="00243928"/>
    <w:rsid w:val="00243B99"/>
    <w:rsid w:val="00244CF9"/>
    <w:rsid w:val="002456D2"/>
    <w:rsid w:val="002504F0"/>
    <w:rsid w:val="0025169E"/>
    <w:rsid w:val="002527B0"/>
    <w:rsid w:val="00255300"/>
    <w:rsid w:val="00256A54"/>
    <w:rsid w:val="00256DE6"/>
    <w:rsid w:val="002607BC"/>
    <w:rsid w:val="00260F07"/>
    <w:rsid w:val="00262B36"/>
    <w:rsid w:val="00264366"/>
    <w:rsid w:val="002644B0"/>
    <w:rsid w:val="0026615A"/>
    <w:rsid w:val="00267434"/>
    <w:rsid w:val="00271593"/>
    <w:rsid w:val="0027164A"/>
    <w:rsid w:val="00272A57"/>
    <w:rsid w:val="00273CEB"/>
    <w:rsid w:val="0027450A"/>
    <w:rsid w:val="00274815"/>
    <w:rsid w:val="0027569B"/>
    <w:rsid w:val="00276B8A"/>
    <w:rsid w:val="00276E42"/>
    <w:rsid w:val="002823C2"/>
    <w:rsid w:val="002827D1"/>
    <w:rsid w:val="002850CD"/>
    <w:rsid w:val="002868C7"/>
    <w:rsid w:val="0029243A"/>
    <w:rsid w:val="0029369F"/>
    <w:rsid w:val="002944A7"/>
    <w:rsid w:val="00295EF3"/>
    <w:rsid w:val="0029778A"/>
    <w:rsid w:val="00297AFC"/>
    <w:rsid w:val="00297AFD"/>
    <w:rsid w:val="002A0A83"/>
    <w:rsid w:val="002A0C65"/>
    <w:rsid w:val="002A15DC"/>
    <w:rsid w:val="002A1712"/>
    <w:rsid w:val="002A1AE5"/>
    <w:rsid w:val="002A1EA7"/>
    <w:rsid w:val="002A2566"/>
    <w:rsid w:val="002A2ADD"/>
    <w:rsid w:val="002A3018"/>
    <w:rsid w:val="002A37E8"/>
    <w:rsid w:val="002A3A17"/>
    <w:rsid w:val="002A3E85"/>
    <w:rsid w:val="002A65DC"/>
    <w:rsid w:val="002A71FF"/>
    <w:rsid w:val="002A7F2C"/>
    <w:rsid w:val="002B0E4F"/>
    <w:rsid w:val="002B2018"/>
    <w:rsid w:val="002B500A"/>
    <w:rsid w:val="002B6F1D"/>
    <w:rsid w:val="002B73C2"/>
    <w:rsid w:val="002B78D7"/>
    <w:rsid w:val="002B7DBF"/>
    <w:rsid w:val="002C15D4"/>
    <w:rsid w:val="002C200C"/>
    <w:rsid w:val="002C207B"/>
    <w:rsid w:val="002C269F"/>
    <w:rsid w:val="002C602E"/>
    <w:rsid w:val="002C6772"/>
    <w:rsid w:val="002C7119"/>
    <w:rsid w:val="002D0974"/>
    <w:rsid w:val="002D24C8"/>
    <w:rsid w:val="002D4231"/>
    <w:rsid w:val="002D44A1"/>
    <w:rsid w:val="002D4784"/>
    <w:rsid w:val="002D5608"/>
    <w:rsid w:val="002D6844"/>
    <w:rsid w:val="002D7263"/>
    <w:rsid w:val="002D7E1F"/>
    <w:rsid w:val="002E0760"/>
    <w:rsid w:val="002E0919"/>
    <w:rsid w:val="002E0EA4"/>
    <w:rsid w:val="002E10F7"/>
    <w:rsid w:val="002E298B"/>
    <w:rsid w:val="002E31D0"/>
    <w:rsid w:val="002E5AC5"/>
    <w:rsid w:val="002E5B1A"/>
    <w:rsid w:val="002E6595"/>
    <w:rsid w:val="002E6B1D"/>
    <w:rsid w:val="002E6F83"/>
    <w:rsid w:val="002E7018"/>
    <w:rsid w:val="002E73A6"/>
    <w:rsid w:val="002F13D1"/>
    <w:rsid w:val="002F19F3"/>
    <w:rsid w:val="002F1A11"/>
    <w:rsid w:val="002F369C"/>
    <w:rsid w:val="002F3B3A"/>
    <w:rsid w:val="002F3F3F"/>
    <w:rsid w:val="002F413C"/>
    <w:rsid w:val="002F5328"/>
    <w:rsid w:val="002F62B1"/>
    <w:rsid w:val="002F6DF4"/>
    <w:rsid w:val="002F7A34"/>
    <w:rsid w:val="0030065F"/>
    <w:rsid w:val="0030209A"/>
    <w:rsid w:val="00302117"/>
    <w:rsid w:val="0030303B"/>
    <w:rsid w:val="003033E6"/>
    <w:rsid w:val="00306268"/>
    <w:rsid w:val="0030631B"/>
    <w:rsid w:val="0030654F"/>
    <w:rsid w:val="00310181"/>
    <w:rsid w:val="00310F63"/>
    <w:rsid w:val="0031288D"/>
    <w:rsid w:val="00312A14"/>
    <w:rsid w:val="003133BE"/>
    <w:rsid w:val="00314ACE"/>
    <w:rsid w:val="00314F0F"/>
    <w:rsid w:val="003150B3"/>
    <w:rsid w:val="00315240"/>
    <w:rsid w:val="003171CC"/>
    <w:rsid w:val="003172CC"/>
    <w:rsid w:val="00317AD5"/>
    <w:rsid w:val="00317B89"/>
    <w:rsid w:val="00317F34"/>
    <w:rsid w:val="00320733"/>
    <w:rsid w:val="00320943"/>
    <w:rsid w:val="00322176"/>
    <w:rsid w:val="00322AAF"/>
    <w:rsid w:val="00323C29"/>
    <w:rsid w:val="00323CCD"/>
    <w:rsid w:val="003249F7"/>
    <w:rsid w:val="00324A64"/>
    <w:rsid w:val="00326F80"/>
    <w:rsid w:val="00327945"/>
    <w:rsid w:val="00333A81"/>
    <w:rsid w:val="00334537"/>
    <w:rsid w:val="003351DF"/>
    <w:rsid w:val="00335327"/>
    <w:rsid w:val="00335371"/>
    <w:rsid w:val="00336CF4"/>
    <w:rsid w:val="00337976"/>
    <w:rsid w:val="00337A1F"/>
    <w:rsid w:val="00341B54"/>
    <w:rsid w:val="003422D4"/>
    <w:rsid w:val="00342A26"/>
    <w:rsid w:val="003430EC"/>
    <w:rsid w:val="0034452B"/>
    <w:rsid w:val="003452E5"/>
    <w:rsid w:val="003466C9"/>
    <w:rsid w:val="0034698D"/>
    <w:rsid w:val="00347F49"/>
    <w:rsid w:val="00351CAA"/>
    <w:rsid w:val="00351CE3"/>
    <w:rsid w:val="00351ED8"/>
    <w:rsid w:val="00352E57"/>
    <w:rsid w:val="00354A66"/>
    <w:rsid w:val="00354E40"/>
    <w:rsid w:val="00355896"/>
    <w:rsid w:val="00356245"/>
    <w:rsid w:val="00356C4A"/>
    <w:rsid w:val="003574DE"/>
    <w:rsid w:val="00360388"/>
    <w:rsid w:val="00360AA8"/>
    <w:rsid w:val="00360CE5"/>
    <w:rsid w:val="00361304"/>
    <w:rsid w:val="003621A6"/>
    <w:rsid w:val="003624BD"/>
    <w:rsid w:val="00362C13"/>
    <w:rsid w:val="0036376F"/>
    <w:rsid w:val="003650A9"/>
    <w:rsid w:val="003656F1"/>
    <w:rsid w:val="00367F48"/>
    <w:rsid w:val="003706CC"/>
    <w:rsid w:val="00371068"/>
    <w:rsid w:val="00371F82"/>
    <w:rsid w:val="00372371"/>
    <w:rsid w:val="00373850"/>
    <w:rsid w:val="00373C26"/>
    <w:rsid w:val="00373CB3"/>
    <w:rsid w:val="003753CB"/>
    <w:rsid w:val="00375808"/>
    <w:rsid w:val="003761F1"/>
    <w:rsid w:val="003772B5"/>
    <w:rsid w:val="003773F2"/>
    <w:rsid w:val="003773F6"/>
    <w:rsid w:val="003779B6"/>
    <w:rsid w:val="003812AD"/>
    <w:rsid w:val="003825AB"/>
    <w:rsid w:val="003827BA"/>
    <w:rsid w:val="0038365F"/>
    <w:rsid w:val="00383F18"/>
    <w:rsid w:val="00386ADB"/>
    <w:rsid w:val="003901FA"/>
    <w:rsid w:val="00390F59"/>
    <w:rsid w:val="003912FD"/>
    <w:rsid w:val="003932A5"/>
    <w:rsid w:val="0039394B"/>
    <w:rsid w:val="003959A3"/>
    <w:rsid w:val="00396214"/>
    <w:rsid w:val="003964DD"/>
    <w:rsid w:val="0039674B"/>
    <w:rsid w:val="00397093"/>
    <w:rsid w:val="003A1E3F"/>
    <w:rsid w:val="003A2028"/>
    <w:rsid w:val="003A25A2"/>
    <w:rsid w:val="003A2F6D"/>
    <w:rsid w:val="003A3CF6"/>
    <w:rsid w:val="003A4227"/>
    <w:rsid w:val="003A5371"/>
    <w:rsid w:val="003A63BB"/>
    <w:rsid w:val="003A6793"/>
    <w:rsid w:val="003B0CA4"/>
    <w:rsid w:val="003B0F3D"/>
    <w:rsid w:val="003B3195"/>
    <w:rsid w:val="003B31EA"/>
    <w:rsid w:val="003B355F"/>
    <w:rsid w:val="003B3578"/>
    <w:rsid w:val="003B4B7B"/>
    <w:rsid w:val="003B695B"/>
    <w:rsid w:val="003B6A34"/>
    <w:rsid w:val="003B6E73"/>
    <w:rsid w:val="003B6FF2"/>
    <w:rsid w:val="003B7463"/>
    <w:rsid w:val="003C1C88"/>
    <w:rsid w:val="003C287E"/>
    <w:rsid w:val="003C2C36"/>
    <w:rsid w:val="003C2C77"/>
    <w:rsid w:val="003C3F77"/>
    <w:rsid w:val="003C6CBE"/>
    <w:rsid w:val="003C7EAF"/>
    <w:rsid w:val="003D1E78"/>
    <w:rsid w:val="003D1F06"/>
    <w:rsid w:val="003D263A"/>
    <w:rsid w:val="003D2C02"/>
    <w:rsid w:val="003D3C36"/>
    <w:rsid w:val="003D47F5"/>
    <w:rsid w:val="003D4BCF"/>
    <w:rsid w:val="003D4FB5"/>
    <w:rsid w:val="003D7603"/>
    <w:rsid w:val="003D76E3"/>
    <w:rsid w:val="003D7745"/>
    <w:rsid w:val="003D7B39"/>
    <w:rsid w:val="003D7CC9"/>
    <w:rsid w:val="003E0B9F"/>
    <w:rsid w:val="003E2BA9"/>
    <w:rsid w:val="003E4C73"/>
    <w:rsid w:val="003E5083"/>
    <w:rsid w:val="003E57E7"/>
    <w:rsid w:val="003E7A37"/>
    <w:rsid w:val="003E7ADB"/>
    <w:rsid w:val="003F0E92"/>
    <w:rsid w:val="003F1CD9"/>
    <w:rsid w:val="003F4706"/>
    <w:rsid w:val="003F4AC1"/>
    <w:rsid w:val="003F606C"/>
    <w:rsid w:val="003F6F06"/>
    <w:rsid w:val="003F6FB6"/>
    <w:rsid w:val="003F7348"/>
    <w:rsid w:val="003F78C4"/>
    <w:rsid w:val="00400310"/>
    <w:rsid w:val="004005DC"/>
    <w:rsid w:val="0040160C"/>
    <w:rsid w:val="004023E4"/>
    <w:rsid w:val="00403527"/>
    <w:rsid w:val="00403B77"/>
    <w:rsid w:val="00404420"/>
    <w:rsid w:val="00406AB2"/>
    <w:rsid w:val="00406DC7"/>
    <w:rsid w:val="00410BE3"/>
    <w:rsid w:val="00410F62"/>
    <w:rsid w:val="00411AA4"/>
    <w:rsid w:val="00411E07"/>
    <w:rsid w:val="004130A3"/>
    <w:rsid w:val="004135F3"/>
    <w:rsid w:val="004144BB"/>
    <w:rsid w:val="00415058"/>
    <w:rsid w:val="004156FC"/>
    <w:rsid w:val="00416A21"/>
    <w:rsid w:val="00416C96"/>
    <w:rsid w:val="0041746B"/>
    <w:rsid w:val="004207A2"/>
    <w:rsid w:val="00421279"/>
    <w:rsid w:val="0042447E"/>
    <w:rsid w:val="0043057E"/>
    <w:rsid w:val="00430BD3"/>
    <w:rsid w:val="00431BDE"/>
    <w:rsid w:val="00432599"/>
    <w:rsid w:val="00432B6E"/>
    <w:rsid w:val="00435539"/>
    <w:rsid w:val="00436094"/>
    <w:rsid w:val="00437531"/>
    <w:rsid w:val="00440956"/>
    <w:rsid w:val="00441018"/>
    <w:rsid w:val="00441360"/>
    <w:rsid w:val="00441B58"/>
    <w:rsid w:val="0044504B"/>
    <w:rsid w:val="004454AC"/>
    <w:rsid w:val="00445FBE"/>
    <w:rsid w:val="0044699F"/>
    <w:rsid w:val="004478A1"/>
    <w:rsid w:val="004510DA"/>
    <w:rsid w:val="00451ED2"/>
    <w:rsid w:val="00452E14"/>
    <w:rsid w:val="00455FE0"/>
    <w:rsid w:val="00456309"/>
    <w:rsid w:val="00456BBD"/>
    <w:rsid w:val="004571FE"/>
    <w:rsid w:val="00457398"/>
    <w:rsid w:val="0045786A"/>
    <w:rsid w:val="00457F98"/>
    <w:rsid w:val="004602FF"/>
    <w:rsid w:val="004629E1"/>
    <w:rsid w:val="00462F79"/>
    <w:rsid w:val="004643EB"/>
    <w:rsid w:val="0046474F"/>
    <w:rsid w:val="004647A2"/>
    <w:rsid w:val="00464FB5"/>
    <w:rsid w:val="0046713E"/>
    <w:rsid w:val="00467F7C"/>
    <w:rsid w:val="004731BE"/>
    <w:rsid w:val="00473809"/>
    <w:rsid w:val="00473D8F"/>
    <w:rsid w:val="00473E49"/>
    <w:rsid w:val="00474BF8"/>
    <w:rsid w:val="00475B1B"/>
    <w:rsid w:val="00477CFA"/>
    <w:rsid w:val="00480693"/>
    <w:rsid w:val="00481D41"/>
    <w:rsid w:val="00481E5F"/>
    <w:rsid w:val="0048317F"/>
    <w:rsid w:val="00483A35"/>
    <w:rsid w:val="004841CA"/>
    <w:rsid w:val="004845D8"/>
    <w:rsid w:val="004856A9"/>
    <w:rsid w:val="00485926"/>
    <w:rsid w:val="00486A6B"/>
    <w:rsid w:val="0049120A"/>
    <w:rsid w:val="00491775"/>
    <w:rsid w:val="00491AEF"/>
    <w:rsid w:val="00491CC8"/>
    <w:rsid w:val="00492230"/>
    <w:rsid w:val="0049291D"/>
    <w:rsid w:val="00492A45"/>
    <w:rsid w:val="00493CDC"/>
    <w:rsid w:val="00495B46"/>
    <w:rsid w:val="00496133"/>
    <w:rsid w:val="00497C03"/>
    <w:rsid w:val="00497C21"/>
    <w:rsid w:val="004A0ECB"/>
    <w:rsid w:val="004A1197"/>
    <w:rsid w:val="004A2E7C"/>
    <w:rsid w:val="004A3C62"/>
    <w:rsid w:val="004A5776"/>
    <w:rsid w:val="004A6149"/>
    <w:rsid w:val="004A6CD5"/>
    <w:rsid w:val="004A7839"/>
    <w:rsid w:val="004A7E8E"/>
    <w:rsid w:val="004B05E6"/>
    <w:rsid w:val="004B15B2"/>
    <w:rsid w:val="004B16E0"/>
    <w:rsid w:val="004B1D40"/>
    <w:rsid w:val="004B2F04"/>
    <w:rsid w:val="004B3506"/>
    <w:rsid w:val="004B559D"/>
    <w:rsid w:val="004C0EE2"/>
    <w:rsid w:val="004C15CD"/>
    <w:rsid w:val="004C18EA"/>
    <w:rsid w:val="004C1911"/>
    <w:rsid w:val="004C192C"/>
    <w:rsid w:val="004C1E0B"/>
    <w:rsid w:val="004C26DE"/>
    <w:rsid w:val="004C3EE2"/>
    <w:rsid w:val="004C5F11"/>
    <w:rsid w:val="004C6C3A"/>
    <w:rsid w:val="004D029C"/>
    <w:rsid w:val="004D12D9"/>
    <w:rsid w:val="004D1B46"/>
    <w:rsid w:val="004D3848"/>
    <w:rsid w:val="004D3DC1"/>
    <w:rsid w:val="004D540C"/>
    <w:rsid w:val="004D5961"/>
    <w:rsid w:val="004D6168"/>
    <w:rsid w:val="004D7256"/>
    <w:rsid w:val="004D7D3B"/>
    <w:rsid w:val="004D7E13"/>
    <w:rsid w:val="004E1C80"/>
    <w:rsid w:val="004E291B"/>
    <w:rsid w:val="004E3615"/>
    <w:rsid w:val="004E49E2"/>
    <w:rsid w:val="004E53E7"/>
    <w:rsid w:val="004E6470"/>
    <w:rsid w:val="004E6525"/>
    <w:rsid w:val="004E675D"/>
    <w:rsid w:val="004E7367"/>
    <w:rsid w:val="004E78AA"/>
    <w:rsid w:val="004F0407"/>
    <w:rsid w:val="004F15C0"/>
    <w:rsid w:val="004F16C1"/>
    <w:rsid w:val="004F18A6"/>
    <w:rsid w:val="004F1D83"/>
    <w:rsid w:val="004F2C28"/>
    <w:rsid w:val="004F3268"/>
    <w:rsid w:val="004F36D6"/>
    <w:rsid w:val="004F3FED"/>
    <w:rsid w:val="004F41C1"/>
    <w:rsid w:val="004F4669"/>
    <w:rsid w:val="004F4772"/>
    <w:rsid w:val="004F5456"/>
    <w:rsid w:val="004F6277"/>
    <w:rsid w:val="004F7C55"/>
    <w:rsid w:val="004F7F3F"/>
    <w:rsid w:val="004F7FCA"/>
    <w:rsid w:val="005019CA"/>
    <w:rsid w:val="00502F4A"/>
    <w:rsid w:val="005059E0"/>
    <w:rsid w:val="00505EF4"/>
    <w:rsid w:val="00506185"/>
    <w:rsid w:val="00510710"/>
    <w:rsid w:val="0051071C"/>
    <w:rsid w:val="005114BD"/>
    <w:rsid w:val="005120ED"/>
    <w:rsid w:val="005122FB"/>
    <w:rsid w:val="005137A5"/>
    <w:rsid w:val="00513DFA"/>
    <w:rsid w:val="005141F5"/>
    <w:rsid w:val="005148BC"/>
    <w:rsid w:val="00514CB7"/>
    <w:rsid w:val="005156D3"/>
    <w:rsid w:val="00515821"/>
    <w:rsid w:val="00515A56"/>
    <w:rsid w:val="00516923"/>
    <w:rsid w:val="00516A39"/>
    <w:rsid w:val="00516D61"/>
    <w:rsid w:val="00516DC2"/>
    <w:rsid w:val="00517FFE"/>
    <w:rsid w:val="0052125D"/>
    <w:rsid w:val="00521F6A"/>
    <w:rsid w:val="0052253A"/>
    <w:rsid w:val="00522EFE"/>
    <w:rsid w:val="00524CE9"/>
    <w:rsid w:val="00525E9A"/>
    <w:rsid w:val="00526427"/>
    <w:rsid w:val="00526752"/>
    <w:rsid w:val="005274CC"/>
    <w:rsid w:val="00527511"/>
    <w:rsid w:val="005278FE"/>
    <w:rsid w:val="00527F0B"/>
    <w:rsid w:val="00532EBD"/>
    <w:rsid w:val="005335FE"/>
    <w:rsid w:val="00535A8A"/>
    <w:rsid w:val="00536EB1"/>
    <w:rsid w:val="005370AE"/>
    <w:rsid w:val="00537B1F"/>
    <w:rsid w:val="0054094E"/>
    <w:rsid w:val="00540D70"/>
    <w:rsid w:val="005414BB"/>
    <w:rsid w:val="00541F7C"/>
    <w:rsid w:val="00545EEC"/>
    <w:rsid w:val="0054637C"/>
    <w:rsid w:val="005463A1"/>
    <w:rsid w:val="0054647C"/>
    <w:rsid w:val="00546853"/>
    <w:rsid w:val="00550FF0"/>
    <w:rsid w:val="00552BF8"/>
    <w:rsid w:val="00555673"/>
    <w:rsid w:val="005558DF"/>
    <w:rsid w:val="0055663E"/>
    <w:rsid w:val="00556F4C"/>
    <w:rsid w:val="005619A7"/>
    <w:rsid w:val="00563F96"/>
    <w:rsid w:val="005654BD"/>
    <w:rsid w:val="00565C10"/>
    <w:rsid w:val="00565E09"/>
    <w:rsid w:val="005661AC"/>
    <w:rsid w:val="00566799"/>
    <w:rsid w:val="005675FD"/>
    <w:rsid w:val="00567E14"/>
    <w:rsid w:val="00567F01"/>
    <w:rsid w:val="00571508"/>
    <w:rsid w:val="0057215C"/>
    <w:rsid w:val="0057237A"/>
    <w:rsid w:val="00572A98"/>
    <w:rsid w:val="00572CA3"/>
    <w:rsid w:val="005732B1"/>
    <w:rsid w:val="005748CF"/>
    <w:rsid w:val="005750FE"/>
    <w:rsid w:val="005754C1"/>
    <w:rsid w:val="00577DAF"/>
    <w:rsid w:val="00577EA9"/>
    <w:rsid w:val="00580CBB"/>
    <w:rsid w:val="00582171"/>
    <w:rsid w:val="0058233F"/>
    <w:rsid w:val="005838A1"/>
    <w:rsid w:val="00583CAE"/>
    <w:rsid w:val="00584657"/>
    <w:rsid w:val="00585194"/>
    <w:rsid w:val="00586605"/>
    <w:rsid w:val="00587A85"/>
    <w:rsid w:val="00590852"/>
    <w:rsid w:val="0059153C"/>
    <w:rsid w:val="00591886"/>
    <w:rsid w:val="00591A0F"/>
    <w:rsid w:val="00591B7F"/>
    <w:rsid w:val="00592B00"/>
    <w:rsid w:val="00592BD4"/>
    <w:rsid w:val="00593209"/>
    <w:rsid w:val="005958AA"/>
    <w:rsid w:val="00596DC2"/>
    <w:rsid w:val="00597421"/>
    <w:rsid w:val="0059796E"/>
    <w:rsid w:val="005A081E"/>
    <w:rsid w:val="005A1B01"/>
    <w:rsid w:val="005A2674"/>
    <w:rsid w:val="005A2C1B"/>
    <w:rsid w:val="005A392A"/>
    <w:rsid w:val="005A4042"/>
    <w:rsid w:val="005A4DD9"/>
    <w:rsid w:val="005A514B"/>
    <w:rsid w:val="005A5854"/>
    <w:rsid w:val="005A61E0"/>
    <w:rsid w:val="005A6294"/>
    <w:rsid w:val="005A71AA"/>
    <w:rsid w:val="005A786C"/>
    <w:rsid w:val="005A7DBC"/>
    <w:rsid w:val="005B0FBE"/>
    <w:rsid w:val="005B1D4F"/>
    <w:rsid w:val="005B1FDF"/>
    <w:rsid w:val="005B2556"/>
    <w:rsid w:val="005B2B20"/>
    <w:rsid w:val="005B3C25"/>
    <w:rsid w:val="005B45AA"/>
    <w:rsid w:val="005B55CE"/>
    <w:rsid w:val="005B5EF8"/>
    <w:rsid w:val="005B67AE"/>
    <w:rsid w:val="005B72CE"/>
    <w:rsid w:val="005B7BD6"/>
    <w:rsid w:val="005C014A"/>
    <w:rsid w:val="005C0AF9"/>
    <w:rsid w:val="005C0D54"/>
    <w:rsid w:val="005C323E"/>
    <w:rsid w:val="005C3BC2"/>
    <w:rsid w:val="005C42DC"/>
    <w:rsid w:val="005C454A"/>
    <w:rsid w:val="005C54BB"/>
    <w:rsid w:val="005C5ACF"/>
    <w:rsid w:val="005C667F"/>
    <w:rsid w:val="005C7A81"/>
    <w:rsid w:val="005D05A1"/>
    <w:rsid w:val="005D1FEA"/>
    <w:rsid w:val="005D2A30"/>
    <w:rsid w:val="005D3055"/>
    <w:rsid w:val="005D3B1E"/>
    <w:rsid w:val="005D3C60"/>
    <w:rsid w:val="005D46A9"/>
    <w:rsid w:val="005D4C3C"/>
    <w:rsid w:val="005D4EFE"/>
    <w:rsid w:val="005D4F25"/>
    <w:rsid w:val="005D66CE"/>
    <w:rsid w:val="005D69FD"/>
    <w:rsid w:val="005D720D"/>
    <w:rsid w:val="005D7DD0"/>
    <w:rsid w:val="005E02D1"/>
    <w:rsid w:val="005E0F5A"/>
    <w:rsid w:val="005E11D8"/>
    <w:rsid w:val="005E1541"/>
    <w:rsid w:val="005E18E0"/>
    <w:rsid w:val="005E1CF9"/>
    <w:rsid w:val="005E2296"/>
    <w:rsid w:val="005E4BC5"/>
    <w:rsid w:val="005E4E37"/>
    <w:rsid w:val="005E4FF5"/>
    <w:rsid w:val="005E5FA4"/>
    <w:rsid w:val="005E5FE0"/>
    <w:rsid w:val="005E6228"/>
    <w:rsid w:val="005E7348"/>
    <w:rsid w:val="005F10A1"/>
    <w:rsid w:val="005F200B"/>
    <w:rsid w:val="005F41D7"/>
    <w:rsid w:val="005F4A41"/>
    <w:rsid w:val="005F4A82"/>
    <w:rsid w:val="005F5132"/>
    <w:rsid w:val="005F5D81"/>
    <w:rsid w:val="005F7156"/>
    <w:rsid w:val="005F769E"/>
    <w:rsid w:val="005F7F5E"/>
    <w:rsid w:val="00600D2B"/>
    <w:rsid w:val="00601E95"/>
    <w:rsid w:val="0060231A"/>
    <w:rsid w:val="00602904"/>
    <w:rsid w:val="00602E56"/>
    <w:rsid w:val="006035BD"/>
    <w:rsid w:val="006048BB"/>
    <w:rsid w:val="00607771"/>
    <w:rsid w:val="00610649"/>
    <w:rsid w:val="0061189A"/>
    <w:rsid w:val="0061247E"/>
    <w:rsid w:val="00612EAF"/>
    <w:rsid w:val="00613620"/>
    <w:rsid w:val="00613BB9"/>
    <w:rsid w:val="00613D05"/>
    <w:rsid w:val="006144E1"/>
    <w:rsid w:val="0061461B"/>
    <w:rsid w:val="0061641C"/>
    <w:rsid w:val="006170AE"/>
    <w:rsid w:val="006178F2"/>
    <w:rsid w:val="00617A04"/>
    <w:rsid w:val="0062032C"/>
    <w:rsid w:val="00620350"/>
    <w:rsid w:val="00620BF3"/>
    <w:rsid w:val="00621904"/>
    <w:rsid w:val="006222B0"/>
    <w:rsid w:val="00622316"/>
    <w:rsid w:val="00622D9A"/>
    <w:rsid w:val="00622E00"/>
    <w:rsid w:val="00624040"/>
    <w:rsid w:val="006245D4"/>
    <w:rsid w:val="00624D1B"/>
    <w:rsid w:val="0062673A"/>
    <w:rsid w:val="0062723F"/>
    <w:rsid w:val="006273DF"/>
    <w:rsid w:val="00627461"/>
    <w:rsid w:val="00627629"/>
    <w:rsid w:val="00630392"/>
    <w:rsid w:val="006308E2"/>
    <w:rsid w:val="00631D04"/>
    <w:rsid w:val="006322BC"/>
    <w:rsid w:val="00632D8B"/>
    <w:rsid w:val="00633488"/>
    <w:rsid w:val="00634C86"/>
    <w:rsid w:val="00634E03"/>
    <w:rsid w:val="00635222"/>
    <w:rsid w:val="00635312"/>
    <w:rsid w:val="00637551"/>
    <w:rsid w:val="006403CC"/>
    <w:rsid w:val="00640923"/>
    <w:rsid w:val="00640C71"/>
    <w:rsid w:val="00641565"/>
    <w:rsid w:val="00642D29"/>
    <w:rsid w:val="00642ED6"/>
    <w:rsid w:val="006437E9"/>
    <w:rsid w:val="00644728"/>
    <w:rsid w:val="006449C7"/>
    <w:rsid w:val="00644F11"/>
    <w:rsid w:val="006456A4"/>
    <w:rsid w:val="00645856"/>
    <w:rsid w:val="00646007"/>
    <w:rsid w:val="00647173"/>
    <w:rsid w:val="00647341"/>
    <w:rsid w:val="00647994"/>
    <w:rsid w:val="00650120"/>
    <w:rsid w:val="006521B3"/>
    <w:rsid w:val="006524FD"/>
    <w:rsid w:val="00653D05"/>
    <w:rsid w:val="00654B9F"/>
    <w:rsid w:val="00656016"/>
    <w:rsid w:val="00657663"/>
    <w:rsid w:val="00657825"/>
    <w:rsid w:val="0066090C"/>
    <w:rsid w:val="00661D51"/>
    <w:rsid w:val="006638A1"/>
    <w:rsid w:val="006643F6"/>
    <w:rsid w:val="00664436"/>
    <w:rsid w:val="006652A8"/>
    <w:rsid w:val="0066552E"/>
    <w:rsid w:val="00666278"/>
    <w:rsid w:val="006673FF"/>
    <w:rsid w:val="0067035F"/>
    <w:rsid w:val="006706AC"/>
    <w:rsid w:val="00670859"/>
    <w:rsid w:val="00671F4F"/>
    <w:rsid w:val="00672269"/>
    <w:rsid w:val="0067307E"/>
    <w:rsid w:val="006733C9"/>
    <w:rsid w:val="006741E6"/>
    <w:rsid w:val="006748BD"/>
    <w:rsid w:val="00674E85"/>
    <w:rsid w:val="0067554D"/>
    <w:rsid w:val="00675BDE"/>
    <w:rsid w:val="00676248"/>
    <w:rsid w:val="00676E8A"/>
    <w:rsid w:val="00676F82"/>
    <w:rsid w:val="006773E1"/>
    <w:rsid w:val="00677826"/>
    <w:rsid w:val="00677FC0"/>
    <w:rsid w:val="0068227A"/>
    <w:rsid w:val="0068294A"/>
    <w:rsid w:val="0068338A"/>
    <w:rsid w:val="0068397D"/>
    <w:rsid w:val="006846BE"/>
    <w:rsid w:val="00684D15"/>
    <w:rsid w:val="00685581"/>
    <w:rsid w:val="00685B9D"/>
    <w:rsid w:val="00686F5E"/>
    <w:rsid w:val="00687BFD"/>
    <w:rsid w:val="0069023D"/>
    <w:rsid w:val="00690EDB"/>
    <w:rsid w:val="00691134"/>
    <w:rsid w:val="00691476"/>
    <w:rsid w:val="006917CF"/>
    <w:rsid w:val="00692252"/>
    <w:rsid w:val="0069303F"/>
    <w:rsid w:val="006937DD"/>
    <w:rsid w:val="00695959"/>
    <w:rsid w:val="006A01CE"/>
    <w:rsid w:val="006A13B2"/>
    <w:rsid w:val="006A206A"/>
    <w:rsid w:val="006A2115"/>
    <w:rsid w:val="006A246C"/>
    <w:rsid w:val="006A3503"/>
    <w:rsid w:val="006A377A"/>
    <w:rsid w:val="006A5480"/>
    <w:rsid w:val="006A6679"/>
    <w:rsid w:val="006A749D"/>
    <w:rsid w:val="006A7BD3"/>
    <w:rsid w:val="006A7C83"/>
    <w:rsid w:val="006B05B7"/>
    <w:rsid w:val="006B1603"/>
    <w:rsid w:val="006B200C"/>
    <w:rsid w:val="006B22BC"/>
    <w:rsid w:val="006B2711"/>
    <w:rsid w:val="006B320F"/>
    <w:rsid w:val="006B38AD"/>
    <w:rsid w:val="006B59CD"/>
    <w:rsid w:val="006B68DD"/>
    <w:rsid w:val="006C01B2"/>
    <w:rsid w:val="006C0906"/>
    <w:rsid w:val="006C0994"/>
    <w:rsid w:val="006C0C3E"/>
    <w:rsid w:val="006C254E"/>
    <w:rsid w:val="006C2952"/>
    <w:rsid w:val="006C2A1B"/>
    <w:rsid w:val="006C2BE8"/>
    <w:rsid w:val="006C2E7B"/>
    <w:rsid w:val="006C39CB"/>
    <w:rsid w:val="006C56A8"/>
    <w:rsid w:val="006C5CC9"/>
    <w:rsid w:val="006C627A"/>
    <w:rsid w:val="006C64C9"/>
    <w:rsid w:val="006C65F2"/>
    <w:rsid w:val="006C729C"/>
    <w:rsid w:val="006D0E73"/>
    <w:rsid w:val="006D131D"/>
    <w:rsid w:val="006D19BE"/>
    <w:rsid w:val="006D39AF"/>
    <w:rsid w:val="006D45C1"/>
    <w:rsid w:val="006D4C16"/>
    <w:rsid w:val="006D4FC8"/>
    <w:rsid w:val="006D4FC9"/>
    <w:rsid w:val="006D5713"/>
    <w:rsid w:val="006D5EB3"/>
    <w:rsid w:val="006D742B"/>
    <w:rsid w:val="006D7FA5"/>
    <w:rsid w:val="006E0688"/>
    <w:rsid w:val="006E08A5"/>
    <w:rsid w:val="006E09BB"/>
    <w:rsid w:val="006E2031"/>
    <w:rsid w:val="006E2CBC"/>
    <w:rsid w:val="006E3145"/>
    <w:rsid w:val="006E4A43"/>
    <w:rsid w:val="006E725F"/>
    <w:rsid w:val="006E789B"/>
    <w:rsid w:val="006F0AD5"/>
    <w:rsid w:val="006F1270"/>
    <w:rsid w:val="006F1EE1"/>
    <w:rsid w:val="006F4434"/>
    <w:rsid w:val="006F4D26"/>
    <w:rsid w:val="006F680C"/>
    <w:rsid w:val="006F76C1"/>
    <w:rsid w:val="0070103C"/>
    <w:rsid w:val="0070176A"/>
    <w:rsid w:val="007018C0"/>
    <w:rsid w:val="00701D8F"/>
    <w:rsid w:val="0070201B"/>
    <w:rsid w:val="0070223F"/>
    <w:rsid w:val="00705D91"/>
    <w:rsid w:val="00711BFB"/>
    <w:rsid w:val="007120DE"/>
    <w:rsid w:val="00713390"/>
    <w:rsid w:val="00713B9E"/>
    <w:rsid w:val="0071410D"/>
    <w:rsid w:val="00714B50"/>
    <w:rsid w:val="00715494"/>
    <w:rsid w:val="007154CA"/>
    <w:rsid w:val="00715AD4"/>
    <w:rsid w:val="00715EF6"/>
    <w:rsid w:val="00716007"/>
    <w:rsid w:val="007162F3"/>
    <w:rsid w:val="007165E3"/>
    <w:rsid w:val="0072073B"/>
    <w:rsid w:val="00720D3B"/>
    <w:rsid w:val="00720ED9"/>
    <w:rsid w:val="0072131B"/>
    <w:rsid w:val="00721388"/>
    <w:rsid w:val="007214BD"/>
    <w:rsid w:val="00722334"/>
    <w:rsid w:val="00722829"/>
    <w:rsid w:val="00722FB2"/>
    <w:rsid w:val="00722FFA"/>
    <w:rsid w:val="00724A56"/>
    <w:rsid w:val="00725EA3"/>
    <w:rsid w:val="00731130"/>
    <w:rsid w:val="007311A6"/>
    <w:rsid w:val="007316EF"/>
    <w:rsid w:val="00732526"/>
    <w:rsid w:val="00732749"/>
    <w:rsid w:val="00732B88"/>
    <w:rsid w:val="00732F58"/>
    <w:rsid w:val="007333B3"/>
    <w:rsid w:val="00733E74"/>
    <w:rsid w:val="00734376"/>
    <w:rsid w:val="007358D7"/>
    <w:rsid w:val="00736711"/>
    <w:rsid w:val="00736F14"/>
    <w:rsid w:val="00740A17"/>
    <w:rsid w:val="00741020"/>
    <w:rsid w:val="0074102B"/>
    <w:rsid w:val="00741171"/>
    <w:rsid w:val="007437E6"/>
    <w:rsid w:val="00744338"/>
    <w:rsid w:val="0074494D"/>
    <w:rsid w:val="00745304"/>
    <w:rsid w:val="00745469"/>
    <w:rsid w:val="0074551E"/>
    <w:rsid w:val="00747E97"/>
    <w:rsid w:val="007511C4"/>
    <w:rsid w:val="0075168C"/>
    <w:rsid w:val="00752D86"/>
    <w:rsid w:val="0075391E"/>
    <w:rsid w:val="00753A56"/>
    <w:rsid w:val="00753DC8"/>
    <w:rsid w:val="00756169"/>
    <w:rsid w:val="00756711"/>
    <w:rsid w:val="00756888"/>
    <w:rsid w:val="0076010F"/>
    <w:rsid w:val="00760287"/>
    <w:rsid w:val="00761D32"/>
    <w:rsid w:val="0076511E"/>
    <w:rsid w:val="00765DBE"/>
    <w:rsid w:val="007669DD"/>
    <w:rsid w:val="0077025C"/>
    <w:rsid w:val="00771BD4"/>
    <w:rsid w:val="007720A5"/>
    <w:rsid w:val="00772AFB"/>
    <w:rsid w:val="00774986"/>
    <w:rsid w:val="007753A3"/>
    <w:rsid w:val="00775BA9"/>
    <w:rsid w:val="00777D54"/>
    <w:rsid w:val="00780460"/>
    <w:rsid w:val="007807AD"/>
    <w:rsid w:val="007811E2"/>
    <w:rsid w:val="00782969"/>
    <w:rsid w:val="00783537"/>
    <w:rsid w:val="00783A53"/>
    <w:rsid w:val="00784110"/>
    <w:rsid w:val="00785E47"/>
    <w:rsid w:val="007863F8"/>
    <w:rsid w:val="00786D2A"/>
    <w:rsid w:val="007870DB"/>
    <w:rsid w:val="00790111"/>
    <w:rsid w:val="00790C11"/>
    <w:rsid w:val="007915FB"/>
    <w:rsid w:val="0079180D"/>
    <w:rsid w:val="0079184C"/>
    <w:rsid w:val="00791BC4"/>
    <w:rsid w:val="0079419C"/>
    <w:rsid w:val="00794790"/>
    <w:rsid w:val="00794D20"/>
    <w:rsid w:val="00795208"/>
    <w:rsid w:val="00795440"/>
    <w:rsid w:val="007954E9"/>
    <w:rsid w:val="00796B1D"/>
    <w:rsid w:val="00796C1B"/>
    <w:rsid w:val="0079715F"/>
    <w:rsid w:val="00797A6C"/>
    <w:rsid w:val="007A054E"/>
    <w:rsid w:val="007A1646"/>
    <w:rsid w:val="007A2801"/>
    <w:rsid w:val="007A2F09"/>
    <w:rsid w:val="007A2F19"/>
    <w:rsid w:val="007A39C1"/>
    <w:rsid w:val="007A4366"/>
    <w:rsid w:val="007A494A"/>
    <w:rsid w:val="007A7383"/>
    <w:rsid w:val="007B0BA3"/>
    <w:rsid w:val="007B1D64"/>
    <w:rsid w:val="007B24FA"/>
    <w:rsid w:val="007B28BA"/>
    <w:rsid w:val="007B402A"/>
    <w:rsid w:val="007B4E4E"/>
    <w:rsid w:val="007B59CD"/>
    <w:rsid w:val="007B790A"/>
    <w:rsid w:val="007C0F8D"/>
    <w:rsid w:val="007C11D3"/>
    <w:rsid w:val="007C1BD2"/>
    <w:rsid w:val="007C3DED"/>
    <w:rsid w:val="007C50BE"/>
    <w:rsid w:val="007C5CCB"/>
    <w:rsid w:val="007C5FCA"/>
    <w:rsid w:val="007C6E35"/>
    <w:rsid w:val="007C6EA6"/>
    <w:rsid w:val="007D0E43"/>
    <w:rsid w:val="007D11BF"/>
    <w:rsid w:val="007D1803"/>
    <w:rsid w:val="007D36D0"/>
    <w:rsid w:val="007D4823"/>
    <w:rsid w:val="007D680C"/>
    <w:rsid w:val="007D6814"/>
    <w:rsid w:val="007D6939"/>
    <w:rsid w:val="007D7F6C"/>
    <w:rsid w:val="007E008F"/>
    <w:rsid w:val="007E015E"/>
    <w:rsid w:val="007E04DE"/>
    <w:rsid w:val="007E1988"/>
    <w:rsid w:val="007E1F78"/>
    <w:rsid w:val="007E2214"/>
    <w:rsid w:val="007E2BFF"/>
    <w:rsid w:val="007E346E"/>
    <w:rsid w:val="007E448A"/>
    <w:rsid w:val="007E44BA"/>
    <w:rsid w:val="007E45B2"/>
    <w:rsid w:val="007E46CD"/>
    <w:rsid w:val="007E5180"/>
    <w:rsid w:val="007E5FB4"/>
    <w:rsid w:val="007E6718"/>
    <w:rsid w:val="007E6EB3"/>
    <w:rsid w:val="007E7550"/>
    <w:rsid w:val="007E756D"/>
    <w:rsid w:val="007F1196"/>
    <w:rsid w:val="007F15D8"/>
    <w:rsid w:val="007F2989"/>
    <w:rsid w:val="007F300B"/>
    <w:rsid w:val="007F5DE9"/>
    <w:rsid w:val="007F6466"/>
    <w:rsid w:val="007F6C1E"/>
    <w:rsid w:val="007F6F7B"/>
    <w:rsid w:val="007F76B8"/>
    <w:rsid w:val="00800055"/>
    <w:rsid w:val="00800BE8"/>
    <w:rsid w:val="00801B3D"/>
    <w:rsid w:val="00801F9D"/>
    <w:rsid w:val="00802A57"/>
    <w:rsid w:val="008032FD"/>
    <w:rsid w:val="00803E58"/>
    <w:rsid w:val="0080410E"/>
    <w:rsid w:val="0080452B"/>
    <w:rsid w:val="0080590C"/>
    <w:rsid w:val="008071C1"/>
    <w:rsid w:val="0080727C"/>
    <w:rsid w:val="008078F2"/>
    <w:rsid w:val="0081017A"/>
    <w:rsid w:val="00810C14"/>
    <w:rsid w:val="00810E62"/>
    <w:rsid w:val="008111EE"/>
    <w:rsid w:val="008115F2"/>
    <w:rsid w:val="008122A4"/>
    <w:rsid w:val="008122AC"/>
    <w:rsid w:val="00813869"/>
    <w:rsid w:val="00814643"/>
    <w:rsid w:val="00814C8B"/>
    <w:rsid w:val="00814D78"/>
    <w:rsid w:val="00814D9B"/>
    <w:rsid w:val="00815FB4"/>
    <w:rsid w:val="008162CD"/>
    <w:rsid w:val="00816836"/>
    <w:rsid w:val="00816B1F"/>
    <w:rsid w:val="00816CD2"/>
    <w:rsid w:val="0082000C"/>
    <w:rsid w:val="008213E0"/>
    <w:rsid w:val="00821B04"/>
    <w:rsid w:val="00822080"/>
    <w:rsid w:val="00822835"/>
    <w:rsid w:val="00822947"/>
    <w:rsid w:val="00823C88"/>
    <w:rsid w:val="00824057"/>
    <w:rsid w:val="008242F6"/>
    <w:rsid w:val="00825D56"/>
    <w:rsid w:val="00826F1C"/>
    <w:rsid w:val="00827085"/>
    <w:rsid w:val="008301BD"/>
    <w:rsid w:val="00830FAE"/>
    <w:rsid w:val="00831532"/>
    <w:rsid w:val="00831E0D"/>
    <w:rsid w:val="00832662"/>
    <w:rsid w:val="00832891"/>
    <w:rsid w:val="0083323A"/>
    <w:rsid w:val="00834F47"/>
    <w:rsid w:val="00835286"/>
    <w:rsid w:val="008366C7"/>
    <w:rsid w:val="008412A3"/>
    <w:rsid w:val="00841E10"/>
    <w:rsid w:val="00842975"/>
    <w:rsid w:val="0084372E"/>
    <w:rsid w:val="00844750"/>
    <w:rsid w:val="00844FB8"/>
    <w:rsid w:val="00846370"/>
    <w:rsid w:val="008468CC"/>
    <w:rsid w:val="00846CE7"/>
    <w:rsid w:val="00846FC4"/>
    <w:rsid w:val="00847205"/>
    <w:rsid w:val="008511B5"/>
    <w:rsid w:val="00851945"/>
    <w:rsid w:val="00851E5B"/>
    <w:rsid w:val="0085215B"/>
    <w:rsid w:val="008535C0"/>
    <w:rsid w:val="00853B65"/>
    <w:rsid w:val="00854A89"/>
    <w:rsid w:val="00855156"/>
    <w:rsid w:val="00855528"/>
    <w:rsid w:val="00855883"/>
    <w:rsid w:val="00855A30"/>
    <w:rsid w:val="0085734C"/>
    <w:rsid w:val="0085765E"/>
    <w:rsid w:val="0086047F"/>
    <w:rsid w:val="00860F2D"/>
    <w:rsid w:val="00861186"/>
    <w:rsid w:val="008611D6"/>
    <w:rsid w:val="00861562"/>
    <w:rsid w:val="00861D15"/>
    <w:rsid w:val="00862572"/>
    <w:rsid w:val="0086264B"/>
    <w:rsid w:val="00863093"/>
    <w:rsid w:val="0086485C"/>
    <w:rsid w:val="00865B29"/>
    <w:rsid w:val="0086736E"/>
    <w:rsid w:val="0086759A"/>
    <w:rsid w:val="008677B1"/>
    <w:rsid w:val="0086781E"/>
    <w:rsid w:val="00870BB8"/>
    <w:rsid w:val="00870FB9"/>
    <w:rsid w:val="00871CA2"/>
    <w:rsid w:val="00872066"/>
    <w:rsid w:val="00872C60"/>
    <w:rsid w:val="00874081"/>
    <w:rsid w:val="00874A44"/>
    <w:rsid w:val="00874B8A"/>
    <w:rsid w:val="00874FE5"/>
    <w:rsid w:val="00877DBE"/>
    <w:rsid w:val="00880C93"/>
    <w:rsid w:val="00880F1F"/>
    <w:rsid w:val="00882CCF"/>
    <w:rsid w:val="00883167"/>
    <w:rsid w:val="0088560B"/>
    <w:rsid w:val="00886851"/>
    <w:rsid w:val="00886B9B"/>
    <w:rsid w:val="0088724D"/>
    <w:rsid w:val="00887718"/>
    <w:rsid w:val="008903CC"/>
    <w:rsid w:val="008903DA"/>
    <w:rsid w:val="00891671"/>
    <w:rsid w:val="00891D2C"/>
    <w:rsid w:val="0089306F"/>
    <w:rsid w:val="00893639"/>
    <w:rsid w:val="00893918"/>
    <w:rsid w:val="00894C4F"/>
    <w:rsid w:val="00894C7D"/>
    <w:rsid w:val="00895700"/>
    <w:rsid w:val="00896F91"/>
    <w:rsid w:val="00897BF8"/>
    <w:rsid w:val="008A0AC8"/>
    <w:rsid w:val="008A0D8D"/>
    <w:rsid w:val="008A1B37"/>
    <w:rsid w:val="008A32FE"/>
    <w:rsid w:val="008A33A0"/>
    <w:rsid w:val="008A4D51"/>
    <w:rsid w:val="008A527C"/>
    <w:rsid w:val="008A5575"/>
    <w:rsid w:val="008A7CC8"/>
    <w:rsid w:val="008B066A"/>
    <w:rsid w:val="008B1954"/>
    <w:rsid w:val="008B1E6E"/>
    <w:rsid w:val="008B23CA"/>
    <w:rsid w:val="008B56A4"/>
    <w:rsid w:val="008B74AE"/>
    <w:rsid w:val="008C0079"/>
    <w:rsid w:val="008C00C4"/>
    <w:rsid w:val="008C04D9"/>
    <w:rsid w:val="008C06DE"/>
    <w:rsid w:val="008C10D2"/>
    <w:rsid w:val="008C11AA"/>
    <w:rsid w:val="008C1453"/>
    <w:rsid w:val="008C2E28"/>
    <w:rsid w:val="008C30D0"/>
    <w:rsid w:val="008C310B"/>
    <w:rsid w:val="008C31CD"/>
    <w:rsid w:val="008C3281"/>
    <w:rsid w:val="008C38F4"/>
    <w:rsid w:val="008C3B8B"/>
    <w:rsid w:val="008C3EFF"/>
    <w:rsid w:val="008C43B6"/>
    <w:rsid w:val="008C47A4"/>
    <w:rsid w:val="008C740D"/>
    <w:rsid w:val="008C748A"/>
    <w:rsid w:val="008C783E"/>
    <w:rsid w:val="008D1D8B"/>
    <w:rsid w:val="008D322F"/>
    <w:rsid w:val="008D3D06"/>
    <w:rsid w:val="008D4C1D"/>
    <w:rsid w:val="008D5ADF"/>
    <w:rsid w:val="008E1122"/>
    <w:rsid w:val="008E243E"/>
    <w:rsid w:val="008E343D"/>
    <w:rsid w:val="008E4939"/>
    <w:rsid w:val="008E6970"/>
    <w:rsid w:val="008E6EF8"/>
    <w:rsid w:val="008E714A"/>
    <w:rsid w:val="008E7531"/>
    <w:rsid w:val="008E7A49"/>
    <w:rsid w:val="008E7F6D"/>
    <w:rsid w:val="008F0FAC"/>
    <w:rsid w:val="008F1108"/>
    <w:rsid w:val="008F170F"/>
    <w:rsid w:val="008F1958"/>
    <w:rsid w:val="008F19B1"/>
    <w:rsid w:val="008F2BE8"/>
    <w:rsid w:val="008F45C1"/>
    <w:rsid w:val="008F544D"/>
    <w:rsid w:val="008F5B14"/>
    <w:rsid w:val="008F61FB"/>
    <w:rsid w:val="008F6FBE"/>
    <w:rsid w:val="008F744F"/>
    <w:rsid w:val="008F7685"/>
    <w:rsid w:val="00900650"/>
    <w:rsid w:val="0090094A"/>
    <w:rsid w:val="00900F66"/>
    <w:rsid w:val="00901224"/>
    <w:rsid w:val="00901478"/>
    <w:rsid w:val="00902C71"/>
    <w:rsid w:val="00903030"/>
    <w:rsid w:val="00904C47"/>
    <w:rsid w:val="009064DC"/>
    <w:rsid w:val="009069F4"/>
    <w:rsid w:val="00906F3B"/>
    <w:rsid w:val="009072DB"/>
    <w:rsid w:val="00907486"/>
    <w:rsid w:val="00910409"/>
    <w:rsid w:val="00910B4F"/>
    <w:rsid w:val="00910D52"/>
    <w:rsid w:val="0091104C"/>
    <w:rsid w:val="00911134"/>
    <w:rsid w:val="00913259"/>
    <w:rsid w:val="009137A1"/>
    <w:rsid w:val="009139F9"/>
    <w:rsid w:val="00913AC4"/>
    <w:rsid w:val="00913B3F"/>
    <w:rsid w:val="0091411C"/>
    <w:rsid w:val="00914DB7"/>
    <w:rsid w:val="00914DEA"/>
    <w:rsid w:val="00915C9F"/>
    <w:rsid w:val="009161C4"/>
    <w:rsid w:val="009172F7"/>
    <w:rsid w:val="00922C89"/>
    <w:rsid w:val="00923301"/>
    <w:rsid w:val="0092366E"/>
    <w:rsid w:val="00926B65"/>
    <w:rsid w:val="00927209"/>
    <w:rsid w:val="009277C7"/>
    <w:rsid w:val="0093011D"/>
    <w:rsid w:val="009301F9"/>
    <w:rsid w:val="009305AC"/>
    <w:rsid w:val="00932CD4"/>
    <w:rsid w:val="00933F16"/>
    <w:rsid w:val="00934E59"/>
    <w:rsid w:val="0093580E"/>
    <w:rsid w:val="00936775"/>
    <w:rsid w:val="009369F5"/>
    <w:rsid w:val="00937D4E"/>
    <w:rsid w:val="00937D6F"/>
    <w:rsid w:val="009411EF"/>
    <w:rsid w:val="00942B47"/>
    <w:rsid w:val="00942FAB"/>
    <w:rsid w:val="009436FF"/>
    <w:rsid w:val="00943B0E"/>
    <w:rsid w:val="00944BCF"/>
    <w:rsid w:val="00945F03"/>
    <w:rsid w:val="00947F4D"/>
    <w:rsid w:val="00950A79"/>
    <w:rsid w:val="00950FBD"/>
    <w:rsid w:val="00952840"/>
    <w:rsid w:val="00953298"/>
    <w:rsid w:val="009548C0"/>
    <w:rsid w:val="00954CCB"/>
    <w:rsid w:val="00955453"/>
    <w:rsid w:val="00955773"/>
    <w:rsid w:val="00956A0F"/>
    <w:rsid w:val="00956BB6"/>
    <w:rsid w:val="009578FC"/>
    <w:rsid w:val="00957967"/>
    <w:rsid w:val="00957EE2"/>
    <w:rsid w:val="009614F6"/>
    <w:rsid w:val="00961CD3"/>
    <w:rsid w:val="00961F62"/>
    <w:rsid w:val="00961FFE"/>
    <w:rsid w:val="009627D8"/>
    <w:rsid w:val="00962F7D"/>
    <w:rsid w:val="009636C1"/>
    <w:rsid w:val="00964A09"/>
    <w:rsid w:val="00965556"/>
    <w:rsid w:val="009656D6"/>
    <w:rsid w:val="00967072"/>
    <w:rsid w:val="00967B17"/>
    <w:rsid w:val="00967C21"/>
    <w:rsid w:val="009724F0"/>
    <w:rsid w:val="00972E4C"/>
    <w:rsid w:val="0097366D"/>
    <w:rsid w:val="00976C48"/>
    <w:rsid w:val="00976F7D"/>
    <w:rsid w:val="009773F2"/>
    <w:rsid w:val="009777CD"/>
    <w:rsid w:val="0097784D"/>
    <w:rsid w:val="0098005E"/>
    <w:rsid w:val="00981AA5"/>
    <w:rsid w:val="00982CCC"/>
    <w:rsid w:val="00983D23"/>
    <w:rsid w:val="00984035"/>
    <w:rsid w:val="00984158"/>
    <w:rsid w:val="00985D7A"/>
    <w:rsid w:val="0098665E"/>
    <w:rsid w:val="00990898"/>
    <w:rsid w:val="00991F6C"/>
    <w:rsid w:val="009921BA"/>
    <w:rsid w:val="0099228C"/>
    <w:rsid w:val="009922BC"/>
    <w:rsid w:val="00992933"/>
    <w:rsid w:val="0099460A"/>
    <w:rsid w:val="0099498C"/>
    <w:rsid w:val="0099530B"/>
    <w:rsid w:val="009967EE"/>
    <w:rsid w:val="00996D63"/>
    <w:rsid w:val="00996EAD"/>
    <w:rsid w:val="0099767E"/>
    <w:rsid w:val="009A0209"/>
    <w:rsid w:val="009A03E9"/>
    <w:rsid w:val="009A0609"/>
    <w:rsid w:val="009A1F8A"/>
    <w:rsid w:val="009A24A3"/>
    <w:rsid w:val="009A2919"/>
    <w:rsid w:val="009A2A97"/>
    <w:rsid w:val="009A2D0E"/>
    <w:rsid w:val="009A2ED4"/>
    <w:rsid w:val="009A4B44"/>
    <w:rsid w:val="009A56B7"/>
    <w:rsid w:val="009A56F3"/>
    <w:rsid w:val="009A57B1"/>
    <w:rsid w:val="009A6367"/>
    <w:rsid w:val="009B00E2"/>
    <w:rsid w:val="009B1048"/>
    <w:rsid w:val="009B1095"/>
    <w:rsid w:val="009B1CA6"/>
    <w:rsid w:val="009B3C77"/>
    <w:rsid w:val="009B5624"/>
    <w:rsid w:val="009B5A99"/>
    <w:rsid w:val="009B6673"/>
    <w:rsid w:val="009B7FC3"/>
    <w:rsid w:val="009C04C3"/>
    <w:rsid w:val="009C0E78"/>
    <w:rsid w:val="009C2863"/>
    <w:rsid w:val="009C58B4"/>
    <w:rsid w:val="009C6138"/>
    <w:rsid w:val="009C7402"/>
    <w:rsid w:val="009C7E3C"/>
    <w:rsid w:val="009D0235"/>
    <w:rsid w:val="009D1B05"/>
    <w:rsid w:val="009D243B"/>
    <w:rsid w:val="009D2EB7"/>
    <w:rsid w:val="009D3CF9"/>
    <w:rsid w:val="009D401C"/>
    <w:rsid w:val="009D42D4"/>
    <w:rsid w:val="009D434C"/>
    <w:rsid w:val="009D50B7"/>
    <w:rsid w:val="009D5DBA"/>
    <w:rsid w:val="009D62EC"/>
    <w:rsid w:val="009D794D"/>
    <w:rsid w:val="009E143C"/>
    <w:rsid w:val="009E27D3"/>
    <w:rsid w:val="009E2C81"/>
    <w:rsid w:val="009E3B3A"/>
    <w:rsid w:val="009E3CD4"/>
    <w:rsid w:val="009E4CB0"/>
    <w:rsid w:val="009E5261"/>
    <w:rsid w:val="009E57F3"/>
    <w:rsid w:val="009E5974"/>
    <w:rsid w:val="009E604A"/>
    <w:rsid w:val="009E7B01"/>
    <w:rsid w:val="009E7D96"/>
    <w:rsid w:val="009F0C06"/>
    <w:rsid w:val="009F1CD6"/>
    <w:rsid w:val="009F1F2F"/>
    <w:rsid w:val="009F3895"/>
    <w:rsid w:val="009F53FF"/>
    <w:rsid w:val="009F6450"/>
    <w:rsid w:val="009F6588"/>
    <w:rsid w:val="00A0078C"/>
    <w:rsid w:val="00A01866"/>
    <w:rsid w:val="00A032D0"/>
    <w:rsid w:val="00A03BED"/>
    <w:rsid w:val="00A04AAC"/>
    <w:rsid w:val="00A07058"/>
    <w:rsid w:val="00A07520"/>
    <w:rsid w:val="00A078A6"/>
    <w:rsid w:val="00A100BD"/>
    <w:rsid w:val="00A101C0"/>
    <w:rsid w:val="00A119F6"/>
    <w:rsid w:val="00A11B9E"/>
    <w:rsid w:val="00A15C94"/>
    <w:rsid w:val="00A15F8D"/>
    <w:rsid w:val="00A16274"/>
    <w:rsid w:val="00A16FB8"/>
    <w:rsid w:val="00A23871"/>
    <w:rsid w:val="00A239AC"/>
    <w:rsid w:val="00A2432E"/>
    <w:rsid w:val="00A25698"/>
    <w:rsid w:val="00A262DD"/>
    <w:rsid w:val="00A26E8D"/>
    <w:rsid w:val="00A26FDA"/>
    <w:rsid w:val="00A30A98"/>
    <w:rsid w:val="00A317A7"/>
    <w:rsid w:val="00A3203D"/>
    <w:rsid w:val="00A324AC"/>
    <w:rsid w:val="00A326C9"/>
    <w:rsid w:val="00A32A7F"/>
    <w:rsid w:val="00A3444A"/>
    <w:rsid w:val="00A357C0"/>
    <w:rsid w:val="00A3582F"/>
    <w:rsid w:val="00A37405"/>
    <w:rsid w:val="00A37B89"/>
    <w:rsid w:val="00A37FE5"/>
    <w:rsid w:val="00A40C54"/>
    <w:rsid w:val="00A40E7C"/>
    <w:rsid w:val="00A41FEA"/>
    <w:rsid w:val="00A42552"/>
    <w:rsid w:val="00A427C3"/>
    <w:rsid w:val="00A4285E"/>
    <w:rsid w:val="00A42C03"/>
    <w:rsid w:val="00A431AC"/>
    <w:rsid w:val="00A44061"/>
    <w:rsid w:val="00A44A7A"/>
    <w:rsid w:val="00A44E1A"/>
    <w:rsid w:val="00A46958"/>
    <w:rsid w:val="00A46F65"/>
    <w:rsid w:val="00A47097"/>
    <w:rsid w:val="00A47405"/>
    <w:rsid w:val="00A476E4"/>
    <w:rsid w:val="00A47F29"/>
    <w:rsid w:val="00A5044A"/>
    <w:rsid w:val="00A50C9F"/>
    <w:rsid w:val="00A51A4C"/>
    <w:rsid w:val="00A5291A"/>
    <w:rsid w:val="00A55189"/>
    <w:rsid w:val="00A55C7C"/>
    <w:rsid w:val="00A56870"/>
    <w:rsid w:val="00A60013"/>
    <w:rsid w:val="00A60903"/>
    <w:rsid w:val="00A61200"/>
    <w:rsid w:val="00A6159C"/>
    <w:rsid w:val="00A61A92"/>
    <w:rsid w:val="00A61F59"/>
    <w:rsid w:val="00A621E2"/>
    <w:rsid w:val="00A6245D"/>
    <w:rsid w:val="00A6313B"/>
    <w:rsid w:val="00A64B39"/>
    <w:rsid w:val="00A66E57"/>
    <w:rsid w:val="00A6723C"/>
    <w:rsid w:val="00A67C51"/>
    <w:rsid w:val="00A72D24"/>
    <w:rsid w:val="00A73582"/>
    <w:rsid w:val="00A74AA9"/>
    <w:rsid w:val="00A75EAB"/>
    <w:rsid w:val="00A7721B"/>
    <w:rsid w:val="00A77E4C"/>
    <w:rsid w:val="00A77E88"/>
    <w:rsid w:val="00A800DB"/>
    <w:rsid w:val="00A81433"/>
    <w:rsid w:val="00A8265D"/>
    <w:rsid w:val="00A82AA0"/>
    <w:rsid w:val="00A8346C"/>
    <w:rsid w:val="00A84023"/>
    <w:rsid w:val="00A850B7"/>
    <w:rsid w:val="00A910D8"/>
    <w:rsid w:val="00A93472"/>
    <w:rsid w:val="00A93969"/>
    <w:rsid w:val="00A94829"/>
    <w:rsid w:val="00A950BE"/>
    <w:rsid w:val="00A95681"/>
    <w:rsid w:val="00A95ABE"/>
    <w:rsid w:val="00A96159"/>
    <w:rsid w:val="00A96EC5"/>
    <w:rsid w:val="00AA078B"/>
    <w:rsid w:val="00AA08C9"/>
    <w:rsid w:val="00AA08EC"/>
    <w:rsid w:val="00AA0B5F"/>
    <w:rsid w:val="00AA18EB"/>
    <w:rsid w:val="00AA1A01"/>
    <w:rsid w:val="00AA1E23"/>
    <w:rsid w:val="00AA1FB0"/>
    <w:rsid w:val="00AA42FD"/>
    <w:rsid w:val="00AA4919"/>
    <w:rsid w:val="00AB1BC6"/>
    <w:rsid w:val="00AB1E06"/>
    <w:rsid w:val="00AB32F5"/>
    <w:rsid w:val="00AB5239"/>
    <w:rsid w:val="00AB5DC1"/>
    <w:rsid w:val="00AB6EFE"/>
    <w:rsid w:val="00AC03EE"/>
    <w:rsid w:val="00AC1E59"/>
    <w:rsid w:val="00AC2447"/>
    <w:rsid w:val="00AC3D3E"/>
    <w:rsid w:val="00AC460B"/>
    <w:rsid w:val="00AC6FE3"/>
    <w:rsid w:val="00AC7E11"/>
    <w:rsid w:val="00AD1AAF"/>
    <w:rsid w:val="00AD31DD"/>
    <w:rsid w:val="00AD5A9D"/>
    <w:rsid w:val="00AD5CEF"/>
    <w:rsid w:val="00AD6271"/>
    <w:rsid w:val="00AD7DA9"/>
    <w:rsid w:val="00AE0A2D"/>
    <w:rsid w:val="00AE0B0E"/>
    <w:rsid w:val="00AE0D04"/>
    <w:rsid w:val="00AE16B9"/>
    <w:rsid w:val="00AE1951"/>
    <w:rsid w:val="00AE2A95"/>
    <w:rsid w:val="00AE2B34"/>
    <w:rsid w:val="00AE3386"/>
    <w:rsid w:val="00AE3B9C"/>
    <w:rsid w:val="00AE5448"/>
    <w:rsid w:val="00AE6755"/>
    <w:rsid w:val="00AE6F4C"/>
    <w:rsid w:val="00AE7091"/>
    <w:rsid w:val="00AE76AA"/>
    <w:rsid w:val="00AF0767"/>
    <w:rsid w:val="00AF1504"/>
    <w:rsid w:val="00AF4906"/>
    <w:rsid w:val="00AF4AC4"/>
    <w:rsid w:val="00AF5487"/>
    <w:rsid w:val="00AF6A81"/>
    <w:rsid w:val="00AF7A66"/>
    <w:rsid w:val="00AF7FDC"/>
    <w:rsid w:val="00B00FAD"/>
    <w:rsid w:val="00B02459"/>
    <w:rsid w:val="00B02F8B"/>
    <w:rsid w:val="00B03026"/>
    <w:rsid w:val="00B03128"/>
    <w:rsid w:val="00B041CF"/>
    <w:rsid w:val="00B0581F"/>
    <w:rsid w:val="00B05852"/>
    <w:rsid w:val="00B05A60"/>
    <w:rsid w:val="00B06F4C"/>
    <w:rsid w:val="00B109C8"/>
    <w:rsid w:val="00B11386"/>
    <w:rsid w:val="00B12168"/>
    <w:rsid w:val="00B1369F"/>
    <w:rsid w:val="00B14643"/>
    <w:rsid w:val="00B171E3"/>
    <w:rsid w:val="00B245F1"/>
    <w:rsid w:val="00B25A29"/>
    <w:rsid w:val="00B25CB3"/>
    <w:rsid w:val="00B26D13"/>
    <w:rsid w:val="00B26F52"/>
    <w:rsid w:val="00B274BA"/>
    <w:rsid w:val="00B27E70"/>
    <w:rsid w:val="00B304BF"/>
    <w:rsid w:val="00B307B5"/>
    <w:rsid w:val="00B31228"/>
    <w:rsid w:val="00B3370B"/>
    <w:rsid w:val="00B33856"/>
    <w:rsid w:val="00B33955"/>
    <w:rsid w:val="00B33D0B"/>
    <w:rsid w:val="00B35888"/>
    <w:rsid w:val="00B36595"/>
    <w:rsid w:val="00B36C21"/>
    <w:rsid w:val="00B40369"/>
    <w:rsid w:val="00B405A8"/>
    <w:rsid w:val="00B40CA1"/>
    <w:rsid w:val="00B40CAD"/>
    <w:rsid w:val="00B4115D"/>
    <w:rsid w:val="00B4331E"/>
    <w:rsid w:val="00B43797"/>
    <w:rsid w:val="00B44433"/>
    <w:rsid w:val="00B45B49"/>
    <w:rsid w:val="00B46211"/>
    <w:rsid w:val="00B462D3"/>
    <w:rsid w:val="00B46840"/>
    <w:rsid w:val="00B4699E"/>
    <w:rsid w:val="00B4780D"/>
    <w:rsid w:val="00B50B5A"/>
    <w:rsid w:val="00B5117C"/>
    <w:rsid w:val="00B5242D"/>
    <w:rsid w:val="00B52D93"/>
    <w:rsid w:val="00B52EAF"/>
    <w:rsid w:val="00B551A8"/>
    <w:rsid w:val="00B553F7"/>
    <w:rsid w:val="00B573D3"/>
    <w:rsid w:val="00B603FC"/>
    <w:rsid w:val="00B61157"/>
    <w:rsid w:val="00B622D5"/>
    <w:rsid w:val="00B63556"/>
    <w:rsid w:val="00B63C5A"/>
    <w:rsid w:val="00B63CCC"/>
    <w:rsid w:val="00B64807"/>
    <w:rsid w:val="00B65364"/>
    <w:rsid w:val="00B70D54"/>
    <w:rsid w:val="00B7187F"/>
    <w:rsid w:val="00B720E4"/>
    <w:rsid w:val="00B72478"/>
    <w:rsid w:val="00B726A9"/>
    <w:rsid w:val="00B72AF9"/>
    <w:rsid w:val="00B73511"/>
    <w:rsid w:val="00B73547"/>
    <w:rsid w:val="00B7499F"/>
    <w:rsid w:val="00B74A64"/>
    <w:rsid w:val="00B74FF8"/>
    <w:rsid w:val="00B752D3"/>
    <w:rsid w:val="00B76997"/>
    <w:rsid w:val="00B77AA5"/>
    <w:rsid w:val="00B80D32"/>
    <w:rsid w:val="00B816A4"/>
    <w:rsid w:val="00B82229"/>
    <w:rsid w:val="00B82536"/>
    <w:rsid w:val="00B827B7"/>
    <w:rsid w:val="00B82D6A"/>
    <w:rsid w:val="00B83D0B"/>
    <w:rsid w:val="00B846F7"/>
    <w:rsid w:val="00B86375"/>
    <w:rsid w:val="00B863D4"/>
    <w:rsid w:val="00B86E5E"/>
    <w:rsid w:val="00B8744F"/>
    <w:rsid w:val="00B90F97"/>
    <w:rsid w:val="00B911AD"/>
    <w:rsid w:val="00B91530"/>
    <w:rsid w:val="00B93BCE"/>
    <w:rsid w:val="00B95251"/>
    <w:rsid w:val="00B95701"/>
    <w:rsid w:val="00B95C74"/>
    <w:rsid w:val="00B960FA"/>
    <w:rsid w:val="00B96B43"/>
    <w:rsid w:val="00B97519"/>
    <w:rsid w:val="00B97652"/>
    <w:rsid w:val="00B97D02"/>
    <w:rsid w:val="00BA059D"/>
    <w:rsid w:val="00BA070D"/>
    <w:rsid w:val="00BA0818"/>
    <w:rsid w:val="00BA141A"/>
    <w:rsid w:val="00BA14FC"/>
    <w:rsid w:val="00BA1759"/>
    <w:rsid w:val="00BA1F03"/>
    <w:rsid w:val="00BA1FB0"/>
    <w:rsid w:val="00BA2214"/>
    <w:rsid w:val="00BA39C9"/>
    <w:rsid w:val="00BA3CA1"/>
    <w:rsid w:val="00BA5A70"/>
    <w:rsid w:val="00BA5B97"/>
    <w:rsid w:val="00BA6B9A"/>
    <w:rsid w:val="00BB088F"/>
    <w:rsid w:val="00BB3463"/>
    <w:rsid w:val="00BB38B6"/>
    <w:rsid w:val="00BB3B59"/>
    <w:rsid w:val="00BB4220"/>
    <w:rsid w:val="00BB4C5D"/>
    <w:rsid w:val="00BB4FB9"/>
    <w:rsid w:val="00BB5B98"/>
    <w:rsid w:val="00BB6112"/>
    <w:rsid w:val="00BB6214"/>
    <w:rsid w:val="00BB69CF"/>
    <w:rsid w:val="00BB764D"/>
    <w:rsid w:val="00BB7A82"/>
    <w:rsid w:val="00BC1B29"/>
    <w:rsid w:val="00BC1C33"/>
    <w:rsid w:val="00BC372C"/>
    <w:rsid w:val="00BC3959"/>
    <w:rsid w:val="00BC39AE"/>
    <w:rsid w:val="00BC4F6C"/>
    <w:rsid w:val="00BC54C3"/>
    <w:rsid w:val="00BC6F84"/>
    <w:rsid w:val="00BC70D8"/>
    <w:rsid w:val="00BD0A69"/>
    <w:rsid w:val="00BD2ACE"/>
    <w:rsid w:val="00BD3CC4"/>
    <w:rsid w:val="00BD3D70"/>
    <w:rsid w:val="00BD4A10"/>
    <w:rsid w:val="00BD4D88"/>
    <w:rsid w:val="00BD5567"/>
    <w:rsid w:val="00BD572B"/>
    <w:rsid w:val="00BD5F39"/>
    <w:rsid w:val="00BD75C4"/>
    <w:rsid w:val="00BE0974"/>
    <w:rsid w:val="00BE0DF2"/>
    <w:rsid w:val="00BE196F"/>
    <w:rsid w:val="00BE19CF"/>
    <w:rsid w:val="00BE19E0"/>
    <w:rsid w:val="00BE2B38"/>
    <w:rsid w:val="00BE3A94"/>
    <w:rsid w:val="00BE4D49"/>
    <w:rsid w:val="00BE58AF"/>
    <w:rsid w:val="00BE6970"/>
    <w:rsid w:val="00BE6D5D"/>
    <w:rsid w:val="00BE7049"/>
    <w:rsid w:val="00BE76FE"/>
    <w:rsid w:val="00BE7E58"/>
    <w:rsid w:val="00BE7EB3"/>
    <w:rsid w:val="00BF0202"/>
    <w:rsid w:val="00BF02E7"/>
    <w:rsid w:val="00BF12BB"/>
    <w:rsid w:val="00BF172F"/>
    <w:rsid w:val="00BF2A56"/>
    <w:rsid w:val="00BF2BCE"/>
    <w:rsid w:val="00BF343C"/>
    <w:rsid w:val="00BF357F"/>
    <w:rsid w:val="00BF4435"/>
    <w:rsid w:val="00BF6D0D"/>
    <w:rsid w:val="00BF705E"/>
    <w:rsid w:val="00BF7300"/>
    <w:rsid w:val="00BF737C"/>
    <w:rsid w:val="00C0018E"/>
    <w:rsid w:val="00C022CE"/>
    <w:rsid w:val="00C029C2"/>
    <w:rsid w:val="00C042A5"/>
    <w:rsid w:val="00C0783B"/>
    <w:rsid w:val="00C07877"/>
    <w:rsid w:val="00C07DE4"/>
    <w:rsid w:val="00C101F7"/>
    <w:rsid w:val="00C10679"/>
    <w:rsid w:val="00C111C8"/>
    <w:rsid w:val="00C11E65"/>
    <w:rsid w:val="00C11FC6"/>
    <w:rsid w:val="00C13354"/>
    <w:rsid w:val="00C134FE"/>
    <w:rsid w:val="00C154B3"/>
    <w:rsid w:val="00C168A5"/>
    <w:rsid w:val="00C16F61"/>
    <w:rsid w:val="00C1731C"/>
    <w:rsid w:val="00C174FD"/>
    <w:rsid w:val="00C20FE3"/>
    <w:rsid w:val="00C2101E"/>
    <w:rsid w:val="00C2110B"/>
    <w:rsid w:val="00C213AC"/>
    <w:rsid w:val="00C2322E"/>
    <w:rsid w:val="00C23EA5"/>
    <w:rsid w:val="00C25584"/>
    <w:rsid w:val="00C26E0A"/>
    <w:rsid w:val="00C273AA"/>
    <w:rsid w:val="00C273FE"/>
    <w:rsid w:val="00C307A4"/>
    <w:rsid w:val="00C30A57"/>
    <w:rsid w:val="00C31DC0"/>
    <w:rsid w:val="00C31E38"/>
    <w:rsid w:val="00C32768"/>
    <w:rsid w:val="00C333B9"/>
    <w:rsid w:val="00C349C9"/>
    <w:rsid w:val="00C35937"/>
    <w:rsid w:val="00C35D07"/>
    <w:rsid w:val="00C35D30"/>
    <w:rsid w:val="00C36E56"/>
    <w:rsid w:val="00C37263"/>
    <w:rsid w:val="00C376CB"/>
    <w:rsid w:val="00C37BE1"/>
    <w:rsid w:val="00C40568"/>
    <w:rsid w:val="00C40EDC"/>
    <w:rsid w:val="00C42902"/>
    <w:rsid w:val="00C43AC8"/>
    <w:rsid w:val="00C43D2E"/>
    <w:rsid w:val="00C43EA1"/>
    <w:rsid w:val="00C46C10"/>
    <w:rsid w:val="00C50755"/>
    <w:rsid w:val="00C52B89"/>
    <w:rsid w:val="00C53000"/>
    <w:rsid w:val="00C5300C"/>
    <w:rsid w:val="00C5345C"/>
    <w:rsid w:val="00C542D7"/>
    <w:rsid w:val="00C5518E"/>
    <w:rsid w:val="00C55778"/>
    <w:rsid w:val="00C563A5"/>
    <w:rsid w:val="00C609AB"/>
    <w:rsid w:val="00C60FC8"/>
    <w:rsid w:val="00C619C3"/>
    <w:rsid w:val="00C62003"/>
    <w:rsid w:val="00C62A16"/>
    <w:rsid w:val="00C63A18"/>
    <w:rsid w:val="00C64923"/>
    <w:rsid w:val="00C64DD5"/>
    <w:rsid w:val="00C65328"/>
    <w:rsid w:val="00C653EB"/>
    <w:rsid w:val="00C6541E"/>
    <w:rsid w:val="00C6611C"/>
    <w:rsid w:val="00C66521"/>
    <w:rsid w:val="00C67518"/>
    <w:rsid w:val="00C67BF2"/>
    <w:rsid w:val="00C7055D"/>
    <w:rsid w:val="00C70B74"/>
    <w:rsid w:val="00C71CE8"/>
    <w:rsid w:val="00C72BE8"/>
    <w:rsid w:val="00C7354B"/>
    <w:rsid w:val="00C739AD"/>
    <w:rsid w:val="00C7742A"/>
    <w:rsid w:val="00C775D9"/>
    <w:rsid w:val="00C80610"/>
    <w:rsid w:val="00C813C2"/>
    <w:rsid w:val="00C819F2"/>
    <w:rsid w:val="00C82D46"/>
    <w:rsid w:val="00C832BD"/>
    <w:rsid w:val="00C83D7A"/>
    <w:rsid w:val="00C844A6"/>
    <w:rsid w:val="00C845E4"/>
    <w:rsid w:val="00C84766"/>
    <w:rsid w:val="00C85155"/>
    <w:rsid w:val="00C873E4"/>
    <w:rsid w:val="00C8763C"/>
    <w:rsid w:val="00C90F1D"/>
    <w:rsid w:val="00C920CB"/>
    <w:rsid w:val="00C922BB"/>
    <w:rsid w:val="00C93CB9"/>
    <w:rsid w:val="00C9530C"/>
    <w:rsid w:val="00C959FD"/>
    <w:rsid w:val="00C95E68"/>
    <w:rsid w:val="00C97CD3"/>
    <w:rsid w:val="00CA18A0"/>
    <w:rsid w:val="00CA195A"/>
    <w:rsid w:val="00CA24C6"/>
    <w:rsid w:val="00CA303F"/>
    <w:rsid w:val="00CA3C52"/>
    <w:rsid w:val="00CA5F28"/>
    <w:rsid w:val="00CA6317"/>
    <w:rsid w:val="00CA789D"/>
    <w:rsid w:val="00CB0275"/>
    <w:rsid w:val="00CB0801"/>
    <w:rsid w:val="00CB12A4"/>
    <w:rsid w:val="00CB14D3"/>
    <w:rsid w:val="00CB198A"/>
    <w:rsid w:val="00CB45FB"/>
    <w:rsid w:val="00CB501A"/>
    <w:rsid w:val="00CB577C"/>
    <w:rsid w:val="00CB61CE"/>
    <w:rsid w:val="00CB6469"/>
    <w:rsid w:val="00CB7E0A"/>
    <w:rsid w:val="00CC01DF"/>
    <w:rsid w:val="00CC0271"/>
    <w:rsid w:val="00CC06C5"/>
    <w:rsid w:val="00CC0CA5"/>
    <w:rsid w:val="00CC1508"/>
    <w:rsid w:val="00CC1B8C"/>
    <w:rsid w:val="00CC2F17"/>
    <w:rsid w:val="00CC38B9"/>
    <w:rsid w:val="00CC403E"/>
    <w:rsid w:val="00CC5250"/>
    <w:rsid w:val="00CC7078"/>
    <w:rsid w:val="00CC7234"/>
    <w:rsid w:val="00CC754E"/>
    <w:rsid w:val="00CD0150"/>
    <w:rsid w:val="00CD1557"/>
    <w:rsid w:val="00CD3C0F"/>
    <w:rsid w:val="00CD43FE"/>
    <w:rsid w:val="00CD545A"/>
    <w:rsid w:val="00CE041C"/>
    <w:rsid w:val="00CE074F"/>
    <w:rsid w:val="00CE125F"/>
    <w:rsid w:val="00CE19A4"/>
    <w:rsid w:val="00CE29C1"/>
    <w:rsid w:val="00CE2DB2"/>
    <w:rsid w:val="00CE3E5C"/>
    <w:rsid w:val="00CE4731"/>
    <w:rsid w:val="00CE5D51"/>
    <w:rsid w:val="00CE71FD"/>
    <w:rsid w:val="00CF04E8"/>
    <w:rsid w:val="00CF050F"/>
    <w:rsid w:val="00CF055B"/>
    <w:rsid w:val="00CF06C9"/>
    <w:rsid w:val="00CF13FF"/>
    <w:rsid w:val="00CF25A9"/>
    <w:rsid w:val="00CF3EB8"/>
    <w:rsid w:val="00CF48A3"/>
    <w:rsid w:val="00CF495B"/>
    <w:rsid w:val="00CF4CFA"/>
    <w:rsid w:val="00CF4E60"/>
    <w:rsid w:val="00CF58AE"/>
    <w:rsid w:val="00CF62CC"/>
    <w:rsid w:val="00CF7208"/>
    <w:rsid w:val="00CF78CA"/>
    <w:rsid w:val="00D003B5"/>
    <w:rsid w:val="00D02589"/>
    <w:rsid w:val="00D02964"/>
    <w:rsid w:val="00D03135"/>
    <w:rsid w:val="00D0376B"/>
    <w:rsid w:val="00D03FF5"/>
    <w:rsid w:val="00D0448E"/>
    <w:rsid w:val="00D0549F"/>
    <w:rsid w:val="00D057B1"/>
    <w:rsid w:val="00D064CD"/>
    <w:rsid w:val="00D07093"/>
    <w:rsid w:val="00D07FA0"/>
    <w:rsid w:val="00D104E5"/>
    <w:rsid w:val="00D1054A"/>
    <w:rsid w:val="00D10818"/>
    <w:rsid w:val="00D13CC2"/>
    <w:rsid w:val="00D13E16"/>
    <w:rsid w:val="00D14FDB"/>
    <w:rsid w:val="00D152FD"/>
    <w:rsid w:val="00D15349"/>
    <w:rsid w:val="00D171D1"/>
    <w:rsid w:val="00D17BB1"/>
    <w:rsid w:val="00D20251"/>
    <w:rsid w:val="00D20819"/>
    <w:rsid w:val="00D20BCA"/>
    <w:rsid w:val="00D2267D"/>
    <w:rsid w:val="00D2297F"/>
    <w:rsid w:val="00D2364E"/>
    <w:rsid w:val="00D25885"/>
    <w:rsid w:val="00D25887"/>
    <w:rsid w:val="00D26EA7"/>
    <w:rsid w:val="00D27FF3"/>
    <w:rsid w:val="00D30E19"/>
    <w:rsid w:val="00D318BF"/>
    <w:rsid w:val="00D31BCC"/>
    <w:rsid w:val="00D32475"/>
    <w:rsid w:val="00D34613"/>
    <w:rsid w:val="00D34CD8"/>
    <w:rsid w:val="00D35DCA"/>
    <w:rsid w:val="00D37B00"/>
    <w:rsid w:val="00D403B4"/>
    <w:rsid w:val="00D4132D"/>
    <w:rsid w:val="00D416B4"/>
    <w:rsid w:val="00D42671"/>
    <w:rsid w:val="00D43FDB"/>
    <w:rsid w:val="00D44BCC"/>
    <w:rsid w:val="00D45112"/>
    <w:rsid w:val="00D478B5"/>
    <w:rsid w:val="00D47C93"/>
    <w:rsid w:val="00D508CB"/>
    <w:rsid w:val="00D51CF1"/>
    <w:rsid w:val="00D51E8C"/>
    <w:rsid w:val="00D51F5E"/>
    <w:rsid w:val="00D52458"/>
    <w:rsid w:val="00D526F7"/>
    <w:rsid w:val="00D54D2B"/>
    <w:rsid w:val="00D55480"/>
    <w:rsid w:val="00D56030"/>
    <w:rsid w:val="00D60F56"/>
    <w:rsid w:val="00D6118D"/>
    <w:rsid w:val="00D61814"/>
    <w:rsid w:val="00D63268"/>
    <w:rsid w:val="00D63705"/>
    <w:rsid w:val="00D63BE1"/>
    <w:rsid w:val="00D65495"/>
    <w:rsid w:val="00D65581"/>
    <w:rsid w:val="00D660E0"/>
    <w:rsid w:val="00D666BB"/>
    <w:rsid w:val="00D676C2"/>
    <w:rsid w:val="00D701B2"/>
    <w:rsid w:val="00D701E7"/>
    <w:rsid w:val="00D70BE4"/>
    <w:rsid w:val="00D713E3"/>
    <w:rsid w:val="00D7231C"/>
    <w:rsid w:val="00D7233D"/>
    <w:rsid w:val="00D72F64"/>
    <w:rsid w:val="00D73DA6"/>
    <w:rsid w:val="00D746E5"/>
    <w:rsid w:val="00D75FC1"/>
    <w:rsid w:val="00D76EC4"/>
    <w:rsid w:val="00D80922"/>
    <w:rsid w:val="00D80C35"/>
    <w:rsid w:val="00D833E0"/>
    <w:rsid w:val="00D8343F"/>
    <w:rsid w:val="00D83DD6"/>
    <w:rsid w:val="00D840A5"/>
    <w:rsid w:val="00D840EA"/>
    <w:rsid w:val="00D85D93"/>
    <w:rsid w:val="00D871D0"/>
    <w:rsid w:val="00D87FDA"/>
    <w:rsid w:val="00D908F4"/>
    <w:rsid w:val="00D92019"/>
    <w:rsid w:val="00D93939"/>
    <w:rsid w:val="00D93BB2"/>
    <w:rsid w:val="00D945D9"/>
    <w:rsid w:val="00D94763"/>
    <w:rsid w:val="00D94C21"/>
    <w:rsid w:val="00D94F87"/>
    <w:rsid w:val="00D958B8"/>
    <w:rsid w:val="00D95B8D"/>
    <w:rsid w:val="00D95F41"/>
    <w:rsid w:val="00D966EC"/>
    <w:rsid w:val="00D97EAF"/>
    <w:rsid w:val="00DA1F9E"/>
    <w:rsid w:val="00DA3107"/>
    <w:rsid w:val="00DA53A7"/>
    <w:rsid w:val="00DA6244"/>
    <w:rsid w:val="00DB04A6"/>
    <w:rsid w:val="00DB0E6D"/>
    <w:rsid w:val="00DB1448"/>
    <w:rsid w:val="00DB1489"/>
    <w:rsid w:val="00DB1F3F"/>
    <w:rsid w:val="00DB24C7"/>
    <w:rsid w:val="00DB32E2"/>
    <w:rsid w:val="00DB6FDB"/>
    <w:rsid w:val="00DB7393"/>
    <w:rsid w:val="00DB7B6E"/>
    <w:rsid w:val="00DB7EA1"/>
    <w:rsid w:val="00DC015F"/>
    <w:rsid w:val="00DC04B6"/>
    <w:rsid w:val="00DC1AF6"/>
    <w:rsid w:val="00DC2215"/>
    <w:rsid w:val="00DC2A1B"/>
    <w:rsid w:val="00DC2A83"/>
    <w:rsid w:val="00DC4377"/>
    <w:rsid w:val="00DC46F9"/>
    <w:rsid w:val="00DC4A71"/>
    <w:rsid w:val="00DC7305"/>
    <w:rsid w:val="00DD03CA"/>
    <w:rsid w:val="00DD1584"/>
    <w:rsid w:val="00DD2829"/>
    <w:rsid w:val="00DD2A54"/>
    <w:rsid w:val="00DD2A5D"/>
    <w:rsid w:val="00DD4558"/>
    <w:rsid w:val="00DD6601"/>
    <w:rsid w:val="00DE036B"/>
    <w:rsid w:val="00DE0B9C"/>
    <w:rsid w:val="00DE10A1"/>
    <w:rsid w:val="00DE15F3"/>
    <w:rsid w:val="00DE1B40"/>
    <w:rsid w:val="00DE1EE8"/>
    <w:rsid w:val="00DE23A5"/>
    <w:rsid w:val="00DE2C2A"/>
    <w:rsid w:val="00DE3A0C"/>
    <w:rsid w:val="00DE3BFD"/>
    <w:rsid w:val="00DE4865"/>
    <w:rsid w:val="00DE69E6"/>
    <w:rsid w:val="00DE76A2"/>
    <w:rsid w:val="00DF05F5"/>
    <w:rsid w:val="00DF0705"/>
    <w:rsid w:val="00DF08F5"/>
    <w:rsid w:val="00DF1B2D"/>
    <w:rsid w:val="00DF27E2"/>
    <w:rsid w:val="00DF29C3"/>
    <w:rsid w:val="00DF2BE3"/>
    <w:rsid w:val="00DF38B3"/>
    <w:rsid w:val="00DF42C5"/>
    <w:rsid w:val="00DF42F3"/>
    <w:rsid w:val="00DF57F8"/>
    <w:rsid w:val="00DF6385"/>
    <w:rsid w:val="00DF64D9"/>
    <w:rsid w:val="00DF77A0"/>
    <w:rsid w:val="00DF786B"/>
    <w:rsid w:val="00DF7C47"/>
    <w:rsid w:val="00DF7DE8"/>
    <w:rsid w:val="00E0003C"/>
    <w:rsid w:val="00E00F80"/>
    <w:rsid w:val="00E01FA4"/>
    <w:rsid w:val="00E03027"/>
    <w:rsid w:val="00E03E83"/>
    <w:rsid w:val="00E040B3"/>
    <w:rsid w:val="00E046A6"/>
    <w:rsid w:val="00E04723"/>
    <w:rsid w:val="00E04773"/>
    <w:rsid w:val="00E07617"/>
    <w:rsid w:val="00E07D74"/>
    <w:rsid w:val="00E123D3"/>
    <w:rsid w:val="00E133F3"/>
    <w:rsid w:val="00E135E7"/>
    <w:rsid w:val="00E1455B"/>
    <w:rsid w:val="00E14BF9"/>
    <w:rsid w:val="00E14DDA"/>
    <w:rsid w:val="00E14DE9"/>
    <w:rsid w:val="00E15BDE"/>
    <w:rsid w:val="00E15C29"/>
    <w:rsid w:val="00E15CBB"/>
    <w:rsid w:val="00E17496"/>
    <w:rsid w:val="00E211A5"/>
    <w:rsid w:val="00E215CA"/>
    <w:rsid w:val="00E21D73"/>
    <w:rsid w:val="00E21D88"/>
    <w:rsid w:val="00E2244F"/>
    <w:rsid w:val="00E2359F"/>
    <w:rsid w:val="00E244DE"/>
    <w:rsid w:val="00E24FCF"/>
    <w:rsid w:val="00E25B75"/>
    <w:rsid w:val="00E26678"/>
    <w:rsid w:val="00E273EA"/>
    <w:rsid w:val="00E27AA3"/>
    <w:rsid w:val="00E27F46"/>
    <w:rsid w:val="00E32172"/>
    <w:rsid w:val="00E32600"/>
    <w:rsid w:val="00E326BB"/>
    <w:rsid w:val="00E339A2"/>
    <w:rsid w:val="00E33A5D"/>
    <w:rsid w:val="00E33B64"/>
    <w:rsid w:val="00E340B4"/>
    <w:rsid w:val="00E34188"/>
    <w:rsid w:val="00E34669"/>
    <w:rsid w:val="00E3543D"/>
    <w:rsid w:val="00E35B65"/>
    <w:rsid w:val="00E365DE"/>
    <w:rsid w:val="00E40571"/>
    <w:rsid w:val="00E40FE3"/>
    <w:rsid w:val="00E4154A"/>
    <w:rsid w:val="00E4197F"/>
    <w:rsid w:val="00E421E3"/>
    <w:rsid w:val="00E42595"/>
    <w:rsid w:val="00E437B7"/>
    <w:rsid w:val="00E44DAC"/>
    <w:rsid w:val="00E44F03"/>
    <w:rsid w:val="00E46D57"/>
    <w:rsid w:val="00E473F0"/>
    <w:rsid w:val="00E4763C"/>
    <w:rsid w:val="00E47780"/>
    <w:rsid w:val="00E5005C"/>
    <w:rsid w:val="00E50726"/>
    <w:rsid w:val="00E50C65"/>
    <w:rsid w:val="00E5388D"/>
    <w:rsid w:val="00E53FFA"/>
    <w:rsid w:val="00E54913"/>
    <w:rsid w:val="00E560C8"/>
    <w:rsid w:val="00E568DC"/>
    <w:rsid w:val="00E56BAA"/>
    <w:rsid w:val="00E5778E"/>
    <w:rsid w:val="00E577F8"/>
    <w:rsid w:val="00E60183"/>
    <w:rsid w:val="00E608B1"/>
    <w:rsid w:val="00E60E29"/>
    <w:rsid w:val="00E610E6"/>
    <w:rsid w:val="00E625B2"/>
    <w:rsid w:val="00E62A50"/>
    <w:rsid w:val="00E62BA5"/>
    <w:rsid w:val="00E63189"/>
    <w:rsid w:val="00E64AA9"/>
    <w:rsid w:val="00E656BE"/>
    <w:rsid w:val="00E66040"/>
    <w:rsid w:val="00E66194"/>
    <w:rsid w:val="00E66D30"/>
    <w:rsid w:val="00E67202"/>
    <w:rsid w:val="00E679C2"/>
    <w:rsid w:val="00E67C93"/>
    <w:rsid w:val="00E70065"/>
    <w:rsid w:val="00E729DE"/>
    <w:rsid w:val="00E739B2"/>
    <w:rsid w:val="00E73B0A"/>
    <w:rsid w:val="00E74F92"/>
    <w:rsid w:val="00E752B5"/>
    <w:rsid w:val="00E75558"/>
    <w:rsid w:val="00E75BBA"/>
    <w:rsid w:val="00E772D2"/>
    <w:rsid w:val="00E775DA"/>
    <w:rsid w:val="00E80CB3"/>
    <w:rsid w:val="00E81253"/>
    <w:rsid w:val="00E815E1"/>
    <w:rsid w:val="00E81913"/>
    <w:rsid w:val="00E81ABF"/>
    <w:rsid w:val="00E81FE0"/>
    <w:rsid w:val="00E849CA"/>
    <w:rsid w:val="00E84FE4"/>
    <w:rsid w:val="00E85D02"/>
    <w:rsid w:val="00E878D4"/>
    <w:rsid w:val="00E9219B"/>
    <w:rsid w:val="00E92569"/>
    <w:rsid w:val="00E92861"/>
    <w:rsid w:val="00E93FD9"/>
    <w:rsid w:val="00E94C28"/>
    <w:rsid w:val="00E95ABA"/>
    <w:rsid w:val="00E97582"/>
    <w:rsid w:val="00E97A6B"/>
    <w:rsid w:val="00EA0980"/>
    <w:rsid w:val="00EA099E"/>
    <w:rsid w:val="00EA18DC"/>
    <w:rsid w:val="00EA2058"/>
    <w:rsid w:val="00EA2D90"/>
    <w:rsid w:val="00EA34D3"/>
    <w:rsid w:val="00EA3AB0"/>
    <w:rsid w:val="00EA45E0"/>
    <w:rsid w:val="00EA48AF"/>
    <w:rsid w:val="00EA4D93"/>
    <w:rsid w:val="00EA4E8E"/>
    <w:rsid w:val="00EA5303"/>
    <w:rsid w:val="00EA539C"/>
    <w:rsid w:val="00EA6359"/>
    <w:rsid w:val="00EA74BF"/>
    <w:rsid w:val="00EA772C"/>
    <w:rsid w:val="00EB0731"/>
    <w:rsid w:val="00EB2924"/>
    <w:rsid w:val="00EB2E28"/>
    <w:rsid w:val="00EB31BB"/>
    <w:rsid w:val="00EB50C4"/>
    <w:rsid w:val="00EB7410"/>
    <w:rsid w:val="00EC2789"/>
    <w:rsid w:val="00EC30CB"/>
    <w:rsid w:val="00EC3441"/>
    <w:rsid w:val="00EC3783"/>
    <w:rsid w:val="00EC4C6E"/>
    <w:rsid w:val="00EC4E7A"/>
    <w:rsid w:val="00EC59BA"/>
    <w:rsid w:val="00EC5C7C"/>
    <w:rsid w:val="00EC625A"/>
    <w:rsid w:val="00EC6D6D"/>
    <w:rsid w:val="00EC71E7"/>
    <w:rsid w:val="00EC7B4C"/>
    <w:rsid w:val="00ED1E22"/>
    <w:rsid w:val="00ED26F0"/>
    <w:rsid w:val="00ED29B2"/>
    <w:rsid w:val="00ED5197"/>
    <w:rsid w:val="00ED6757"/>
    <w:rsid w:val="00ED70C2"/>
    <w:rsid w:val="00ED73A9"/>
    <w:rsid w:val="00ED7816"/>
    <w:rsid w:val="00ED7EA1"/>
    <w:rsid w:val="00EE018A"/>
    <w:rsid w:val="00EE0EE3"/>
    <w:rsid w:val="00EE146B"/>
    <w:rsid w:val="00EE19EC"/>
    <w:rsid w:val="00EE1E9C"/>
    <w:rsid w:val="00EE25D6"/>
    <w:rsid w:val="00EE3151"/>
    <w:rsid w:val="00EE427A"/>
    <w:rsid w:val="00EE5070"/>
    <w:rsid w:val="00EE53FA"/>
    <w:rsid w:val="00EE5689"/>
    <w:rsid w:val="00EE5C3B"/>
    <w:rsid w:val="00EE5FBA"/>
    <w:rsid w:val="00EE6749"/>
    <w:rsid w:val="00EE7337"/>
    <w:rsid w:val="00EE7A94"/>
    <w:rsid w:val="00EF0DCD"/>
    <w:rsid w:val="00EF191F"/>
    <w:rsid w:val="00EF1F62"/>
    <w:rsid w:val="00EF2E74"/>
    <w:rsid w:val="00EF3589"/>
    <w:rsid w:val="00EF3D73"/>
    <w:rsid w:val="00EF5382"/>
    <w:rsid w:val="00EF57B9"/>
    <w:rsid w:val="00EF61F6"/>
    <w:rsid w:val="00EF6859"/>
    <w:rsid w:val="00EF72E7"/>
    <w:rsid w:val="00EF7632"/>
    <w:rsid w:val="00F00760"/>
    <w:rsid w:val="00F00C76"/>
    <w:rsid w:val="00F020F9"/>
    <w:rsid w:val="00F02866"/>
    <w:rsid w:val="00F02C76"/>
    <w:rsid w:val="00F03896"/>
    <w:rsid w:val="00F04CFB"/>
    <w:rsid w:val="00F051C7"/>
    <w:rsid w:val="00F101AA"/>
    <w:rsid w:val="00F1021E"/>
    <w:rsid w:val="00F10B64"/>
    <w:rsid w:val="00F11039"/>
    <w:rsid w:val="00F12C0E"/>
    <w:rsid w:val="00F1305E"/>
    <w:rsid w:val="00F1319E"/>
    <w:rsid w:val="00F13284"/>
    <w:rsid w:val="00F14CEB"/>
    <w:rsid w:val="00F158CD"/>
    <w:rsid w:val="00F16199"/>
    <w:rsid w:val="00F16F28"/>
    <w:rsid w:val="00F17D17"/>
    <w:rsid w:val="00F17DAD"/>
    <w:rsid w:val="00F21CEC"/>
    <w:rsid w:val="00F21E5D"/>
    <w:rsid w:val="00F22546"/>
    <w:rsid w:val="00F226C3"/>
    <w:rsid w:val="00F257CA"/>
    <w:rsid w:val="00F25840"/>
    <w:rsid w:val="00F31F86"/>
    <w:rsid w:val="00F32D25"/>
    <w:rsid w:val="00F332FE"/>
    <w:rsid w:val="00F34637"/>
    <w:rsid w:val="00F34732"/>
    <w:rsid w:val="00F347F5"/>
    <w:rsid w:val="00F349FC"/>
    <w:rsid w:val="00F34CA2"/>
    <w:rsid w:val="00F34FEC"/>
    <w:rsid w:val="00F35F87"/>
    <w:rsid w:val="00F361A0"/>
    <w:rsid w:val="00F377C7"/>
    <w:rsid w:val="00F37D3A"/>
    <w:rsid w:val="00F37EAD"/>
    <w:rsid w:val="00F4028B"/>
    <w:rsid w:val="00F4069D"/>
    <w:rsid w:val="00F40BA7"/>
    <w:rsid w:val="00F421EA"/>
    <w:rsid w:val="00F4507B"/>
    <w:rsid w:val="00F45928"/>
    <w:rsid w:val="00F45B54"/>
    <w:rsid w:val="00F46132"/>
    <w:rsid w:val="00F46540"/>
    <w:rsid w:val="00F46C9B"/>
    <w:rsid w:val="00F46DD1"/>
    <w:rsid w:val="00F472F8"/>
    <w:rsid w:val="00F47A73"/>
    <w:rsid w:val="00F5032F"/>
    <w:rsid w:val="00F526F9"/>
    <w:rsid w:val="00F5284C"/>
    <w:rsid w:val="00F54FF8"/>
    <w:rsid w:val="00F5592A"/>
    <w:rsid w:val="00F57362"/>
    <w:rsid w:val="00F57DEC"/>
    <w:rsid w:val="00F57ED4"/>
    <w:rsid w:val="00F60560"/>
    <w:rsid w:val="00F607D6"/>
    <w:rsid w:val="00F6098F"/>
    <w:rsid w:val="00F609A8"/>
    <w:rsid w:val="00F64236"/>
    <w:rsid w:val="00F64BBC"/>
    <w:rsid w:val="00F64D44"/>
    <w:rsid w:val="00F65012"/>
    <w:rsid w:val="00F66C78"/>
    <w:rsid w:val="00F67D6F"/>
    <w:rsid w:val="00F7185A"/>
    <w:rsid w:val="00F7417B"/>
    <w:rsid w:val="00F74D38"/>
    <w:rsid w:val="00F74DFF"/>
    <w:rsid w:val="00F75591"/>
    <w:rsid w:val="00F75B34"/>
    <w:rsid w:val="00F77115"/>
    <w:rsid w:val="00F80585"/>
    <w:rsid w:val="00F80A85"/>
    <w:rsid w:val="00F8180B"/>
    <w:rsid w:val="00F81C49"/>
    <w:rsid w:val="00F84E27"/>
    <w:rsid w:val="00F85BB9"/>
    <w:rsid w:val="00F86FFA"/>
    <w:rsid w:val="00F87287"/>
    <w:rsid w:val="00F900BC"/>
    <w:rsid w:val="00F908C0"/>
    <w:rsid w:val="00F9295A"/>
    <w:rsid w:val="00F92C40"/>
    <w:rsid w:val="00F92E82"/>
    <w:rsid w:val="00F938F5"/>
    <w:rsid w:val="00F94D85"/>
    <w:rsid w:val="00F95517"/>
    <w:rsid w:val="00F96171"/>
    <w:rsid w:val="00F966E2"/>
    <w:rsid w:val="00F96D83"/>
    <w:rsid w:val="00FA1821"/>
    <w:rsid w:val="00FA2DCF"/>
    <w:rsid w:val="00FA4D9C"/>
    <w:rsid w:val="00FA4F5E"/>
    <w:rsid w:val="00FA5DC4"/>
    <w:rsid w:val="00FA698E"/>
    <w:rsid w:val="00FA7791"/>
    <w:rsid w:val="00FB081C"/>
    <w:rsid w:val="00FB0A4D"/>
    <w:rsid w:val="00FB0CC1"/>
    <w:rsid w:val="00FB1E9D"/>
    <w:rsid w:val="00FB2005"/>
    <w:rsid w:val="00FB3038"/>
    <w:rsid w:val="00FB337D"/>
    <w:rsid w:val="00FB3703"/>
    <w:rsid w:val="00FB556C"/>
    <w:rsid w:val="00FB59AB"/>
    <w:rsid w:val="00FB7004"/>
    <w:rsid w:val="00FB75D0"/>
    <w:rsid w:val="00FC01C1"/>
    <w:rsid w:val="00FC0722"/>
    <w:rsid w:val="00FC0EB4"/>
    <w:rsid w:val="00FC118C"/>
    <w:rsid w:val="00FC128D"/>
    <w:rsid w:val="00FC23F6"/>
    <w:rsid w:val="00FC3057"/>
    <w:rsid w:val="00FC31CA"/>
    <w:rsid w:val="00FC3DEF"/>
    <w:rsid w:val="00FC3ECF"/>
    <w:rsid w:val="00FC4470"/>
    <w:rsid w:val="00FC4519"/>
    <w:rsid w:val="00FC4EEC"/>
    <w:rsid w:val="00FC6892"/>
    <w:rsid w:val="00FC6FFB"/>
    <w:rsid w:val="00FC7BD5"/>
    <w:rsid w:val="00FD028E"/>
    <w:rsid w:val="00FD1224"/>
    <w:rsid w:val="00FD21B4"/>
    <w:rsid w:val="00FD2BA0"/>
    <w:rsid w:val="00FD3641"/>
    <w:rsid w:val="00FD52F8"/>
    <w:rsid w:val="00FD5D8A"/>
    <w:rsid w:val="00FD5F3A"/>
    <w:rsid w:val="00FD62AD"/>
    <w:rsid w:val="00FE003F"/>
    <w:rsid w:val="00FE0F3F"/>
    <w:rsid w:val="00FE1DF3"/>
    <w:rsid w:val="00FE2DE0"/>
    <w:rsid w:val="00FE3FEF"/>
    <w:rsid w:val="00FE4E8D"/>
    <w:rsid w:val="00FE531C"/>
    <w:rsid w:val="00FE5740"/>
    <w:rsid w:val="00FE7789"/>
    <w:rsid w:val="00FE7C82"/>
    <w:rsid w:val="00FF050E"/>
    <w:rsid w:val="00FF083F"/>
    <w:rsid w:val="00FF2B2C"/>
    <w:rsid w:val="00FF332A"/>
    <w:rsid w:val="00FF33CD"/>
    <w:rsid w:val="00FF409B"/>
    <w:rsid w:val="00FF640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colormenu v:ext="edit" fillcolor="none [3212]"/>
    </o:shapedefaults>
    <o:shapelayout v:ext="edit">
      <o:idmap v:ext="edit" data="2"/>
    </o:shapelayout>
  </w:shapeDefaults>
  <w:decimalSymbol w:val="."/>
  <w:listSeparator w:val=","/>
  <w14:docId w14:val="44B56D79"/>
  <w15:docId w15:val="{B10B266D-BA6D-4886-9C24-164956AA5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B01"/>
    <w:pPr>
      <w:spacing w:line="360" w:lineRule="auto"/>
      <w:jc w:val="both"/>
    </w:pPr>
    <w:rPr>
      <w:sz w:val="24"/>
    </w:rPr>
  </w:style>
  <w:style w:type="paragraph" w:styleId="Heading1">
    <w:name w:val="heading 1"/>
    <w:basedOn w:val="Normal"/>
    <w:next w:val="Normal"/>
    <w:link w:val="Heading1Char"/>
    <w:qFormat/>
    <w:rsid w:val="00D37B00"/>
    <w:pPr>
      <w:keepNext/>
      <w:numPr>
        <w:numId w:val="1"/>
      </w:numPr>
      <w:spacing w:after="360"/>
      <w:outlineLvl w:val="0"/>
    </w:pPr>
    <w:rPr>
      <w:b/>
      <w:caps/>
      <w:sz w:val="28"/>
    </w:rPr>
  </w:style>
  <w:style w:type="paragraph" w:styleId="Heading2">
    <w:name w:val="heading 2"/>
    <w:basedOn w:val="Heading1"/>
    <w:next w:val="Normal"/>
    <w:qFormat/>
    <w:rsid w:val="00FF2B2C"/>
    <w:pPr>
      <w:numPr>
        <w:ilvl w:val="1"/>
      </w:numPr>
      <w:tabs>
        <w:tab w:val="clear" w:pos="851"/>
        <w:tab w:val="left" w:pos="567"/>
      </w:tabs>
      <w:spacing w:before="240" w:after="120"/>
      <w:outlineLvl w:val="1"/>
    </w:pPr>
    <w:rPr>
      <w:b w:val="0"/>
      <w:caps w:val="0"/>
      <w:sz w:val="24"/>
    </w:rPr>
  </w:style>
  <w:style w:type="paragraph" w:styleId="Heading3">
    <w:name w:val="heading 3"/>
    <w:basedOn w:val="Normal"/>
    <w:next w:val="Normal"/>
    <w:qFormat/>
    <w:rsid w:val="00F57ED4"/>
    <w:pPr>
      <w:keepNext/>
      <w:numPr>
        <w:ilvl w:val="2"/>
        <w:numId w:val="1"/>
      </w:numPr>
      <w:tabs>
        <w:tab w:val="num" w:pos="567"/>
      </w:tabs>
      <w:spacing w:before="240" w:after="120"/>
      <w:jc w:val="left"/>
      <w:outlineLvl w:val="2"/>
    </w:pPr>
  </w:style>
  <w:style w:type="paragraph" w:styleId="Heading4">
    <w:name w:val="heading 4"/>
    <w:basedOn w:val="Normal"/>
    <w:next w:val="Normal"/>
    <w:qFormat/>
    <w:rsid w:val="00F57ED4"/>
    <w:pPr>
      <w:keepNext/>
      <w:numPr>
        <w:ilvl w:val="3"/>
        <w:numId w:val="1"/>
      </w:numPr>
      <w:tabs>
        <w:tab w:val="left" w:pos="0"/>
      </w:tabs>
      <w:spacing w:before="240" w:after="120"/>
      <w:jc w:val="left"/>
      <w:outlineLvl w:val="3"/>
    </w:pPr>
  </w:style>
  <w:style w:type="paragraph" w:styleId="Heading5">
    <w:name w:val="heading 5"/>
    <w:basedOn w:val="Normal"/>
    <w:next w:val="Normal"/>
    <w:pPr>
      <w:keepNext/>
      <w:shd w:val="solid" w:color="FFFFFF" w:fill="auto"/>
      <w:outlineLvl w:val="4"/>
    </w:pPr>
    <w:rPr>
      <w:b/>
      <w:caps/>
    </w:rPr>
  </w:style>
  <w:style w:type="paragraph" w:styleId="Heading6">
    <w:name w:val="heading 6"/>
    <w:basedOn w:val="Normal"/>
    <w:next w:val="Normal"/>
    <w:pPr>
      <w:keepNext/>
      <w:numPr>
        <w:ilvl w:val="5"/>
        <w:numId w:val="1"/>
      </w:numPr>
      <w:spacing w:line="260" w:lineRule="exact"/>
      <w:outlineLvl w:val="5"/>
    </w:pPr>
  </w:style>
  <w:style w:type="paragraph" w:styleId="Heading7">
    <w:name w:val="heading 7"/>
    <w:basedOn w:val="Normal"/>
    <w:next w:val="Normal"/>
    <w:pPr>
      <w:keepNext/>
      <w:numPr>
        <w:ilvl w:val="6"/>
        <w:numId w:val="1"/>
      </w:numPr>
      <w:outlineLvl w:val="6"/>
    </w:pPr>
  </w:style>
  <w:style w:type="paragraph" w:styleId="Heading8">
    <w:name w:val="heading 8"/>
    <w:basedOn w:val="Normal"/>
    <w:next w:val="Normal"/>
    <w:pPr>
      <w:keepNext/>
      <w:numPr>
        <w:ilvl w:val="7"/>
        <w:numId w:val="1"/>
      </w:numPr>
      <w:outlineLvl w:val="7"/>
    </w:pPr>
    <w:rPr>
      <w:b/>
    </w:rPr>
  </w:style>
  <w:style w:type="paragraph" w:styleId="Heading9">
    <w:name w:val="heading 9"/>
    <w:basedOn w:val="Normal"/>
    <w:next w:val="Normal"/>
    <w:pPr>
      <w:keepNext/>
      <w:numPr>
        <w:ilvl w:val="8"/>
        <w:numId w:val="1"/>
      </w:numPr>
      <w:spacing w:after="60"/>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style>
  <w:style w:type="paragraph" w:styleId="Title">
    <w:name w:val="Title"/>
    <w:basedOn w:val="Normal"/>
    <w:pPr>
      <w:jc w:val="center"/>
    </w:pPr>
    <w:rPr>
      <w:b/>
      <w:lang w:val="en-US"/>
    </w:rPr>
  </w:style>
  <w:style w:type="paragraph" w:styleId="BodyTextIndent">
    <w:name w:val="Body Text Indent"/>
    <w:basedOn w:val="Normal"/>
    <w:semiHidden/>
    <w:pPr>
      <w:ind w:firstLine="567"/>
    </w:pPr>
    <w:rPr>
      <w:rFonts w:ascii="Arial" w:hAnsi="Arial"/>
    </w:rPr>
  </w:style>
  <w:style w:type="paragraph" w:styleId="BodyText2">
    <w:name w:val="Body Text 2"/>
    <w:basedOn w:val="Normal"/>
    <w:link w:val="BodyText2Char"/>
    <w:semiHidden/>
    <w:pPr>
      <w:spacing w:line="240" w:lineRule="auto"/>
      <w:jc w:val="center"/>
    </w:pPr>
    <w:rPr>
      <w:b/>
      <w:caps/>
    </w:rPr>
  </w:style>
  <w:style w:type="paragraph" w:styleId="BodyTextIndent2">
    <w:name w:val="Body Text Indent 2"/>
    <w:basedOn w:val="Normal"/>
    <w:semiHidden/>
    <w:pPr>
      <w:ind w:firstLine="567"/>
    </w:pPr>
    <w:rPr>
      <w:rFonts w:ascii="Arial" w:hAnsi="Arial"/>
      <w:sz w:val="22"/>
    </w:rPr>
  </w:style>
  <w:style w:type="paragraph" w:styleId="BodyTextIndent3">
    <w:name w:val="Body Text Indent 3"/>
    <w:basedOn w:val="Normal"/>
    <w:semiHidden/>
    <w:pPr>
      <w:ind w:left="4536" w:right="142"/>
    </w:pPr>
    <w:rPr>
      <w:snapToGrid w:val="0"/>
    </w:rPr>
  </w:style>
  <w:style w:type="paragraph" w:styleId="BodyText3">
    <w:name w:val="Body Text 3"/>
    <w:basedOn w:val="Normal"/>
    <w:link w:val="BodyText3Char"/>
    <w:semiHidden/>
    <w:pPr>
      <w:spacing w:line="240" w:lineRule="auto"/>
      <w:ind w:left="4536" w:right="142"/>
    </w:pPr>
  </w:style>
  <w:style w:type="paragraph" w:styleId="Caption">
    <w:name w:val="caption"/>
    <w:aliases w:val="Título de Ilustração"/>
    <w:basedOn w:val="Normal"/>
    <w:next w:val="Normal"/>
    <w:link w:val="CaptionChar"/>
    <w:uiPriority w:val="35"/>
    <w:qFormat/>
    <w:rsid w:val="00A84023"/>
    <w:pPr>
      <w:shd w:val="solid" w:color="FFFFFF" w:fill="auto"/>
      <w:spacing w:after="120" w:line="240" w:lineRule="auto"/>
      <w:contextualSpacing/>
      <w:jc w:val="left"/>
    </w:pPr>
    <w:rPr>
      <w:sz w:val="20"/>
    </w:rPr>
  </w:style>
  <w:style w:type="paragraph" w:styleId="Header">
    <w:name w:val="header"/>
    <w:basedOn w:val="Normal"/>
    <w:semiHidden/>
    <w:pPr>
      <w:tabs>
        <w:tab w:val="center" w:pos="4419"/>
        <w:tab w:val="right" w:pos="8838"/>
      </w:tabs>
    </w:pPr>
  </w:style>
  <w:style w:type="paragraph" w:styleId="Footer">
    <w:name w:val="footer"/>
    <w:basedOn w:val="Normal"/>
    <w:link w:val="FooterChar"/>
    <w:semiHidden/>
    <w:pPr>
      <w:tabs>
        <w:tab w:val="center" w:pos="4419"/>
        <w:tab w:val="right" w:pos="8838"/>
      </w:tabs>
    </w:pPr>
  </w:style>
  <w:style w:type="character" w:styleId="PageNumber">
    <w:name w:val="page number"/>
    <w:basedOn w:val="DefaultParagraphFont"/>
    <w:semiHidden/>
    <w:rPr>
      <w:rFonts w:ascii="Times New Roman" w:hAnsi="Times New Roman"/>
      <w:sz w:val="26"/>
    </w:rPr>
  </w:style>
  <w:style w:type="character" w:styleId="Hyperlink">
    <w:name w:val="Hyperlink"/>
    <w:basedOn w:val="DefaultParagraphFont"/>
    <w:uiPriority w:val="99"/>
    <w:rsid w:val="00C819F2"/>
    <w:rPr>
      <w:color w:val="auto"/>
      <w:u w:val="none"/>
    </w:rPr>
  </w:style>
  <w:style w:type="paragraph" w:styleId="TOC5">
    <w:name w:val="toc 5"/>
    <w:basedOn w:val="Normal"/>
    <w:next w:val="Normal"/>
    <w:autoRedefine/>
    <w:uiPriority w:val="39"/>
    <w:rsid w:val="00BC4F6C"/>
    <w:pPr>
      <w:tabs>
        <w:tab w:val="right" w:leader="dot" w:pos="9062"/>
      </w:tabs>
      <w:spacing w:before="240"/>
      <w:ind w:left="634" w:right="115" w:hanging="634"/>
    </w:pPr>
    <w:rPr>
      <w:b/>
      <w:caps/>
    </w:rPr>
  </w:style>
  <w:style w:type="paragraph" w:customStyle="1" w:styleId="Examinadora">
    <w:name w:val="Examinadora"/>
    <w:basedOn w:val="Normal"/>
    <w:next w:val="Normal"/>
    <w:pPr>
      <w:spacing w:line="240" w:lineRule="auto"/>
      <w:ind w:left="4253" w:right="142"/>
    </w:pPr>
    <w:rPr>
      <w:b/>
    </w:rPr>
  </w:style>
  <w:style w:type="paragraph" w:styleId="TableofFigures">
    <w:name w:val="table of figures"/>
    <w:basedOn w:val="Normal"/>
    <w:next w:val="Normal"/>
    <w:uiPriority w:val="99"/>
    <w:pPr>
      <w:ind w:left="113" w:right="113"/>
    </w:pPr>
  </w:style>
  <w:style w:type="paragraph" w:styleId="TOC1">
    <w:name w:val="toc 1"/>
    <w:basedOn w:val="Normal"/>
    <w:next w:val="Normal"/>
    <w:uiPriority w:val="39"/>
    <w:rsid w:val="00E473F0"/>
    <w:pPr>
      <w:tabs>
        <w:tab w:val="right" w:leader="dot" w:pos="9062"/>
      </w:tabs>
      <w:spacing w:before="240"/>
      <w:ind w:left="851" w:hanging="851"/>
      <w:jc w:val="left"/>
    </w:pPr>
    <w:rPr>
      <w:b/>
      <w:caps/>
      <w:noProof/>
    </w:rPr>
  </w:style>
  <w:style w:type="paragraph" w:styleId="TOC2">
    <w:name w:val="toc 2"/>
    <w:basedOn w:val="Normal"/>
    <w:next w:val="Normal"/>
    <w:autoRedefine/>
    <w:uiPriority w:val="39"/>
    <w:rsid w:val="00E473F0"/>
    <w:pPr>
      <w:tabs>
        <w:tab w:val="right" w:leader="dot" w:pos="9062"/>
      </w:tabs>
      <w:ind w:left="851" w:hanging="851"/>
      <w:jc w:val="left"/>
    </w:pPr>
    <w:rPr>
      <w:b/>
      <w:bCs/>
      <w:noProof/>
    </w:rPr>
  </w:style>
  <w:style w:type="paragraph" w:styleId="TOC3">
    <w:name w:val="toc 3"/>
    <w:basedOn w:val="Normal"/>
    <w:next w:val="Normal"/>
    <w:uiPriority w:val="39"/>
    <w:rsid w:val="00E473F0"/>
    <w:pPr>
      <w:suppressLineNumbers/>
      <w:tabs>
        <w:tab w:val="right" w:leader="dot" w:pos="9062"/>
      </w:tabs>
      <w:ind w:left="851" w:hanging="851"/>
    </w:pPr>
  </w:style>
  <w:style w:type="paragraph" w:styleId="TOC4">
    <w:name w:val="toc 4"/>
    <w:basedOn w:val="Normal"/>
    <w:next w:val="Normal"/>
    <w:uiPriority w:val="39"/>
    <w:rsid w:val="00E473F0"/>
    <w:pPr>
      <w:tabs>
        <w:tab w:val="right" w:leader="dot" w:pos="9061"/>
      </w:tabs>
      <w:ind w:left="851" w:hanging="851"/>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EndnoteText">
    <w:name w:val="endnote text"/>
    <w:basedOn w:val="Normal"/>
    <w:semiHidden/>
  </w:style>
  <w:style w:type="character" w:styleId="EndnoteReference">
    <w:name w:val="endnote reference"/>
    <w:basedOn w:val="DefaultParagraphFont"/>
    <w:semiHidden/>
    <w:rPr>
      <w:rFonts w:ascii="Times New Roman" w:hAnsi="Times New Roman"/>
      <w:sz w:val="26"/>
      <w:vertAlign w:val="baseline"/>
    </w:rPr>
  </w:style>
  <w:style w:type="paragraph" w:styleId="FootnoteText">
    <w:name w:val="footnote text"/>
    <w:basedOn w:val="Normal"/>
    <w:semiHidden/>
    <w:rsid w:val="008C47A4"/>
    <w:pPr>
      <w:spacing w:line="240" w:lineRule="auto"/>
    </w:pPr>
    <w:rPr>
      <w:sz w:val="20"/>
    </w:rPr>
  </w:style>
  <w:style w:type="character" w:styleId="FootnoteReference">
    <w:name w:val="footnote reference"/>
    <w:basedOn w:val="BodyTextChar"/>
    <w:semiHidden/>
    <w:qFormat/>
    <w:rsid w:val="00360AA8"/>
    <w:rPr>
      <w:rFonts w:ascii="Times New Roman" w:hAnsi="Times New Roman"/>
      <w:sz w:val="20"/>
      <w:vertAlign w:val="superscript"/>
    </w:rPr>
  </w:style>
  <w:style w:type="paragraph" w:styleId="BalloonText">
    <w:name w:val="Balloon Text"/>
    <w:basedOn w:val="Normal"/>
    <w:link w:val="BalloonTextChar"/>
    <w:uiPriority w:val="99"/>
    <w:semiHidden/>
    <w:unhideWhenUsed/>
    <w:rsid w:val="00713B9E"/>
    <w:pPr>
      <w:spacing w:line="240" w:lineRule="auto"/>
    </w:pPr>
    <w:rPr>
      <w:rFonts w:ascii="Tahoma" w:hAnsi="Tahoma" w:cs="Tahoma"/>
      <w:sz w:val="16"/>
      <w:szCs w:val="16"/>
    </w:rPr>
  </w:style>
  <w:style w:type="paragraph" w:customStyle="1" w:styleId="dedicatoria">
    <w:name w:val="dedicatoria"/>
    <w:basedOn w:val="Heading5"/>
    <w:pPr>
      <w:spacing w:before="9960" w:line="240" w:lineRule="auto"/>
      <w:jc w:val="right"/>
    </w:pPr>
    <w:rPr>
      <w:b w:val="0"/>
      <w:caps w:val="0"/>
    </w:rPr>
  </w:style>
  <w:style w:type="paragraph" w:customStyle="1" w:styleId="corpodetexto4">
    <w:name w:val="corpo de texto 4"/>
    <w:basedOn w:val="BodyText"/>
    <w:pPr>
      <w:spacing w:before="9960" w:line="240" w:lineRule="auto"/>
      <w:jc w:val="right"/>
    </w:pPr>
  </w:style>
  <w:style w:type="paragraph" w:customStyle="1" w:styleId="Capa">
    <w:name w:val="Capa"/>
    <w:basedOn w:val="BodyText2"/>
    <w:rPr>
      <w:sz w:val="32"/>
    </w:rPr>
  </w:style>
  <w:style w:type="paragraph" w:customStyle="1" w:styleId="Autor">
    <w:name w:val="Autor"/>
    <w:basedOn w:val="Capa"/>
    <w:rPr>
      <w:sz w:val="28"/>
    </w:rPr>
  </w:style>
  <w:style w:type="character" w:customStyle="1" w:styleId="BalloonTextChar">
    <w:name w:val="Balloon Text Char"/>
    <w:basedOn w:val="DefaultParagraphFont"/>
    <w:link w:val="BalloonText"/>
    <w:uiPriority w:val="99"/>
    <w:semiHidden/>
    <w:rsid w:val="00713B9E"/>
    <w:rPr>
      <w:rFonts w:ascii="Tahoma" w:hAnsi="Tahoma" w:cs="Tahoma"/>
      <w:sz w:val="16"/>
      <w:szCs w:val="16"/>
    </w:rPr>
  </w:style>
  <w:style w:type="table" w:styleId="TableGrid">
    <w:name w:val="Table Grid"/>
    <w:basedOn w:val="TableNormal"/>
    <w:uiPriority w:val="59"/>
    <w:rsid w:val="00E41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27CF"/>
    <w:pPr>
      <w:ind w:left="720"/>
      <w:contextualSpacing/>
    </w:pPr>
  </w:style>
  <w:style w:type="paragraph" w:styleId="Quote">
    <w:name w:val="Quote"/>
    <w:basedOn w:val="Normal"/>
    <w:next w:val="Normal"/>
    <w:link w:val="QuoteChar"/>
    <w:autoRedefine/>
    <w:uiPriority w:val="29"/>
    <w:qFormat/>
    <w:rsid w:val="001E2EE2"/>
    <w:pPr>
      <w:spacing w:before="100" w:beforeAutospacing="1" w:after="100" w:afterAutospacing="1" w:line="240" w:lineRule="auto"/>
      <w:ind w:left="2274"/>
      <w:contextualSpacing/>
    </w:pPr>
    <w:rPr>
      <w:iCs/>
      <w:color w:val="000000" w:themeColor="text1"/>
      <w:sz w:val="20"/>
      <w:szCs w:val="22"/>
    </w:rPr>
  </w:style>
  <w:style w:type="character" w:customStyle="1" w:styleId="QuoteChar">
    <w:name w:val="Quote Char"/>
    <w:basedOn w:val="DefaultParagraphFont"/>
    <w:link w:val="Quote"/>
    <w:uiPriority w:val="29"/>
    <w:rsid w:val="001E2EE2"/>
    <w:rPr>
      <w:iCs/>
      <w:color w:val="000000" w:themeColor="text1"/>
      <w:szCs w:val="22"/>
    </w:rPr>
  </w:style>
  <w:style w:type="character" w:customStyle="1" w:styleId="st">
    <w:name w:val="st"/>
    <w:basedOn w:val="DefaultParagraphFont"/>
    <w:rsid w:val="005C3BC2"/>
  </w:style>
  <w:style w:type="paragraph" w:customStyle="1" w:styleId="Notas">
    <w:name w:val="Notas"/>
    <w:basedOn w:val="Normal"/>
    <w:autoRedefine/>
    <w:qFormat/>
    <w:rsid w:val="00FE0F3F"/>
    <w:pPr>
      <w:spacing w:line="240" w:lineRule="auto"/>
      <w:ind w:left="1134"/>
    </w:pPr>
    <w:rPr>
      <w:sz w:val="18"/>
    </w:rPr>
  </w:style>
  <w:style w:type="character" w:styleId="PlaceholderText">
    <w:name w:val="Placeholder Text"/>
    <w:basedOn w:val="DefaultParagraphFont"/>
    <w:uiPriority w:val="99"/>
    <w:semiHidden/>
    <w:rsid w:val="000C3EE2"/>
    <w:rPr>
      <w:color w:val="808080"/>
    </w:rPr>
  </w:style>
  <w:style w:type="paragraph" w:styleId="TOCHeading">
    <w:name w:val="TOC Heading"/>
    <w:basedOn w:val="Heading1"/>
    <w:next w:val="Normal"/>
    <w:uiPriority w:val="39"/>
    <w:semiHidden/>
    <w:unhideWhenUsed/>
    <w:qFormat/>
    <w:rsid w:val="00F32D25"/>
    <w:pPr>
      <w:keepLines/>
      <w:numPr>
        <w:numId w:val="0"/>
      </w:numPr>
      <w:spacing w:before="480" w:after="0" w:line="276" w:lineRule="auto"/>
      <w:jc w:val="left"/>
      <w:outlineLvl w:val="9"/>
    </w:pPr>
    <w:rPr>
      <w:rFonts w:asciiTheme="majorHAnsi" w:eastAsiaTheme="majorEastAsia" w:hAnsiTheme="majorHAnsi" w:cstheme="majorBidi"/>
      <w:bCs/>
      <w:caps w:val="0"/>
      <w:color w:val="365F91" w:themeColor="accent1" w:themeShade="BF"/>
      <w:szCs w:val="28"/>
    </w:rPr>
  </w:style>
  <w:style w:type="paragraph" w:customStyle="1" w:styleId="Default">
    <w:name w:val="Default"/>
    <w:rsid w:val="00EA6359"/>
    <w:pPr>
      <w:autoSpaceDE w:val="0"/>
      <w:autoSpaceDN w:val="0"/>
      <w:adjustRightInd w:val="0"/>
    </w:pPr>
    <w:rPr>
      <w:rFonts w:ascii="Arial" w:hAnsi="Arial" w:cs="Arial"/>
      <w:color w:val="000000"/>
      <w:sz w:val="24"/>
      <w:szCs w:val="24"/>
    </w:rPr>
  </w:style>
  <w:style w:type="paragraph" w:styleId="ListBullet">
    <w:name w:val="List Bullet"/>
    <w:basedOn w:val="Normal"/>
    <w:autoRedefine/>
    <w:uiPriority w:val="99"/>
    <w:rsid w:val="000047E8"/>
    <w:pPr>
      <w:numPr>
        <w:numId w:val="27"/>
      </w:numPr>
      <w:tabs>
        <w:tab w:val="left" w:pos="426"/>
      </w:tabs>
      <w:autoSpaceDE w:val="0"/>
      <w:autoSpaceDN w:val="0"/>
      <w:spacing w:line="240" w:lineRule="auto"/>
    </w:pPr>
    <w:rPr>
      <w:rFonts w:eastAsiaTheme="minorEastAsia"/>
      <w:sz w:val="22"/>
      <w:szCs w:val="22"/>
    </w:rPr>
  </w:style>
  <w:style w:type="paragraph" w:customStyle="1" w:styleId="Ilustrao">
    <w:name w:val="Ilustração"/>
    <w:basedOn w:val="Normal"/>
    <w:link w:val="IlustraoChar"/>
    <w:qFormat/>
    <w:rsid w:val="00432599"/>
    <w:pPr>
      <w:spacing w:line="240" w:lineRule="auto"/>
      <w:jc w:val="center"/>
    </w:pPr>
  </w:style>
  <w:style w:type="paragraph" w:customStyle="1" w:styleId="TtuloIlustrao">
    <w:name w:val="Título Ilustração"/>
    <w:basedOn w:val="Caption"/>
    <w:link w:val="TtuloIlustraoChar"/>
    <w:qFormat/>
    <w:rsid w:val="007316EF"/>
  </w:style>
  <w:style w:type="character" w:customStyle="1" w:styleId="IlustraoChar">
    <w:name w:val="Ilustração Char"/>
    <w:basedOn w:val="DefaultParagraphFont"/>
    <w:link w:val="Ilustrao"/>
    <w:rsid w:val="00432599"/>
    <w:rPr>
      <w:sz w:val="24"/>
    </w:rPr>
  </w:style>
  <w:style w:type="paragraph" w:customStyle="1" w:styleId="FontedeIlustrao">
    <w:name w:val="Fonte de Ilustração"/>
    <w:basedOn w:val="Normal"/>
    <w:link w:val="FontedeIlustraoChar"/>
    <w:rsid w:val="001A2044"/>
    <w:pPr>
      <w:keepNext/>
      <w:spacing w:before="120" w:line="240" w:lineRule="auto"/>
      <w:jc w:val="left"/>
    </w:pPr>
    <w:rPr>
      <w:rFonts w:eastAsia="Calibri"/>
      <w:sz w:val="20"/>
    </w:rPr>
  </w:style>
  <w:style w:type="character" w:customStyle="1" w:styleId="CaptionChar">
    <w:name w:val="Caption Char"/>
    <w:aliases w:val="Título de Ilustração Char"/>
    <w:basedOn w:val="DefaultParagraphFont"/>
    <w:link w:val="Caption"/>
    <w:uiPriority w:val="35"/>
    <w:rsid w:val="00A84023"/>
    <w:rPr>
      <w:shd w:val="solid" w:color="FFFFFF" w:fill="auto"/>
    </w:rPr>
  </w:style>
  <w:style w:type="character" w:customStyle="1" w:styleId="TtuloIlustraoChar">
    <w:name w:val="Título Ilustração Char"/>
    <w:basedOn w:val="CaptionChar"/>
    <w:link w:val="TtuloIlustrao"/>
    <w:rsid w:val="007316EF"/>
    <w:rPr>
      <w:shd w:val="solid" w:color="FFFFFF" w:fill="auto"/>
    </w:rPr>
  </w:style>
  <w:style w:type="paragraph" w:customStyle="1" w:styleId="TabelaseQuadros">
    <w:name w:val="Tabelas e Quadros"/>
    <w:basedOn w:val="Normal"/>
    <w:link w:val="TabelaseQuadrosChar"/>
    <w:rsid w:val="00432599"/>
    <w:pPr>
      <w:spacing w:after="120" w:line="240" w:lineRule="auto"/>
      <w:jc w:val="left"/>
    </w:pPr>
    <w:rPr>
      <w:sz w:val="22"/>
    </w:rPr>
  </w:style>
  <w:style w:type="character" w:customStyle="1" w:styleId="FontedeIlustraoChar">
    <w:name w:val="Fonte de Ilustração Char"/>
    <w:basedOn w:val="DefaultParagraphFont"/>
    <w:link w:val="FontedeIlustrao"/>
    <w:rsid w:val="001A2044"/>
    <w:rPr>
      <w:rFonts w:eastAsia="Calibri"/>
    </w:rPr>
  </w:style>
  <w:style w:type="paragraph" w:customStyle="1" w:styleId="NotadeIlustrao">
    <w:name w:val="Nota de Ilustração"/>
    <w:basedOn w:val="FontedeIlustrao"/>
    <w:link w:val="NotadeIlustraoChar"/>
    <w:qFormat/>
    <w:rsid w:val="00432599"/>
    <w:pPr>
      <w:spacing w:before="0"/>
    </w:pPr>
  </w:style>
  <w:style w:type="character" w:customStyle="1" w:styleId="TabelaseQuadrosChar">
    <w:name w:val="Tabelas e Quadros Char"/>
    <w:basedOn w:val="DefaultParagraphFont"/>
    <w:link w:val="TabelaseQuadros"/>
    <w:rsid w:val="00432599"/>
    <w:rPr>
      <w:sz w:val="22"/>
    </w:rPr>
  </w:style>
  <w:style w:type="character" w:customStyle="1" w:styleId="NotadeIlustraoChar">
    <w:name w:val="Nota de Ilustração Char"/>
    <w:basedOn w:val="FontedeIlustraoChar"/>
    <w:link w:val="NotadeIlustrao"/>
    <w:rsid w:val="00432599"/>
    <w:rPr>
      <w:rFonts w:eastAsia="Calibri"/>
    </w:rPr>
  </w:style>
  <w:style w:type="paragraph" w:customStyle="1" w:styleId="Referncia">
    <w:name w:val="Referência"/>
    <w:basedOn w:val="BodyText"/>
    <w:link w:val="RefernciaChar"/>
    <w:qFormat/>
    <w:rsid w:val="00F84E27"/>
    <w:pPr>
      <w:spacing w:line="240" w:lineRule="auto"/>
      <w:jc w:val="left"/>
    </w:pPr>
  </w:style>
  <w:style w:type="character" w:styleId="UnresolvedMention">
    <w:name w:val="Unresolved Mention"/>
    <w:basedOn w:val="DefaultParagraphFont"/>
    <w:uiPriority w:val="99"/>
    <w:semiHidden/>
    <w:unhideWhenUsed/>
    <w:rsid w:val="00A101C0"/>
    <w:rPr>
      <w:color w:val="605E5C"/>
      <w:shd w:val="clear" w:color="auto" w:fill="E1DFDD"/>
    </w:rPr>
  </w:style>
  <w:style w:type="character" w:customStyle="1" w:styleId="BodyTextChar">
    <w:name w:val="Body Text Char"/>
    <w:basedOn w:val="DefaultParagraphFont"/>
    <w:link w:val="BodyText"/>
    <w:semiHidden/>
    <w:rsid w:val="00F84E27"/>
    <w:rPr>
      <w:sz w:val="24"/>
    </w:rPr>
  </w:style>
  <w:style w:type="character" w:customStyle="1" w:styleId="RefernciaChar">
    <w:name w:val="Referência Char"/>
    <w:basedOn w:val="BodyTextChar"/>
    <w:link w:val="Referncia"/>
    <w:rsid w:val="00F84E27"/>
    <w:rPr>
      <w:sz w:val="24"/>
    </w:rPr>
  </w:style>
  <w:style w:type="paragraph" w:styleId="CommentText">
    <w:name w:val="annotation text"/>
    <w:basedOn w:val="Normal"/>
    <w:link w:val="CommentTextChar"/>
    <w:uiPriority w:val="99"/>
    <w:unhideWhenUsed/>
    <w:rsid w:val="004C1E0B"/>
    <w:pPr>
      <w:spacing w:line="240" w:lineRule="auto"/>
    </w:pPr>
    <w:rPr>
      <w:sz w:val="20"/>
      <w:lang w:eastAsia="en-US"/>
    </w:rPr>
  </w:style>
  <w:style w:type="character" w:customStyle="1" w:styleId="CommentTextChar">
    <w:name w:val="Comment Text Char"/>
    <w:basedOn w:val="DefaultParagraphFont"/>
    <w:link w:val="CommentText"/>
    <w:uiPriority w:val="99"/>
    <w:rsid w:val="004C1E0B"/>
    <w:rPr>
      <w:lang w:eastAsia="en-US"/>
    </w:rPr>
  </w:style>
  <w:style w:type="character" w:styleId="CommentReference">
    <w:name w:val="annotation reference"/>
    <w:basedOn w:val="DefaultParagraphFont"/>
    <w:uiPriority w:val="99"/>
    <w:semiHidden/>
    <w:unhideWhenUsed/>
    <w:rsid w:val="004C1E0B"/>
    <w:rPr>
      <w:sz w:val="16"/>
      <w:szCs w:val="16"/>
    </w:rPr>
  </w:style>
  <w:style w:type="table" w:styleId="PlainTable2">
    <w:name w:val="Plain Table 2"/>
    <w:basedOn w:val="TableNormal"/>
    <w:uiPriority w:val="42"/>
    <w:rsid w:val="004C1E0B"/>
    <w:rPr>
      <w:lang w:val="de-DE" w:eastAsia="en-US"/>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4C1E0B"/>
    <w:rPr>
      <w:lang w:val="de-DE" w:eastAsia="en-US"/>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4C1E0B"/>
    <w:rPr>
      <w:lang w:eastAsia="en-US"/>
    </w:rPr>
  </w:style>
  <w:style w:type="paragraph" w:customStyle="1" w:styleId="Heading">
    <w:name w:val="Heading"/>
    <w:basedOn w:val="Heading1"/>
    <w:link w:val="HeadingChar"/>
    <w:qFormat/>
    <w:rsid w:val="00C819F2"/>
    <w:pPr>
      <w:numPr>
        <w:numId w:val="0"/>
      </w:numPr>
      <w:tabs>
        <w:tab w:val="left" w:pos="851"/>
      </w:tabs>
      <w:jc w:val="center"/>
      <w:outlineLvl w:val="9"/>
    </w:pPr>
  </w:style>
  <w:style w:type="character" w:customStyle="1" w:styleId="Heading1Char">
    <w:name w:val="Heading 1 Char"/>
    <w:basedOn w:val="DefaultParagraphFont"/>
    <w:link w:val="Heading1"/>
    <w:rsid w:val="00D37B00"/>
    <w:rPr>
      <w:b/>
      <w:caps/>
      <w:sz w:val="28"/>
    </w:rPr>
  </w:style>
  <w:style w:type="character" w:customStyle="1" w:styleId="HeadingChar">
    <w:name w:val="Heading Char"/>
    <w:basedOn w:val="Heading1Char"/>
    <w:link w:val="Heading"/>
    <w:rsid w:val="00C819F2"/>
    <w:rPr>
      <w:b/>
      <w:caps/>
      <w:sz w:val="28"/>
    </w:rPr>
  </w:style>
  <w:style w:type="character" w:customStyle="1" w:styleId="BodyText2Char">
    <w:name w:val="Body Text 2 Char"/>
    <w:basedOn w:val="DefaultParagraphFont"/>
    <w:link w:val="BodyText2"/>
    <w:semiHidden/>
    <w:rsid w:val="00EC3783"/>
    <w:rPr>
      <w:b/>
      <w:caps/>
      <w:sz w:val="24"/>
    </w:rPr>
  </w:style>
  <w:style w:type="character" w:customStyle="1" w:styleId="BodyText3Char">
    <w:name w:val="Body Text 3 Char"/>
    <w:basedOn w:val="DefaultParagraphFont"/>
    <w:link w:val="BodyText3"/>
    <w:semiHidden/>
    <w:rsid w:val="00EC3783"/>
    <w:rPr>
      <w:sz w:val="24"/>
    </w:rPr>
  </w:style>
  <w:style w:type="paragraph" w:customStyle="1" w:styleId="TCCHeading">
    <w:name w:val="TCC Heading"/>
    <w:basedOn w:val="Heading"/>
    <w:link w:val="TCCHeadingChar"/>
    <w:qFormat/>
    <w:rsid w:val="00EC3783"/>
    <w:pPr>
      <w:keepNext w:val="0"/>
      <w:tabs>
        <w:tab w:val="clear" w:pos="851"/>
      </w:tabs>
      <w:spacing w:after="0" w:line="240" w:lineRule="auto"/>
    </w:pPr>
    <w:rPr>
      <w:rFonts w:eastAsia="Calibri"/>
      <w:caps w:val="0"/>
      <w:lang w:eastAsia="en-US"/>
    </w:rPr>
  </w:style>
  <w:style w:type="character" w:customStyle="1" w:styleId="TCCHeadingChar">
    <w:name w:val="TCC Heading Char"/>
    <w:basedOn w:val="HeadingChar"/>
    <w:link w:val="TCCHeading"/>
    <w:rsid w:val="00EC3783"/>
    <w:rPr>
      <w:rFonts w:eastAsia="Calibri"/>
      <w:b/>
      <w:caps w:val="0"/>
      <w:sz w:val="28"/>
      <w:lang w:eastAsia="en-US"/>
    </w:rPr>
  </w:style>
  <w:style w:type="paragraph" w:styleId="CommentSubject">
    <w:name w:val="annotation subject"/>
    <w:basedOn w:val="CommentText"/>
    <w:next w:val="CommentText"/>
    <w:link w:val="CommentSubjectChar"/>
    <w:uiPriority w:val="99"/>
    <w:semiHidden/>
    <w:unhideWhenUsed/>
    <w:rsid w:val="0003565B"/>
    <w:rPr>
      <w:b/>
      <w:bCs/>
      <w:lang w:eastAsia="pt-BR"/>
    </w:rPr>
  </w:style>
  <w:style w:type="character" w:customStyle="1" w:styleId="CommentSubjectChar">
    <w:name w:val="Comment Subject Char"/>
    <w:basedOn w:val="CommentTextChar"/>
    <w:link w:val="CommentSubject"/>
    <w:uiPriority w:val="99"/>
    <w:semiHidden/>
    <w:rsid w:val="0003565B"/>
    <w:rPr>
      <w:b/>
      <w:bCs/>
      <w:lang w:eastAsia="en-US"/>
    </w:rPr>
  </w:style>
  <w:style w:type="character" w:customStyle="1" w:styleId="FooterChar">
    <w:name w:val="Footer Char"/>
    <w:basedOn w:val="DefaultParagraphFont"/>
    <w:link w:val="Footer"/>
    <w:semiHidden/>
    <w:rsid w:val="005E4BC5"/>
    <w:rPr>
      <w:sz w:val="24"/>
    </w:rPr>
  </w:style>
  <w:style w:type="character" w:styleId="Strong">
    <w:name w:val="Strong"/>
    <w:basedOn w:val="DefaultParagraphFont"/>
    <w:uiPriority w:val="22"/>
    <w:qFormat/>
    <w:rsid w:val="001339B4"/>
    <w:rPr>
      <w:b/>
      <w:bCs/>
    </w:rPr>
  </w:style>
  <w:style w:type="character" w:customStyle="1" w:styleId="label">
    <w:name w:val="label"/>
    <w:basedOn w:val="DefaultParagraphFont"/>
    <w:rsid w:val="005C014A"/>
  </w:style>
  <w:style w:type="paragraph" w:customStyle="1" w:styleId="Anexos">
    <w:name w:val="Anexos"/>
    <w:basedOn w:val="Heading1"/>
    <w:link w:val="AnexosChar"/>
    <w:qFormat/>
    <w:rsid w:val="003F4706"/>
    <w:pPr>
      <w:numPr>
        <w:numId w:val="40"/>
      </w:numPr>
      <w:jc w:val="center"/>
    </w:pPr>
  </w:style>
  <w:style w:type="character" w:customStyle="1" w:styleId="AnexosChar">
    <w:name w:val="Anexos Char"/>
    <w:basedOn w:val="Heading1Char"/>
    <w:link w:val="Anexos"/>
    <w:rsid w:val="003F4706"/>
    <w:rPr>
      <w:b/>
      <w:caps/>
      <w:sz w:val="28"/>
    </w:rPr>
  </w:style>
  <w:style w:type="character" w:customStyle="1" w:styleId="fontstyle01">
    <w:name w:val="fontstyle01"/>
    <w:basedOn w:val="DefaultParagraphFont"/>
    <w:rsid w:val="0029778A"/>
    <w:rPr>
      <w:rFonts w:ascii="CMMI12" w:hAnsi="CMMI12" w:hint="default"/>
      <w:b w:val="0"/>
      <w:bCs w:val="0"/>
      <w:i/>
      <w:iCs/>
      <w:color w:val="000000"/>
      <w:sz w:val="24"/>
      <w:szCs w:val="24"/>
    </w:rPr>
  </w:style>
  <w:style w:type="character" w:customStyle="1" w:styleId="fontstyle11">
    <w:name w:val="fontstyle11"/>
    <w:basedOn w:val="DefaultParagraphFont"/>
    <w:rsid w:val="0029778A"/>
    <w:rPr>
      <w:rFonts w:ascii="CMMI8" w:hAnsi="CMMI8" w:hint="default"/>
      <w:b w:val="0"/>
      <w:bCs w:val="0"/>
      <w:i/>
      <w:iCs/>
      <w:color w:val="000000"/>
      <w:sz w:val="16"/>
      <w:szCs w:val="16"/>
    </w:rPr>
  </w:style>
  <w:style w:type="character" w:customStyle="1" w:styleId="fontstyle31">
    <w:name w:val="fontstyle31"/>
    <w:basedOn w:val="DefaultParagraphFont"/>
    <w:rsid w:val="0029778A"/>
    <w:rPr>
      <w:rFonts w:ascii="Kp-Regular" w:hAnsi="Kp-Regular" w:hint="default"/>
      <w:b w:val="0"/>
      <w:bCs w:val="0"/>
      <w:i w:val="0"/>
      <w:iCs w:val="0"/>
      <w:color w:val="000000"/>
      <w:sz w:val="24"/>
      <w:szCs w:val="24"/>
    </w:rPr>
  </w:style>
  <w:style w:type="paragraph" w:styleId="Revision">
    <w:name w:val="Revision"/>
    <w:hidden/>
    <w:uiPriority w:val="99"/>
    <w:semiHidden/>
    <w:rsid w:val="00A15C94"/>
    <w:rPr>
      <w:sz w:val="24"/>
    </w:rPr>
  </w:style>
  <w:style w:type="character" w:customStyle="1" w:styleId="fontstyle21">
    <w:name w:val="fontstyle21"/>
    <w:basedOn w:val="DefaultParagraphFont"/>
    <w:rsid w:val="001E2EE2"/>
    <w:rPr>
      <w:rFonts w:ascii="Times-Italic" w:hAnsi="Times-Italic" w:hint="default"/>
      <w:b w:val="0"/>
      <w:bCs w:val="0"/>
      <w:i/>
      <w:iCs/>
      <w:color w:val="242021"/>
      <w:sz w:val="22"/>
      <w:szCs w:val="22"/>
    </w:rPr>
  </w:style>
  <w:style w:type="paragraph" w:customStyle="1" w:styleId="p">
    <w:name w:val="p"/>
    <w:basedOn w:val="Normal"/>
    <w:rsid w:val="00BA1FB0"/>
    <w:pPr>
      <w:spacing w:before="100" w:beforeAutospacing="1" w:after="100" w:afterAutospacing="1" w:line="240" w:lineRule="auto"/>
      <w:jc w:val="left"/>
    </w:pPr>
    <w:rPr>
      <w:szCs w:val="24"/>
      <w:lang w:val="de-DE" w:eastAsia="de-DE"/>
    </w:rPr>
  </w:style>
  <w:style w:type="character" w:customStyle="1" w:styleId="ph">
    <w:name w:val="ph"/>
    <w:basedOn w:val="DefaultParagraphFont"/>
    <w:rsid w:val="003353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2176">
      <w:bodyDiv w:val="1"/>
      <w:marLeft w:val="0"/>
      <w:marRight w:val="0"/>
      <w:marTop w:val="0"/>
      <w:marBottom w:val="0"/>
      <w:divBdr>
        <w:top w:val="none" w:sz="0" w:space="0" w:color="auto"/>
        <w:left w:val="none" w:sz="0" w:space="0" w:color="auto"/>
        <w:bottom w:val="none" w:sz="0" w:space="0" w:color="auto"/>
        <w:right w:val="none" w:sz="0" w:space="0" w:color="auto"/>
      </w:divBdr>
    </w:div>
    <w:div w:id="7605602">
      <w:bodyDiv w:val="1"/>
      <w:marLeft w:val="0"/>
      <w:marRight w:val="0"/>
      <w:marTop w:val="0"/>
      <w:marBottom w:val="0"/>
      <w:divBdr>
        <w:top w:val="none" w:sz="0" w:space="0" w:color="auto"/>
        <w:left w:val="none" w:sz="0" w:space="0" w:color="auto"/>
        <w:bottom w:val="none" w:sz="0" w:space="0" w:color="auto"/>
        <w:right w:val="none" w:sz="0" w:space="0" w:color="auto"/>
      </w:divBdr>
    </w:div>
    <w:div w:id="7876848">
      <w:bodyDiv w:val="1"/>
      <w:marLeft w:val="0"/>
      <w:marRight w:val="0"/>
      <w:marTop w:val="0"/>
      <w:marBottom w:val="0"/>
      <w:divBdr>
        <w:top w:val="none" w:sz="0" w:space="0" w:color="auto"/>
        <w:left w:val="none" w:sz="0" w:space="0" w:color="auto"/>
        <w:bottom w:val="none" w:sz="0" w:space="0" w:color="auto"/>
        <w:right w:val="none" w:sz="0" w:space="0" w:color="auto"/>
      </w:divBdr>
    </w:div>
    <w:div w:id="10380248">
      <w:bodyDiv w:val="1"/>
      <w:marLeft w:val="0"/>
      <w:marRight w:val="0"/>
      <w:marTop w:val="0"/>
      <w:marBottom w:val="0"/>
      <w:divBdr>
        <w:top w:val="none" w:sz="0" w:space="0" w:color="auto"/>
        <w:left w:val="none" w:sz="0" w:space="0" w:color="auto"/>
        <w:bottom w:val="none" w:sz="0" w:space="0" w:color="auto"/>
        <w:right w:val="none" w:sz="0" w:space="0" w:color="auto"/>
      </w:divBdr>
    </w:div>
    <w:div w:id="10763803">
      <w:bodyDiv w:val="1"/>
      <w:marLeft w:val="0"/>
      <w:marRight w:val="0"/>
      <w:marTop w:val="0"/>
      <w:marBottom w:val="0"/>
      <w:divBdr>
        <w:top w:val="none" w:sz="0" w:space="0" w:color="auto"/>
        <w:left w:val="none" w:sz="0" w:space="0" w:color="auto"/>
        <w:bottom w:val="none" w:sz="0" w:space="0" w:color="auto"/>
        <w:right w:val="none" w:sz="0" w:space="0" w:color="auto"/>
      </w:divBdr>
    </w:div>
    <w:div w:id="16397219">
      <w:bodyDiv w:val="1"/>
      <w:marLeft w:val="0"/>
      <w:marRight w:val="0"/>
      <w:marTop w:val="0"/>
      <w:marBottom w:val="0"/>
      <w:divBdr>
        <w:top w:val="none" w:sz="0" w:space="0" w:color="auto"/>
        <w:left w:val="none" w:sz="0" w:space="0" w:color="auto"/>
        <w:bottom w:val="none" w:sz="0" w:space="0" w:color="auto"/>
        <w:right w:val="none" w:sz="0" w:space="0" w:color="auto"/>
      </w:divBdr>
    </w:div>
    <w:div w:id="17199978">
      <w:bodyDiv w:val="1"/>
      <w:marLeft w:val="0"/>
      <w:marRight w:val="0"/>
      <w:marTop w:val="0"/>
      <w:marBottom w:val="0"/>
      <w:divBdr>
        <w:top w:val="none" w:sz="0" w:space="0" w:color="auto"/>
        <w:left w:val="none" w:sz="0" w:space="0" w:color="auto"/>
        <w:bottom w:val="none" w:sz="0" w:space="0" w:color="auto"/>
        <w:right w:val="none" w:sz="0" w:space="0" w:color="auto"/>
      </w:divBdr>
    </w:div>
    <w:div w:id="24063963">
      <w:bodyDiv w:val="1"/>
      <w:marLeft w:val="0"/>
      <w:marRight w:val="0"/>
      <w:marTop w:val="0"/>
      <w:marBottom w:val="0"/>
      <w:divBdr>
        <w:top w:val="none" w:sz="0" w:space="0" w:color="auto"/>
        <w:left w:val="none" w:sz="0" w:space="0" w:color="auto"/>
        <w:bottom w:val="none" w:sz="0" w:space="0" w:color="auto"/>
        <w:right w:val="none" w:sz="0" w:space="0" w:color="auto"/>
      </w:divBdr>
    </w:div>
    <w:div w:id="35157303">
      <w:bodyDiv w:val="1"/>
      <w:marLeft w:val="0"/>
      <w:marRight w:val="0"/>
      <w:marTop w:val="0"/>
      <w:marBottom w:val="0"/>
      <w:divBdr>
        <w:top w:val="none" w:sz="0" w:space="0" w:color="auto"/>
        <w:left w:val="none" w:sz="0" w:space="0" w:color="auto"/>
        <w:bottom w:val="none" w:sz="0" w:space="0" w:color="auto"/>
        <w:right w:val="none" w:sz="0" w:space="0" w:color="auto"/>
      </w:divBdr>
    </w:div>
    <w:div w:id="42020848">
      <w:bodyDiv w:val="1"/>
      <w:marLeft w:val="0"/>
      <w:marRight w:val="0"/>
      <w:marTop w:val="0"/>
      <w:marBottom w:val="0"/>
      <w:divBdr>
        <w:top w:val="none" w:sz="0" w:space="0" w:color="auto"/>
        <w:left w:val="none" w:sz="0" w:space="0" w:color="auto"/>
        <w:bottom w:val="none" w:sz="0" w:space="0" w:color="auto"/>
        <w:right w:val="none" w:sz="0" w:space="0" w:color="auto"/>
      </w:divBdr>
    </w:div>
    <w:div w:id="46074998">
      <w:bodyDiv w:val="1"/>
      <w:marLeft w:val="0"/>
      <w:marRight w:val="0"/>
      <w:marTop w:val="0"/>
      <w:marBottom w:val="0"/>
      <w:divBdr>
        <w:top w:val="none" w:sz="0" w:space="0" w:color="auto"/>
        <w:left w:val="none" w:sz="0" w:space="0" w:color="auto"/>
        <w:bottom w:val="none" w:sz="0" w:space="0" w:color="auto"/>
        <w:right w:val="none" w:sz="0" w:space="0" w:color="auto"/>
      </w:divBdr>
    </w:div>
    <w:div w:id="47463115">
      <w:bodyDiv w:val="1"/>
      <w:marLeft w:val="0"/>
      <w:marRight w:val="0"/>
      <w:marTop w:val="0"/>
      <w:marBottom w:val="0"/>
      <w:divBdr>
        <w:top w:val="none" w:sz="0" w:space="0" w:color="auto"/>
        <w:left w:val="none" w:sz="0" w:space="0" w:color="auto"/>
        <w:bottom w:val="none" w:sz="0" w:space="0" w:color="auto"/>
        <w:right w:val="none" w:sz="0" w:space="0" w:color="auto"/>
      </w:divBdr>
    </w:div>
    <w:div w:id="54814213">
      <w:bodyDiv w:val="1"/>
      <w:marLeft w:val="0"/>
      <w:marRight w:val="0"/>
      <w:marTop w:val="0"/>
      <w:marBottom w:val="0"/>
      <w:divBdr>
        <w:top w:val="none" w:sz="0" w:space="0" w:color="auto"/>
        <w:left w:val="none" w:sz="0" w:space="0" w:color="auto"/>
        <w:bottom w:val="none" w:sz="0" w:space="0" w:color="auto"/>
        <w:right w:val="none" w:sz="0" w:space="0" w:color="auto"/>
      </w:divBdr>
    </w:div>
    <w:div w:id="57285163">
      <w:bodyDiv w:val="1"/>
      <w:marLeft w:val="0"/>
      <w:marRight w:val="0"/>
      <w:marTop w:val="0"/>
      <w:marBottom w:val="0"/>
      <w:divBdr>
        <w:top w:val="none" w:sz="0" w:space="0" w:color="auto"/>
        <w:left w:val="none" w:sz="0" w:space="0" w:color="auto"/>
        <w:bottom w:val="none" w:sz="0" w:space="0" w:color="auto"/>
        <w:right w:val="none" w:sz="0" w:space="0" w:color="auto"/>
      </w:divBdr>
    </w:div>
    <w:div w:id="65226715">
      <w:bodyDiv w:val="1"/>
      <w:marLeft w:val="0"/>
      <w:marRight w:val="0"/>
      <w:marTop w:val="0"/>
      <w:marBottom w:val="0"/>
      <w:divBdr>
        <w:top w:val="none" w:sz="0" w:space="0" w:color="auto"/>
        <w:left w:val="none" w:sz="0" w:space="0" w:color="auto"/>
        <w:bottom w:val="none" w:sz="0" w:space="0" w:color="auto"/>
        <w:right w:val="none" w:sz="0" w:space="0" w:color="auto"/>
      </w:divBdr>
    </w:div>
    <w:div w:id="71700704">
      <w:bodyDiv w:val="1"/>
      <w:marLeft w:val="0"/>
      <w:marRight w:val="0"/>
      <w:marTop w:val="0"/>
      <w:marBottom w:val="0"/>
      <w:divBdr>
        <w:top w:val="none" w:sz="0" w:space="0" w:color="auto"/>
        <w:left w:val="none" w:sz="0" w:space="0" w:color="auto"/>
        <w:bottom w:val="none" w:sz="0" w:space="0" w:color="auto"/>
        <w:right w:val="none" w:sz="0" w:space="0" w:color="auto"/>
      </w:divBdr>
    </w:div>
    <w:div w:id="72507042">
      <w:bodyDiv w:val="1"/>
      <w:marLeft w:val="0"/>
      <w:marRight w:val="0"/>
      <w:marTop w:val="0"/>
      <w:marBottom w:val="0"/>
      <w:divBdr>
        <w:top w:val="none" w:sz="0" w:space="0" w:color="auto"/>
        <w:left w:val="none" w:sz="0" w:space="0" w:color="auto"/>
        <w:bottom w:val="none" w:sz="0" w:space="0" w:color="auto"/>
        <w:right w:val="none" w:sz="0" w:space="0" w:color="auto"/>
      </w:divBdr>
    </w:div>
    <w:div w:id="82797366">
      <w:bodyDiv w:val="1"/>
      <w:marLeft w:val="0"/>
      <w:marRight w:val="0"/>
      <w:marTop w:val="0"/>
      <w:marBottom w:val="0"/>
      <w:divBdr>
        <w:top w:val="none" w:sz="0" w:space="0" w:color="auto"/>
        <w:left w:val="none" w:sz="0" w:space="0" w:color="auto"/>
        <w:bottom w:val="none" w:sz="0" w:space="0" w:color="auto"/>
        <w:right w:val="none" w:sz="0" w:space="0" w:color="auto"/>
      </w:divBdr>
    </w:div>
    <w:div w:id="83304152">
      <w:bodyDiv w:val="1"/>
      <w:marLeft w:val="0"/>
      <w:marRight w:val="0"/>
      <w:marTop w:val="0"/>
      <w:marBottom w:val="0"/>
      <w:divBdr>
        <w:top w:val="none" w:sz="0" w:space="0" w:color="auto"/>
        <w:left w:val="none" w:sz="0" w:space="0" w:color="auto"/>
        <w:bottom w:val="none" w:sz="0" w:space="0" w:color="auto"/>
        <w:right w:val="none" w:sz="0" w:space="0" w:color="auto"/>
      </w:divBdr>
    </w:div>
    <w:div w:id="85269377">
      <w:bodyDiv w:val="1"/>
      <w:marLeft w:val="0"/>
      <w:marRight w:val="0"/>
      <w:marTop w:val="0"/>
      <w:marBottom w:val="0"/>
      <w:divBdr>
        <w:top w:val="none" w:sz="0" w:space="0" w:color="auto"/>
        <w:left w:val="none" w:sz="0" w:space="0" w:color="auto"/>
        <w:bottom w:val="none" w:sz="0" w:space="0" w:color="auto"/>
        <w:right w:val="none" w:sz="0" w:space="0" w:color="auto"/>
      </w:divBdr>
    </w:div>
    <w:div w:id="86969575">
      <w:bodyDiv w:val="1"/>
      <w:marLeft w:val="0"/>
      <w:marRight w:val="0"/>
      <w:marTop w:val="0"/>
      <w:marBottom w:val="0"/>
      <w:divBdr>
        <w:top w:val="none" w:sz="0" w:space="0" w:color="auto"/>
        <w:left w:val="none" w:sz="0" w:space="0" w:color="auto"/>
        <w:bottom w:val="none" w:sz="0" w:space="0" w:color="auto"/>
        <w:right w:val="none" w:sz="0" w:space="0" w:color="auto"/>
      </w:divBdr>
    </w:div>
    <w:div w:id="96803183">
      <w:bodyDiv w:val="1"/>
      <w:marLeft w:val="0"/>
      <w:marRight w:val="0"/>
      <w:marTop w:val="0"/>
      <w:marBottom w:val="0"/>
      <w:divBdr>
        <w:top w:val="none" w:sz="0" w:space="0" w:color="auto"/>
        <w:left w:val="none" w:sz="0" w:space="0" w:color="auto"/>
        <w:bottom w:val="none" w:sz="0" w:space="0" w:color="auto"/>
        <w:right w:val="none" w:sz="0" w:space="0" w:color="auto"/>
      </w:divBdr>
    </w:div>
    <w:div w:id="97063617">
      <w:bodyDiv w:val="1"/>
      <w:marLeft w:val="0"/>
      <w:marRight w:val="0"/>
      <w:marTop w:val="0"/>
      <w:marBottom w:val="0"/>
      <w:divBdr>
        <w:top w:val="none" w:sz="0" w:space="0" w:color="auto"/>
        <w:left w:val="none" w:sz="0" w:space="0" w:color="auto"/>
        <w:bottom w:val="none" w:sz="0" w:space="0" w:color="auto"/>
        <w:right w:val="none" w:sz="0" w:space="0" w:color="auto"/>
      </w:divBdr>
    </w:div>
    <w:div w:id="97142231">
      <w:bodyDiv w:val="1"/>
      <w:marLeft w:val="0"/>
      <w:marRight w:val="0"/>
      <w:marTop w:val="0"/>
      <w:marBottom w:val="0"/>
      <w:divBdr>
        <w:top w:val="none" w:sz="0" w:space="0" w:color="auto"/>
        <w:left w:val="none" w:sz="0" w:space="0" w:color="auto"/>
        <w:bottom w:val="none" w:sz="0" w:space="0" w:color="auto"/>
        <w:right w:val="none" w:sz="0" w:space="0" w:color="auto"/>
      </w:divBdr>
    </w:div>
    <w:div w:id="97718693">
      <w:bodyDiv w:val="1"/>
      <w:marLeft w:val="0"/>
      <w:marRight w:val="0"/>
      <w:marTop w:val="0"/>
      <w:marBottom w:val="0"/>
      <w:divBdr>
        <w:top w:val="none" w:sz="0" w:space="0" w:color="auto"/>
        <w:left w:val="none" w:sz="0" w:space="0" w:color="auto"/>
        <w:bottom w:val="none" w:sz="0" w:space="0" w:color="auto"/>
        <w:right w:val="none" w:sz="0" w:space="0" w:color="auto"/>
      </w:divBdr>
    </w:div>
    <w:div w:id="99450075">
      <w:bodyDiv w:val="1"/>
      <w:marLeft w:val="0"/>
      <w:marRight w:val="0"/>
      <w:marTop w:val="0"/>
      <w:marBottom w:val="0"/>
      <w:divBdr>
        <w:top w:val="none" w:sz="0" w:space="0" w:color="auto"/>
        <w:left w:val="none" w:sz="0" w:space="0" w:color="auto"/>
        <w:bottom w:val="none" w:sz="0" w:space="0" w:color="auto"/>
        <w:right w:val="none" w:sz="0" w:space="0" w:color="auto"/>
      </w:divBdr>
    </w:div>
    <w:div w:id="100298000">
      <w:bodyDiv w:val="1"/>
      <w:marLeft w:val="0"/>
      <w:marRight w:val="0"/>
      <w:marTop w:val="0"/>
      <w:marBottom w:val="0"/>
      <w:divBdr>
        <w:top w:val="none" w:sz="0" w:space="0" w:color="auto"/>
        <w:left w:val="none" w:sz="0" w:space="0" w:color="auto"/>
        <w:bottom w:val="none" w:sz="0" w:space="0" w:color="auto"/>
        <w:right w:val="none" w:sz="0" w:space="0" w:color="auto"/>
      </w:divBdr>
    </w:div>
    <w:div w:id="100489212">
      <w:bodyDiv w:val="1"/>
      <w:marLeft w:val="0"/>
      <w:marRight w:val="0"/>
      <w:marTop w:val="0"/>
      <w:marBottom w:val="0"/>
      <w:divBdr>
        <w:top w:val="none" w:sz="0" w:space="0" w:color="auto"/>
        <w:left w:val="none" w:sz="0" w:space="0" w:color="auto"/>
        <w:bottom w:val="none" w:sz="0" w:space="0" w:color="auto"/>
        <w:right w:val="none" w:sz="0" w:space="0" w:color="auto"/>
      </w:divBdr>
    </w:div>
    <w:div w:id="106237186">
      <w:bodyDiv w:val="1"/>
      <w:marLeft w:val="0"/>
      <w:marRight w:val="0"/>
      <w:marTop w:val="0"/>
      <w:marBottom w:val="0"/>
      <w:divBdr>
        <w:top w:val="none" w:sz="0" w:space="0" w:color="auto"/>
        <w:left w:val="none" w:sz="0" w:space="0" w:color="auto"/>
        <w:bottom w:val="none" w:sz="0" w:space="0" w:color="auto"/>
        <w:right w:val="none" w:sz="0" w:space="0" w:color="auto"/>
      </w:divBdr>
    </w:div>
    <w:div w:id="113060521">
      <w:bodyDiv w:val="1"/>
      <w:marLeft w:val="0"/>
      <w:marRight w:val="0"/>
      <w:marTop w:val="0"/>
      <w:marBottom w:val="0"/>
      <w:divBdr>
        <w:top w:val="none" w:sz="0" w:space="0" w:color="auto"/>
        <w:left w:val="none" w:sz="0" w:space="0" w:color="auto"/>
        <w:bottom w:val="none" w:sz="0" w:space="0" w:color="auto"/>
        <w:right w:val="none" w:sz="0" w:space="0" w:color="auto"/>
      </w:divBdr>
    </w:div>
    <w:div w:id="122846008">
      <w:bodyDiv w:val="1"/>
      <w:marLeft w:val="0"/>
      <w:marRight w:val="0"/>
      <w:marTop w:val="0"/>
      <w:marBottom w:val="0"/>
      <w:divBdr>
        <w:top w:val="none" w:sz="0" w:space="0" w:color="auto"/>
        <w:left w:val="none" w:sz="0" w:space="0" w:color="auto"/>
        <w:bottom w:val="none" w:sz="0" w:space="0" w:color="auto"/>
        <w:right w:val="none" w:sz="0" w:space="0" w:color="auto"/>
      </w:divBdr>
    </w:div>
    <w:div w:id="124395808">
      <w:bodyDiv w:val="1"/>
      <w:marLeft w:val="0"/>
      <w:marRight w:val="0"/>
      <w:marTop w:val="0"/>
      <w:marBottom w:val="0"/>
      <w:divBdr>
        <w:top w:val="none" w:sz="0" w:space="0" w:color="auto"/>
        <w:left w:val="none" w:sz="0" w:space="0" w:color="auto"/>
        <w:bottom w:val="none" w:sz="0" w:space="0" w:color="auto"/>
        <w:right w:val="none" w:sz="0" w:space="0" w:color="auto"/>
      </w:divBdr>
    </w:div>
    <w:div w:id="124585789">
      <w:bodyDiv w:val="1"/>
      <w:marLeft w:val="0"/>
      <w:marRight w:val="0"/>
      <w:marTop w:val="0"/>
      <w:marBottom w:val="0"/>
      <w:divBdr>
        <w:top w:val="none" w:sz="0" w:space="0" w:color="auto"/>
        <w:left w:val="none" w:sz="0" w:space="0" w:color="auto"/>
        <w:bottom w:val="none" w:sz="0" w:space="0" w:color="auto"/>
        <w:right w:val="none" w:sz="0" w:space="0" w:color="auto"/>
      </w:divBdr>
    </w:div>
    <w:div w:id="124783209">
      <w:bodyDiv w:val="1"/>
      <w:marLeft w:val="0"/>
      <w:marRight w:val="0"/>
      <w:marTop w:val="0"/>
      <w:marBottom w:val="0"/>
      <w:divBdr>
        <w:top w:val="none" w:sz="0" w:space="0" w:color="auto"/>
        <w:left w:val="none" w:sz="0" w:space="0" w:color="auto"/>
        <w:bottom w:val="none" w:sz="0" w:space="0" w:color="auto"/>
        <w:right w:val="none" w:sz="0" w:space="0" w:color="auto"/>
      </w:divBdr>
    </w:div>
    <w:div w:id="125510214">
      <w:bodyDiv w:val="1"/>
      <w:marLeft w:val="0"/>
      <w:marRight w:val="0"/>
      <w:marTop w:val="0"/>
      <w:marBottom w:val="0"/>
      <w:divBdr>
        <w:top w:val="none" w:sz="0" w:space="0" w:color="auto"/>
        <w:left w:val="none" w:sz="0" w:space="0" w:color="auto"/>
        <w:bottom w:val="none" w:sz="0" w:space="0" w:color="auto"/>
        <w:right w:val="none" w:sz="0" w:space="0" w:color="auto"/>
      </w:divBdr>
    </w:div>
    <w:div w:id="130288825">
      <w:bodyDiv w:val="1"/>
      <w:marLeft w:val="0"/>
      <w:marRight w:val="0"/>
      <w:marTop w:val="0"/>
      <w:marBottom w:val="0"/>
      <w:divBdr>
        <w:top w:val="none" w:sz="0" w:space="0" w:color="auto"/>
        <w:left w:val="none" w:sz="0" w:space="0" w:color="auto"/>
        <w:bottom w:val="none" w:sz="0" w:space="0" w:color="auto"/>
        <w:right w:val="none" w:sz="0" w:space="0" w:color="auto"/>
      </w:divBdr>
    </w:div>
    <w:div w:id="139659734">
      <w:bodyDiv w:val="1"/>
      <w:marLeft w:val="0"/>
      <w:marRight w:val="0"/>
      <w:marTop w:val="0"/>
      <w:marBottom w:val="0"/>
      <w:divBdr>
        <w:top w:val="none" w:sz="0" w:space="0" w:color="auto"/>
        <w:left w:val="none" w:sz="0" w:space="0" w:color="auto"/>
        <w:bottom w:val="none" w:sz="0" w:space="0" w:color="auto"/>
        <w:right w:val="none" w:sz="0" w:space="0" w:color="auto"/>
      </w:divBdr>
    </w:div>
    <w:div w:id="145706640">
      <w:bodyDiv w:val="1"/>
      <w:marLeft w:val="0"/>
      <w:marRight w:val="0"/>
      <w:marTop w:val="0"/>
      <w:marBottom w:val="0"/>
      <w:divBdr>
        <w:top w:val="none" w:sz="0" w:space="0" w:color="auto"/>
        <w:left w:val="none" w:sz="0" w:space="0" w:color="auto"/>
        <w:bottom w:val="none" w:sz="0" w:space="0" w:color="auto"/>
        <w:right w:val="none" w:sz="0" w:space="0" w:color="auto"/>
      </w:divBdr>
    </w:div>
    <w:div w:id="147553446">
      <w:bodyDiv w:val="1"/>
      <w:marLeft w:val="0"/>
      <w:marRight w:val="0"/>
      <w:marTop w:val="0"/>
      <w:marBottom w:val="0"/>
      <w:divBdr>
        <w:top w:val="none" w:sz="0" w:space="0" w:color="auto"/>
        <w:left w:val="none" w:sz="0" w:space="0" w:color="auto"/>
        <w:bottom w:val="none" w:sz="0" w:space="0" w:color="auto"/>
        <w:right w:val="none" w:sz="0" w:space="0" w:color="auto"/>
      </w:divBdr>
    </w:div>
    <w:div w:id="147945496">
      <w:bodyDiv w:val="1"/>
      <w:marLeft w:val="0"/>
      <w:marRight w:val="0"/>
      <w:marTop w:val="0"/>
      <w:marBottom w:val="0"/>
      <w:divBdr>
        <w:top w:val="none" w:sz="0" w:space="0" w:color="auto"/>
        <w:left w:val="none" w:sz="0" w:space="0" w:color="auto"/>
        <w:bottom w:val="none" w:sz="0" w:space="0" w:color="auto"/>
        <w:right w:val="none" w:sz="0" w:space="0" w:color="auto"/>
      </w:divBdr>
    </w:div>
    <w:div w:id="149493253">
      <w:bodyDiv w:val="1"/>
      <w:marLeft w:val="0"/>
      <w:marRight w:val="0"/>
      <w:marTop w:val="0"/>
      <w:marBottom w:val="0"/>
      <w:divBdr>
        <w:top w:val="none" w:sz="0" w:space="0" w:color="auto"/>
        <w:left w:val="none" w:sz="0" w:space="0" w:color="auto"/>
        <w:bottom w:val="none" w:sz="0" w:space="0" w:color="auto"/>
        <w:right w:val="none" w:sz="0" w:space="0" w:color="auto"/>
      </w:divBdr>
    </w:div>
    <w:div w:id="152451927">
      <w:bodyDiv w:val="1"/>
      <w:marLeft w:val="0"/>
      <w:marRight w:val="0"/>
      <w:marTop w:val="0"/>
      <w:marBottom w:val="0"/>
      <w:divBdr>
        <w:top w:val="none" w:sz="0" w:space="0" w:color="auto"/>
        <w:left w:val="none" w:sz="0" w:space="0" w:color="auto"/>
        <w:bottom w:val="none" w:sz="0" w:space="0" w:color="auto"/>
        <w:right w:val="none" w:sz="0" w:space="0" w:color="auto"/>
      </w:divBdr>
    </w:div>
    <w:div w:id="160122913">
      <w:bodyDiv w:val="1"/>
      <w:marLeft w:val="0"/>
      <w:marRight w:val="0"/>
      <w:marTop w:val="0"/>
      <w:marBottom w:val="0"/>
      <w:divBdr>
        <w:top w:val="none" w:sz="0" w:space="0" w:color="auto"/>
        <w:left w:val="none" w:sz="0" w:space="0" w:color="auto"/>
        <w:bottom w:val="none" w:sz="0" w:space="0" w:color="auto"/>
        <w:right w:val="none" w:sz="0" w:space="0" w:color="auto"/>
      </w:divBdr>
    </w:div>
    <w:div w:id="162672202">
      <w:bodyDiv w:val="1"/>
      <w:marLeft w:val="0"/>
      <w:marRight w:val="0"/>
      <w:marTop w:val="0"/>
      <w:marBottom w:val="0"/>
      <w:divBdr>
        <w:top w:val="none" w:sz="0" w:space="0" w:color="auto"/>
        <w:left w:val="none" w:sz="0" w:space="0" w:color="auto"/>
        <w:bottom w:val="none" w:sz="0" w:space="0" w:color="auto"/>
        <w:right w:val="none" w:sz="0" w:space="0" w:color="auto"/>
      </w:divBdr>
    </w:div>
    <w:div w:id="168831069">
      <w:bodyDiv w:val="1"/>
      <w:marLeft w:val="0"/>
      <w:marRight w:val="0"/>
      <w:marTop w:val="0"/>
      <w:marBottom w:val="0"/>
      <w:divBdr>
        <w:top w:val="none" w:sz="0" w:space="0" w:color="auto"/>
        <w:left w:val="none" w:sz="0" w:space="0" w:color="auto"/>
        <w:bottom w:val="none" w:sz="0" w:space="0" w:color="auto"/>
        <w:right w:val="none" w:sz="0" w:space="0" w:color="auto"/>
      </w:divBdr>
    </w:div>
    <w:div w:id="176189634">
      <w:bodyDiv w:val="1"/>
      <w:marLeft w:val="0"/>
      <w:marRight w:val="0"/>
      <w:marTop w:val="0"/>
      <w:marBottom w:val="0"/>
      <w:divBdr>
        <w:top w:val="none" w:sz="0" w:space="0" w:color="auto"/>
        <w:left w:val="none" w:sz="0" w:space="0" w:color="auto"/>
        <w:bottom w:val="none" w:sz="0" w:space="0" w:color="auto"/>
        <w:right w:val="none" w:sz="0" w:space="0" w:color="auto"/>
      </w:divBdr>
    </w:div>
    <w:div w:id="178081564">
      <w:bodyDiv w:val="1"/>
      <w:marLeft w:val="0"/>
      <w:marRight w:val="0"/>
      <w:marTop w:val="0"/>
      <w:marBottom w:val="0"/>
      <w:divBdr>
        <w:top w:val="none" w:sz="0" w:space="0" w:color="auto"/>
        <w:left w:val="none" w:sz="0" w:space="0" w:color="auto"/>
        <w:bottom w:val="none" w:sz="0" w:space="0" w:color="auto"/>
        <w:right w:val="none" w:sz="0" w:space="0" w:color="auto"/>
      </w:divBdr>
    </w:div>
    <w:div w:id="185214610">
      <w:bodyDiv w:val="1"/>
      <w:marLeft w:val="0"/>
      <w:marRight w:val="0"/>
      <w:marTop w:val="0"/>
      <w:marBottom w:val="0"/>
      <w:divBdr>
        <w:top w:val="none" w:sz="0" w:space="0" w:color="auto"/>
        <w:left w:val="none" w:sz="0" w:space="0" w:color="auto"/>
        <w:bottom w:val="none" w:sz="0" w:space="0" w:color="auto"/>
        <w:right w:val="none" w:sz="0" w:space="0" w:color="auto"/>
      </w:divBdr>
    </w:div>
    <w:div w:id="187105286">
      <w:bodyDiv w:val="1"/>
      <w:marLeft w:val="0"/>
      <w:marRight w:val="0"/>
      <w:marTop w:val="0"/>
      <w:marBottom w:val="0"/>
      <w:divBdr>
        <w:top w:val="none" w:sz="0" w:space="0" w:color="auto"/>
        <w:left w:val="none" w:sz="0" w:space="0" w:color="auto"/>
        <w:bottom w:val="none" w:sz="0" w:space="0" w:color="auto"/>
        <w:right w:val="none" w:sz="0" w:space="0" w:color="auto"/>
      </w:divBdr>
    </w:div>
    <w:div w:id="195045852">
      <w:bodyDiv w:val="1"/>
      <w:marLeft w:val="0"/>
      <w:marRight w:val="0"/>
      <w:marTop w:val="0"/>
      <w:marBottom w:val="0"/>
      <w:divBdr>
        <w:top w:val="none" w:sz="0" w:space="0" w:color="auto"/>
        <w:left w:val="none" w:sz="0" w:space="0" w:color="auto"/>
        <w:bottom w:val="none" w:sz="0" w:space="0" w:color="auto"/>
        <w:right w:val="none" w:sz="0" w:space="0" w:color="auto"/>
      </w:divBdr>
    </w:div>
    <w:div w:id="198206384">
      <w:bodyDiv w:val="1"/>
      <w:marLeft w:val="0"/>
      <w:marRight w:val="0"/>
      <w:marTop w:val="0"/>
      <w:marBottom w:val="0"/>
      <w:divBdr>
        <w:top w:val="none" w:sz="0" w:space="0" w:color="auto"/>
        <w:left w:val="none" w:sz="0" w:space="0" w:color="auto"/>
        <w:bottom w:val="none" w:sz="0" w:space="0" w:color="auto"/>
        <w:right w:val="none" w:sz="0" w:space="0" w:color="auto"/>
      </w:divBdr>
    </w:div>
    <w:div w:id="204803410">
      <w:bodyDiv w:val="1"/>
      <w:marLeft w:val="0"/>
      <w:marRight w:val="0"/>
      <w:marTop w:val="0"/>
      <w:marBottom w:val="0"/>
      <w:divBdr>
        <w:top w:val="none" w:sz="0" w:space="0" w:color="auto"/>
        <w:left w:val="none" w:sz="0" w:space="0" w:color="auto"/>
        <w:bottom w:val="none" w:sz="0" w:space="0" w:color="auto"/>
        <w:right w:val="none" w:sz="0" w:space="0" w:color="auto"/>
      </w:divBdr>
    </w:div>
    <w:div w:id="205338789">
      <w:bodyDiv w:val="1"/>
      <w:marLeft w:val="0"/>
      <w:marRight w:val="0"/>
      <w:marTop w:val="0"/>
      <w:marBottom w:val="0"/>
      <w:divBdr>
        <w:top w:val="none" w:sz="0" w:space="0" w:color="auto"/>
        <w:left w:val="none" w:sz="0" w:space="0" w:color="auto"/>
        <w:bottom w:val="none" w:sz="0" w:space="0" w:color="auto"/>
        <w:right w:val="none" w:sz="0" w:space="0" w:color="auto"/>
      </w:divBdr>
    </w:div>
    <w:div w:id="206718917">
      <w:bodyDiv w:val="1"/>
      <w:marLeft w:val="0"/>
      <w:marRight w:val="0"/>
      <w:marTop w:val="0"/>
      <w:marBottom w:val="0"/>
      <w:divBdr>
        <w:top w:val="none" w:sz="0" w:space="0" w:color="auto"/>
        <w:left w:val="none" w:sz="0" w:space="0" w:color="auto"/>
        <w:bottom w:val="none" w:sz="0" w:space="0" w:color="auto"/>
        <w:right w:val="none" w:sz="0" w:space="0" w:color="auto"/>
      </w:divBdr>
    </w:div>
    <w:div w:id="209533760">
      <w:bodyDiv w:val="1"/>
      <w:marLeft w:val="0"/>
      <w:marRight w:val="0"/>
      <w:marTop w:val="0"/>
      <w:marBottom w:val="0"/>
      <w:divBdr>
        <w:top w:val="none" w:sz="0" w:space="0" w:color="auto"/>
        <w:left w:val="none" w:sz="0" w:space="0" w:color="auto"/>
        <w:bottom w:val="none" w:sz="0" w:space="0" w:color="auto"/>
        <w:right w:val="none" w:sz="0" w:space="0" w:color="auto"/>
      </w:divBdr>
    </w:div>
    <w:div w:id="213467499">
      <w:bodyDiv w:val="1"/>
      <w:marLeft w:val="0"/>
      <w:marRight w:val="0"/>
      <w:marTop w:val="0"/>
      <w:marBottom w:val="0"/>
      <w:divBdr>
        <w:top w:val="none" w:sz="0" w:space="0" w:color="auto"/>
        <w:left w:val="none" w:sz="0" w:space="0" w:color="auto"/>
        <w:bottom w:val="none" w:sz="0" w:space="0" w:color="auto"/>
        <w:right w:val="none" w:sz="0" w:space="0" w:color="auto"/>
      </w:divBdr>
    </w:div>
    <w:div w:id="213545468">
      <w:bodyDiv w:val="1"/>
      <w:marLeft w:val="0"/>
      <w:marRight w:val="0"/>
      <w:marTop w:val="0"/>
      <w:marBottom w:val="0"/>
      <w:divBdr>
        <w:top w:val="none" w:sz="0" w:space="0" w:color="auto"/>
        <w:left w:val="none" w:sz="0" w:space="0" w:color="auto"/>
        <w:bottom w:val="none" w:sz="0" w:space="0" w:color="auto"/>
        <w:right w:val="none" w:sz="0" w:space="0" w:color="auto"/>
      </w:divBdr>
    </w:div>
    <w:div w:id="223638851">
      <w:bodyDiv w:val="1"/>
      <w:marLeft w:val="0"/>
      <w:marRight w:val="0"/>
      <w:marTop w:val="0"/>
      <w:marBottom w:val="0"/>
      <w:divBdr>
        <w:top w:val="none" w:sz="0" w:space="0" w:color="auto"/>
        <w:left w:val="none" w:sz="0" w:space="0" w:color="auto"/>
        <w:bottom w:val="none" w:sz="0" w:space="0" w:color="auto"/>
        <w:right w:val="none" w:sz="0" w:space="0" w:color="auto"/>
      </w:divBdr>
    </w:div>
    <w:div w:id="228737649">
      <w:bodyDiv w:val="1"/>
      <w:marLeft w:val="0"/>
      <w:marRight w:val="0"/>
      <w:marTop w:val="0"/>
      <w:marBottom w:val="0"/>
      <w:divBdr>
        <w:top w:val="none" w:sz="0" w:space="0" w:color="auto"/>
        <w:left w:val="none" w:sz="0" w:space="0" w:color="auto"/>
        <w:bottom w:val="none" w:sz="0" w:space="0" w:color="auto"/>
        <w:right w:val="none" w:sz="0" w:space="0" w:color="auto"/>
      </w:divBdr>
    </w:div>
    <w:div w:id="233318798">
      <w:bodyDiv w:val="1"/>
      <w:marLeft w:val="0"/>
      <w:marRight w:val="0"/>
      <w:marTop w:val="0"/>
      <w:marBottom w:val="0"/>
      <w:divBdr>
        <w:top w:val="none" w:sz="0" w:space="0" w:color="auto"/>
        <w:left w:val="none" w:sz="0" w:space="0" w:color="auto"/>
        <w:bottom w:val="none" w:sz="0" w:space="0" w:color="auto"/>
        <w:right w:val="none" w:sz="0" w:space="0" w:color="auto"/>
      </w:divBdr>
    </w:div>
    <w:div w:id="240262462">
      <w:bodyDiv w:val="1"/>
      <w:marLeft w:val="0"/>
      <w:marRight w:val="0"/>
      <w:marTop w:val="0"/>
      <w:marBottom w:val="0"/>
      <w:divBdr>
        <w:top w:val="none" w:sz="0" w:space="0" w:color="auto"/>
        <w:left w:val="none" w:sz="0" w:space="0" w:color="auto"/>
        <w:bottom w:val="none" w:sz="0" w:space="0" w:color="auto"/>
        <w:right w:val="none" w:sz="0" w:space="0" w:color="auto"/>
      </w:divBdr>
    </w:div>
    <w:div w:id="240874408">
      <w:bodyDiv w:val="1"/>
      <w:marLeft w:val="0"/>
      <w:marRight w:val="0"/>
      <w:marTop w:val="0"/>
      <w:marBottom w:val="0"/>
      <w:divBdr>
        <w:top w:val="none" w:sz="0" w:space="0" w:color="auto"/>
        <w:left w:val="none" w:sz="0" w:space="0" w:color="auto"/>
        <w:bottom w:val="none" w:sz="0" w:space="0" w:color="auto"/>
        <w:right w:val="none" w:sz="0" w:space="0" w:color="auto"/>
      </w:divBdr>
    </w:div>
    <w:div w:id="252327308">
      <w:bodyDiv w:val="1"/>
      <w:marLeft w:val="0"/>
      <w:marRight w:val="0"/>
      <w:marTop w:val="0"/>
      <w:marBottom w:val="0"/>
      <w:divBdr>
        <w:top w:val="none" w:sz="0" w:space="0" w:color="auto"/>
        <w:left w:val="none" w:sz="0" w:space="0" w:color="auto"/>
        <w:bottom w:val="none" w:sz="0" w:space="0" w:color="auto"/>
        <w:right w:val="none" w:sz="0" w:space="0" w:color="auto"/>
      </w:divBdr>
    </w:div>
    <w:div w:id="257295566">
      <w:bodyDiv w:val="1"/>
      <w:marLeft w:val="0"/>
      <w:marRight w:val="0"/>
      <w:marTop w:val="0"/>
      <w:marBottom w:val="0"/>
      <w:divBdr>
        <w:top w:val="none" w:sz="0" w:space="0" w:color="auto"/>
        <w:left w:val="none" w:sz="0" w:space="0" w:color="auto"/>
        <w:bottom w:val="none" w:sz="0" w:space="0" w:color="auto"/>
        <w:right w:val="none" w:sz="0" w:space="0" w:color="auto"/>
      </w:divBdr>
    </w:div>
    <w:div w:id="258998630">
      <w:bodyDiv w:val="1"/>
      <w:marLeft w:val="0"/>
      <w:marRight w:val="0"/>
      <w:marTop w:val="0"/>
      <w:marBottom w:val="0"/>
      <w:divBdr>
        <w:top w:val="none" w:sz="0" w:space="0" w:color="auto"/>
        <w:left w:val="none" w:sz="0" w:space="0" w:color="auto"/>
        <w:bottom w:val="none" w:sz="0" w:space="0" w:color="auto"/>
        <w:right w:val="none" w:sz="0" w:space="0" w:color="auto"/>
      </w:divBdr>
    </w:div>
    <w:div w:id="261105436">
      <w:bodyDiv w:val="1"/>
      <w:marLeft w:val="0"/>
      <w:marRight w:val="0"/>
      <w:marTop w:val="0"/>
      <w:marBottom w:val="0"/>
      <w:divBdr>
        <w:top w:val="none" w:sz="0" w:space="0" w:color="auto"/>
        <w:left w:val="none" w:sz="0" w:space="0" w:color="auto"/>
        <w:bottom w:val="none" w:sz="0" w:space="0" w:color="auto"/>
        <w:right w:val="none" w:sz="0" w:space="0" w:color="auto"/>
      </w:divBdr>
    </w:div>
    <w:div w:id="273563715">
      <w:bodyDiv w:val="1"/>
      <w:marLeft w:val="0"/>
      <w:marRight w:val="0"/>
      <w:marTop w:val="0"/>
      <w:marBottom w:val="0"/>
      <w:divBdr>
        <w:top w:val="none" w:sz="0" w:space="0" w:color="auto"/>
        <w:left w:val="none" w:sz="0" w:space="0" w:color="auto"/>
        <w:bottom w:val="none" w:sz="0" w:space="0" w:color="auto"/>
        <w:right w:val="none" w:sz="0" w:space="0" w:color="auto"/>
      </w:divBdr>
    </w:div>
    <w:div w:id="273638007">
      <w:bodyDiv w:val="1"/>
      <w:marLeft w:val="0"/>
      <w:marRight w:val="0"/>
      <w:marTop w:val="0"/>
      <w:marBottom w:val="0"/>
      <w:divBdr>
        <w:top w:val="none" w:sz="0" w:space="0" w:color="auto"/>
        <w:left w:val="none" w:sz="0" w:space="0" w:color="auto"/>
        <w:bottom w:val="none" w:sz="0" w:space="0" w:color="auto"/>
        <w:right w:val="none" w:sz="0" w:space="0" w:color="auto"/>
      </w:divBdr>
    </w:div>
    <w:div w:id="277681232">
      <w:bodyDiv w:val="1"/>
      <w:marLeft w:val="0"/>
      <w:marRight w:val="0"/>
      <w:marTop w:val="0"/>
      <w:marBottom w:val="0"/>
      <w:divBdr>
        <w:top w:val="none" w:sz="0" w:space="0" w:color="auto"/>
        <w:left w:val="none" w:sz="0" w:space="0" w:color="auto"/>
        <w:bottom w:val="none" w:sz="0" w:space="0" w:color="auto"/>
        <w:right w:val="none" w:sz="0" w:space="0" w:color="auto"/>
      </w:divBdr>
    </w:div>
    <w:div w:id="279266597">
      <w:bodyDiv w:val="1"/>
      <w:marLeft w:val="0"/>
      <w:marRight w:val="0"/>
      <w:marTop w:val="0"/>
      <w:marBottom w:val="0"/>
      <w:divBdr>
        <w:top w:val="none" w:sz="0" w:space="0" w:color="auto"/>
        <w:left w:val="none" w:sz="0" w:space="0" w:color="auto"/>
        <w:bottom w:val="none" w:sz="0" w:space="0" w:color="auto"/>
        <w:right w:val="none" w:sz="0" w:space="0" w:color="auto"/>
      </w:divBdr>
    </w:div>
    <w:div w:id="280888514">
      <w:bodyDiv w:val="1"/>
      <w:marLeft w:val="0"/>
      <w:marRight w:val="0"/>
      <w:marTop w:val="0"/>
      <w:marBottom w:val="0"/>
      <w:divBdr>
        <w:top w:val="none" w:sz="0" w:space="0" w:color="auto"/>
        <w:left w:val="none" w:sz="0" w:space="0" w:color="auto"/>
        <w:bottom w:val="none" w:sz="0" w:space="0" w:color="auto"/>
        <w:right w:val="none" w:sz="0" w:space="0" w:color="auto"/>
      </w:divBdr>
    </w:div>
    <w:div w:id="283343167">
      <w:bodyDiv w:val="1"/>
      <w:marLeft w:val="0"/>
      <w:marRight w:val="0"/>
      <w:marTop w:val="0"/>
      <w:marBottom w:val="0"/>
      <w:divBdr>
        <w:top w:val="none" w:sz="0" w:space="0" w:color="auto"/>
        <w:left w:val="none" w:sz="0" w:space="0" w:color="auto"/>
        <w:bottom w:val="none" w:sz="0" w:space="0" w:color="auto"/>
        <w:right w:val="none" w:sz="0" w:space="0" w:color="auto"/>
      </w:divBdr>
    </w:div>
    <w:div w:id="284850192">
      <w:bodyDiv w:val="1"/>
      <w:marLeft w:val="0"/>
      <w:marRight w:val="0"/>
      <w:marTop w:val="0"/>
      <w:marBottom w:val="0"/>
      <w:divBdr>
        <w:top w:val="none" w:sz="0" w:space="0" w:color="auto"/>
        <w:left w:val="none" w:sz="0" w:space="0" w:color="auto"/>
        <w:bottom w:val="none" w:sz="0" w:space="0" w:color="auto"/>
        <w:right w:val="none" w:sz="0" w:space="0" w:color="auto"/>
      </w:divBdr>
    </w:div>
    <w:div w:id="290135672">
      <w:bodyDiv w:val="1"/>
      <w:marLeft w:val="0"/>
      <w:marRight w:val="0"/>
      <w:marTop w:val="0"/>
      <w:marBottom w:val="0"/>
      <w:divBdr>
        <w:top w:val="none" w:sz="0" w:space="0" w:color="auto"/>
        <w:left w:val="none" w:sz="0" w:space="0" w:color="auto"/>
        <w:bottom w:val="none" w:sz="0" w:space="0" w:color="auto"/>
        <w:right w:val="none" w:sz="0" w:space="0" w:color="auto"/>
      </w:divBdr>
    </w:div>
    <w:div w:id="298808644">
      <w:bodyDiv w:val="1"/>
      <w:marLeft w:val="0"/>
      <w:marRight w:val="0"/>
      <w:marTop w:val="0"/>
      <w:marBottom w:val="0"/>
      <w:divBdr>
        <w:top w:val="none" w:sz="0" w:space="0" w:color="auto"/>
        <w:left w:val="none" w:sz="0" w:space="0" w:color="auto"/>
        <w:bottom w:val="none" w:sz="0" w:space="0" w:color="auto"/>
        <w:right w:val="none" w:sz="0" w:space="0" w:color="auto"/>
      </w:divBdr>
    </w:div>
    <w:div w:id="299304415">
      <w:bodyDiv w:val="1"/>
      <w:marLeft w:val="0"/>
      <w:marRight w:val="0"/>
      <w:marTop w:val="0"/>
      <w:marBottom w:val="0"/>
      <w:divBdr>
        <w:top w:val="none" w:sz="0" w:space="0" w:color="auto"/>
        <w:left w:val="none" w:sz="0" w:space="0" w:color="auto"/>
        <w:bottom w:val="none" w:sz="0" w:space="0" w:color="auto"/>
        <w:right w:val="none" w:sz="0" w:space="0" w:color="auto"/>
      </w:divBdr>
    </w:div>
    <w:div w:id="306934208">
      <w:bodyDiv w:val="1"/>
      <w:marLeft w:val="0"/>
      <w:marRight w:val="0"/>
      <w:marTop w:val="0"/>
      <w:marBottom w:val="0"/>
      <w:divBdr>
        <w:top w:val="none" w:sz="0" w:space="0" w:color="auto"/>
        <w:left w:val="none" w:sz="0" w:space="0" w:color="auto"/>
        <w:bottom w:val="none" w:sz="0" w:space="0" w:color="auto"/>
        <w:right w:val="none" w:sz="0" w:space="0" w:color="auto"/>
      </w:divBdr>
    </w:div>
    <w:div w:id="307899936">
      <w:bodyDiv w:val="1"/>
      <w:marLeft w:val="0"/>
      <w:marRight w:val="0"/>
      <w:marTop w:val="0"/>
      <w:marBottom w:val="0"/>
      <w:divBdr>
        <w:top w:val="none" w:sz="0" w:space="0" w:color="auto"/>
        <w:left w:val="none" w:sz="0" w:space="0" w:color="auto"/>
        <w:bottom w:val="none" w:sz="0" w:space="0" w:color="auto"/>
        <w:right w:val="none" w:sz="0" w:space="0" w:color="auto"/>
      </w:divBdr>
    </w:div>
    <w:div w:id="322978548">
      <w:bodyDiv w:val="1"/>
      <w:marLeft w:val="0"/>
      <w:marRight w:val="0"/>
      <w:marTop w:val="0"/>
      <w:marBottom w:val="0"/>
      <w:divBdr>
        <w:top w:val="none" w:sz="0" w:space="0" w:color="auto"/>
        <w:left w:val="none" w:sz="0" w:space="0" w:color="auto"/>
        <w:bottom w:val="none" w:sz="0" w:space="0" w:color="auto"/>
        <w:right w:val="none" w:sz="0" w:space="0" w:color="auto"/>
      </w:divBdr>
    </w:div>
    <w:div w:id="326634259">
      <w:bodyDiv w:val="1"/>
      <w:marLeft w:val="0"/>
      <w:marRight w:val="0"/>
      <w:marTop w:val="0"/>
      <w:marBottom w:val="0"/>
      <w:divBdr>
        <w:top w:val="none" w:sz="0" w:space="0" w:color="auto"/>
        <w:left w:val="none" w:sz="0" w:space="0" w:color="auto"/>
        <w:bottom w:val="none" w:sz="0" w:space="0" w:color="auto"/>
        <w:right w:val="none" w:sz="0" w:space="0" w:color="auto"/>
      </w:divBdr>
    </w:div>
    <w:div w:id="332487822">
      <w:bodyDiv w:val="1"/>
      <w:marLeft w:val="0"/>
      <w:marRight w:val="0"/>
      <w:marTop w:val="0"/>
      <w:marBottom w:val="0"/>
      <w:divBdr>
        <w:top w:val="none" w:sz="0" w:space="0" w:color="auto"/>
        <w:left w:val="none" w:sz="0" w:space="0" w:color="auto"/>
        <w:bottom w:val="none" w:sz="0" w:space="0" w:color="auto"/>
        <w:right w:val="none" w:sz="0" w:space="0" w:color="auto"/>
      </w:divBdr>
    </w:div>
    <w:div w:id="336621679">
      <w:bodyDiv w:val="1"/>
      <w:marLeft w:val="0"/>
      <w:marRight w:val="0"/>
      <w:marTop w:val="0"/>
      <w:marBottom w:val="0"/>
      <w:divBdr>
        <w:top w:val="none" w:sz="0" w:space="0" w:color="auto"/>
        <w:left w:val="none" w:sz="0" w:space="0" w:color="auto"/>
        <w:bottom w:val="none" w:sz="0" w:space="0" w:color="auto"/>
        <w:right w:val="none" w:sz="0" w:space="0" w:color="auto"/>
      </w:divBdr>
    </w:div>
    <w:div w:id="343676772">
      <w:bodyDiv w:val="1"/>
      <w:marLeft w:val="0"/>
      <w:marRight w:val="0"/>
      <w:marTop w:val="0"/>
      <w:marBottom w:val="0"/>
      <w:divBdr>
        <w:top w:val="none" w:sz="0" w:space="0" w:color="auto"/>
        <w:left w:val="none" w:sz="0" w:space="0" w:color="auto"/>
        <w:bottom w:val="none" w:sz="0" w:space="0" w:color="auto"/>
        <w:right w:val="none" w:sz="0" w:space="0" w:color="auto"/>
      </w:divBdr>
    </w:div>
    <w:div w:id="345787833">
      <w:bodyDiv w:val="1"/>
      <w:marLeft w:val="0"/>
      <w:marRight w:val="0"/>
      <w:marTop w:val="0"/>
      <w:marBottom w:val="0"/>
      <w:divBdr>
        <w:top w:val="none" w:sz="0" w:space="0" w:color="auto"/>
        <w:left w:val="none" w:sz="0" w:space="0" w:color="auto"/>
        <w:bottom w:val="none" w:sz="0" w:space="0" w:color="auto"/>
        <w:right w:val="none" w:sz="0" w:space="0" w:color="auto"/>
      </w:divBdr>
    </w:div>
    <w:div w:id="356351695">
      <w:bodyDiv w:val="1"/>
      <w:marLeft w:val="0"/>
      <w:marRight w:val="0"/>
      <w:marTop w:val="0"/>
      <w:marBottom w:val="0"/>
      <w:divBdr>
        <w:top w:val="none" w:sz="0" w:space="0" w:color="auto"/>
        <w:left w:val="none" w:sz="0" w:space="0" w:color="auto"/>
        <w:bottom w:val="none" w:sz="0" w:space="0" w:color="auto"/>
        <w:right w:val="none" w:sz="0" w:space="0" w:color="auto"/>
      </w:divBdr>
    </w:div>
    <w:div w:id="359160441">
      <w:bodyDiv w:val="1"/>
      <w:marLeft w:val="0"/>
      <w:marRight w:val="0"/>
      <w:marTop w:val="0"/>
      <w:marBottom w:val="0"/>
      <w:divBdr>
        <w:top w:val="none" w:sz="0" w:space="0" w:color="auto"/>
        <w:left w:val="none" w:sz="0" w:space="0" w:color="auto"/>
        <w:bottom w:val="none" w:sz="0" w:space="0" w:color="auto"/>
        <w:right w:val="none" w:sz="0" w:space="0" w:color="auto"/>
      </w:divBdr>
    </w:div>
    <w:div w:id="359823858">
      <w:bodyDiv w:val="1"/>
      <w:marLeft w:val="0"/>
      <w:marRight w:val="0"/>
      <w:marTop w:val="0"/>
      <w:marBottom w:val="0"/>
      <w:divBdr>
        <w:top w:val="none" w:sz="0" w:space="0" w:color="auto"/>
        <w:left w:val="none" w:sz="0" w:space="0" w:color="auto"/>
        <w:bottom w:val="none" w:sz="0" w:space="0" w:color="auto"/>
        <w:right w:val="none" w:sz="0" w:space="0" w:color="auto"/>
      </w:divBdr>
    </w:div>
    <w:div w:id="362756362">
      <w:bodyDiv w:val="1"/>
      <w:marLeft w:val="0"/>
      <w:marRight w:val="0"/>
      <w:marTop w:val="0"/>
      <w:marBottom w:val="0"/>
      <w:divBdr>
        <w:top w:val="none" w:sz="0" w:space="0" w:color="auto"/>
        <w:left w:val="none" w:sz="0" w:space="0" w:color="auto"/>
        <w:bottom w:val="none" w:sz="0" w:space="0" w:color="auto"/>
        <w:right w:val="none" w:sz="0" w:space="0" w:color="auto"/>
      </w:divBdr>
    </w:div>
    <w:div w:id="370884987">
      <w:bodyDiv w:val="1"/>
      <w:marLeft w:val="0"/>
      <w:marRight w:val="0"/>
      <w:marTop w:val="0"/>
      <w:marBottom w:val="0"/>
      <w:divBdr>
        <w:top w:val="none" w:sz="0" w:space="0" w:color="auto"/>
        <w:left w:val="none" w:sz="0" w:space="0" w:color="auto"/>
        <w:bottom w:val="none" w:sz="0" w:space="0" w:color="auto"/>
        <w:right w:val="none" w:sz="0" w:space="0" w:color="auto"/>
      </w:divBdr>
    </w:div>
    <w:div w:id="373117144">
      <w:bodyDiv w:val="1"/>
      <w:marLeft w:val="0"/>
      <w:marRight w:val="0"/>
      <w:marTop w:val="0"/>
      <w:marBottom w:val="0"/>
      <w:divBdr>
        <w:top w:val="none" w:sz="0" w:space="0" w:color="auto"/>
        <w:left w:val="none" w:sz="0" w:space="0" w:color="auto"/>
        <w:bottom w:val="none" w:sz="0" w:space="0" w:color="auto"/>
        <w:right w:val="none" w:sz="0" w:space="0" w:color="auto"/>
      </w:divBdr>
    </w:div>
    <w:div w:id="373771454">
      <w:bodyDiv w:val="1"/>
      <w:marLeft w:val="0"/>
      <w:marRight w:val="0"/>
      <w:marTop w:val="0"/>
      <w:marBottom w:val="0"/>
      <w:divBdr>
        <w:top w:val="none" w:sz="0" w:space="0" w:color="auto"/>
        <w:left w:val="none" w:sz="0" w:space="0" w:color="auto"/>
        <w:bottom w:val="none" w:sz="0" w:space="0" w:color="auto"/>
        <w:right w:val="none" w:sz="0" w:space="0" w:color="auto"/>
      </w:divBdr>
    </w:div>
    <w:div w:id="376128174">
      <w:bodyDiv w:val="1"/>
      <w:marLeft w:val="0"/>
      <w:marRight w:val="0"/>
      <w:marTop w:val="0"/>
      <w:marBottom w:val="0"/>
      <w:divBdr>
        <w:top w:val="none" w:sz="0" w:space="0" w:color="auto"/>
        <w:left w:val="none" w:sz="0" w:space="0" w:color="auto"/>
        <w:bottom w:val="none" w:sz="0" w:space="0" w:color="auto"/>
        <w:right w:val="none" w:sz="0" w:space="0" w:color="auto"/>
      </w:divBdr>
    </w:div>
    <w:div w:id="383334613">
      <w:bodyDiv w:val="1"/>
      <w:marLeft w:val="0"/>
      <w:marRight w:val="0"/>
      <w:marTop w:val="0"/>
      <w:marBottom w:val="0"/>
      <w:divBdr>
        <w:top w:val="none" w:sz="0" w:space="0" w:color="auto"/>
        <w:left w:val="none" w:sz="0" w:space="0" w:color="auto"/>
        <w:bottom w:val="none" w:sz="0" w:space="0" w:color="auto"/>
        <w:right w:val="none" w:sz="0" w:space="0" w:color="auto"/>
      </w:divBdr>
    </w:div>
    <w:div w:id="392582413">
      <w:bodyDiv w:val="1"/>
      <w:marLeft w:val="0"/>
      <w:marRight w:val="0"/>
      <w:marTop w:val="0"/>
      <w:marBottom w:val="0"/>
      <w:divBdr>
        <w:top w:val="none" w:sz="0" w:space="0" w:color="auto"/>
        <w:left w:val="none" w:sz="0" w:space="0" w:color="auto"/>
        <w:bottom w:val="none" w:sz="0" w:space="0" w:color="auto"/>
        <w:right w:val="none" w:sz="0" w:space="0" w:color="auto"/>
      </w:divBdr>
    </w:div>
    <w:div w:id="393163885">
      <w:bodyDiv w:val="1"/>
      <w:marLeft w:val="0"/>
      <w:marRight w:val="0"/>
      <w:marTop w:val="0"/>
      <w:marBottom w:val="0"/>
      <w:divBdr>
        <w:top w:val="none" w:sz="0" w:space="0" w:color="auto"/>
        <w:left w:val="none" w:sz="0" w:space="0" w:color="auto"/>
        <w:bottom w:val="none" w:sz="0" w:space="0" w:color="auto"/>
        <w:right w:val="none" w:sz="0" w:space="0" w:color="auto"/>
      </w:divBdr>
    </w:div>
    <w:div w:id="395015655">
      <w:bodyDiv w:val="1"/>
      <w:marLeft w:val="0"/>
      <w:marRight w:val="0"/>
      <w:marTop w:val="0"/>
      <w:marBottom w:val="0"/>
      <w:divBdr>
        <w:top w:val="none" w:sz="0" w:space="0" w:color="auto"/>
        <w:left w:val="none" w:sz="0" w:space="0" w:color="auto"/>
        <w:bottom w:val="none" w:sz="0" w:space="0" w:color="auto"/>
        <w:right w:val="none" w:sz="0" w:space="0" w:color="auto"/>
      </w:divBdr>
    </w:div>
    <w:div w:id="397636981">
      <w:bodyDiv w:val="1"/>
      <w:marLeft w:val="0"/>
      <w:marRight w:val="0"/>
      <w:marTop w:val="0"/>
      <w:marBottom w:val="0"/>
      <w:divBdr>
        <w:top w:val="none" w:sz="0" w:space="0" w:color="auto"/>
        <w:left w:val="none" w:sz="0" w:space="0" w:color="auto"/>
        <w:bottom w:val="none" w:sz="0" w:space="0" w:color="auto"/>
        <w:right w:val="none" w:sz="0" w:space="0" w:color="auto"/>
      </w:divBdr>
    </w:div>
    <w:div w:id="400448672">
      <w:bodyDiv w:val="1"/>
      <w:marLeft w:val="0"/>
      <w:marRight w:val="0"/>
      <w:marTop w:val="0"/>
      <w:marBottom w:val="0"/>
      <w:divBdr>
        <w:top w:val="none" w:sz="0" w:space="0" w:color="auto"/>
        <w:left w:val="none" w:sz="0" w:space="0" w:color="auto"/>
        <w:bottom w:val="none" w:sz="0" w:space="0" w:color="auto"/>
        <w:right w:val="none" w:sz="0" w:space="0" w:color="auto"/>
      </w:divBdr>
    </w:div>
    <w:div w:id="402408223">
      <w:bodyDiv w:val="1"/>
      <w:marLeft w:val="0"/>
      <w:marRight w:val="0"/>
      <w:marTop w:val="0"/>
      <w:marBottom w:val="0"/>
      <w:divBdr>
        <w:top w:val="none" w:sz="0" w:space="0" w:color="auto"/>
        <w:left w:val="none" w:sz="0" w:space="0" w:color="auto"/>
        <w:bottom w:val="none" w:sz="0" w:space="0" w:color="auto"/>
        <w:right w:val="none" w:sz="0" w:space="0" w:color="auto"/>
      </w:divBdr>
    </w:div>
    <w:div w:id="404037553">
      <w:bodyDiv w:val="1"/>
      <w:marLeft w:val="0"/>
      <w:marRight w:val="0"/>
      <w:marTop w:val="0"/>
      <w:marBottom w:val="0"/>
      <w:divBdr>
        <w:top w:val="none" w:sz="0" w:space="0" w:color="auto"/>
        <w:left w:val="none" w:sz="0" w:space="0" w:color="auto"/>
        <w:bottom w:val="none" w:sz="0" w:space="0" w:color="auto"/>
        <w:right w:val="none" w:sz="0" w:space="0" w:color="auto"/>
      </w:divBdr>
    </w:div>
    <w:div w:id="408118376">
      <w:bodyDiv w:val="1"/>
      <w:marLeft w:val="0"/>
      <w:marRight w:val="0"/>
      <w:marTop w:val="0"/>
      <w:marBottom w:val="0"/>
      <w:divBdr>
        <w:top w:val="none" w:sz="0" w:space="0" w:color="auto"/>
        <w:left w:val="none" w:sz="0" w:space="0" w:color="auto"/>
        <w:bottom w:val="none" w:sz="0" w:space="0" w:color="auto"/>
        <w:right w:val="none" w:sz="0" w:space="0" w:color="auto"/>
      </w:divBdr>
    </w:div>
    <w:div w:id="408501318">
      <w:bodyDiv w:val="1"/>
      <w:marLeft w:val="0"/>
      <w:marRight w:val="0"/>
      <w:marTop w:val="0"/>
      <w:marBottom w:val="0"/>
      <w:divBdr>
        <w:top w:val="none" w:sz="0" w:space="0" w:color="auto"/>
        <w:left w:val="none" w:sz="0" w:space="0" w:color="auto"/>
        <w:bottom w:val="none" w:sz="0" w:space="0" w:color="auto"/>
        <w:right w:val="none" w:sz="0" w:space="0" w:color="auto"/>
      </w:divBdr>
    </w:div>
    <w:div w:id="409735644">
      <w:bodyDiv w:val="1"/>
      <w:marLeft w:val="0"/>
      <w:marRight w:val="0"/>
      <w:marTop w:val="0"/>
      <w:marBottom w:val="0"/>
      <w:divBdr>
        <w:top w:val="none" w:sz="0" w:space="0" w:color="auto"/>
        <w:left w:val="none" w:sz="0" w:space="0" w:color="auto"/>
        <w:bottom w:val="none" w:sz="0" w:space="0" w:color="auto"/>
        <w:right w:val="none" w:sz="0" w:space="0" w:color="auto"/>
      </w:divBdr>
    </w:div>
    <w:div w:id="416287907">
      <w:bodyDiv w:val="1"/>
      <w:marLeft w:val="0"/>
      <w:marRight w:val="0"/>
      <w:marTop w:val="0"/>
      <w:marBottom w:val="0"/>
      <w:divBdr>
        <w:top w:val="none" w:sz="0" w:space="0" w:color="auto"/>
        <w:left w:val="none" w:sz="0" w:space="0" w:color="auto"/>
        <w:bottom w:val="none" w:sz="0" w:space="0" w:color="auto"/>
        <w:right w:val="none" w:sz="0" w:space="0" w:color="auto"/>
      </w:divBdr>
    </w:div>
    <w:div w:id="418644869">
      <w:bodyDiv w:val="1"/>
      <w:marLeft w:val="0"/>
      <w:marRight w:val="0"/>
      <w:marTop w:val="0"/>
      <w:marBottom w:val="0"/>
      <w:divBdr>
        <w:top w:val="none" w:sz="0" w:space="0" w:color="auto"/>
        <w:left w:val="none" w:sz="0" w:space="0" w:color="auto"/>
        <w:bottom w:val="none" w:sz="0" w:space="0" w:color="auto"/>
        <w:right w:val="none" w:sz="0" w:space="0" w:color="auto"/>
      </w:divBdr>
    </w:div>
    <w:div w:id="419256121">
      <w:bodyDiv w:val="1"/>
      <w:marLeft w:val="0"/>
      <w:marRight w:val="0"/>
      <w:marTop w:val="0"/>
      <w:marBottom w:val="0"/>
      <w:divBdr>
        <w:top w:val="none" w:sz="0" w:space="0" w:color="auto"/>
        <w:left w:val="none" w:sz="0" w:space="0" w:color="auto"/>
        <w:bottom w:val="none" w:sz="0" w:space="0" w:color="auto"/>
        <w:right w:val="none" w:sz="0" w:space="0" w:color="auto"/>
      </w:divBdr>
    </w:div>
    <w:div w:id="422991692">
      <w:bodyDiv w:val="1"/>
      <w:marLeft w:val="0"/>
      <w:marRight w:val="0"/>
      <w:marTop w:val="0"/>
      <w:marBottom w:val="0"/>
      <w:divBdr>
        <w:top w:val="none" w:sz="0" w:space="0" w:color="auto"/>
        <w:left w:val="none" w:sz="0" w:space="0" w:color="auto"/>
        <w:bottom w:val="none" w:sz="0" w:space="0" w:color="auto"/>
        <w:right w:val="none" w:sz="0" w:space="0" w:color="auto"/>
      </w:divBdr>
    </w:div>
    <w:div w:id="427165245">
      <w:bodyDiv w:val="1"/>
      <w:marLeft w:val="0"/>
      <w:marRight w:val="0"/>
      <w:marTop w:val="0"/>
      <w:marBottom w:val="0"/>
      <w:divBdr>
        <w:top w:val="none" w:sz="0" w:space="0" w:color="auto"/>
        <w:left w:val="none" w:sz="0" w:space="0" w:color="auto"/>
        <w:bottom w:val="none" w:sz="0" w:space="0" w:color="auto"/>
        <w:right w:val="none" w:sz="0" w:space="0" w:color="auto"/>
      </w:divBdr>
    </w:div>
    <w:div w:id="430275866">
      <w:bodyDiv w:val="1"/>
      <w:marLeft w:val="0"/>
      <w:marRight w:val="0"/>
      <w:marTop w:val="0"/>
      <w:marBottom w:val="0"/>
      <w:divBdr>
        <w:top w:val="none" w:sz="0" w:space="0" w:color="auto"/>
        <w:left w:val="none" w:sz="0" w:space="0" w:color="auto"/>
        <w:bottom w:val="none" w:sz="0" w:space="0" w:color="auto"/>
        <w:right w:val="none" w:sz="0" w:space="0" w:color="auto"/>
      </w:divBdr>
    </w:div>
    <w:div w:id="430471336">
      <w:bodyDiv w:val="1"/>
      <w:marLeft w:val="0"/>
      <w:marRight w:val="0"/>
      <w:marTop w:val="0"/>
      <w:marBottom w:val="0"/>
      <w:divBdr>
        <w:top w:val="none" w:sz="0" w:space="0" w:color="auto"/>
        <w:left w:val="none" w:sz="0" w:space="0" w:color="auto"/>
        <w:bottom w:val="none" w:sz="0" w:space="0" w:color="auto"/>
        <w:right w:val="none" w:sz="0" w:space="0" w:color="auto"/>
      </w:divBdr>
    </w:div>
    <w:div w:id="431821785">
      <w:bodyDiv w:val="1"/>
      <w:marLeft w:val="0"/>
      <w:marRight w:val="0"/>
      <w:marTop w:val="0"/>
      <w:marBottom w:val="0"/>
      <w:divBdr>
        <w:top w:val="none" w:sz="0" w:space="0" w:color="auto"/>
        <w:left w:val="none" w:sz="0" w:space="0" w:color="auto"/>
        <w:bottom w:val="none" w:sz="0" w:space="0" w:color="auto"/>
        <w:right w:val="none" w:sz="0" w:space="0" w:color="auto"/>
      </w:divBdr>
    </w:div>
    <w:div w:id="432166059">
      <w:bodyDiv w:val="1"/>
      <w:marLeft w:val="0"/>
      <w:marRight w:val="0"/>
      <w:marTop w:val="0"/>
      <w:marBottom w:val="0"/>
      <w:divBdr>
        <w:top w:val="none" w:sz="0" w:space="0" w:color="auto"/>
        <w:left w:val="none" w:sz="0" w:space="0" w:color="auto"/>
        <w:bottom w:val="none" w:sz="0" w:space="0" w:color="auto"/>
        <w:right w:val="none" w:sz="0" w:space="0" w:color="auto"/>
      </w:divBdr>
    </w:div>
    <w:div w:id="432240857">
      <w:bodyDiv w:val="1"/>
      <w:marLeft w:val="0"/>
      <w:marRight w:val="0"/>
      <w:marTop w:val="0"/>
      <w:marBottom w:val="0"/>
      <w:divBdr>
        <w:top w:val="none" w:sz="0" w:space="0" w:color="auto"/>
        <w:left w:val="none" w:sz="0" w:space="0" w:color="auto"/>
        <w:bottom w:val="none" w:sz="0" w:space="0" w:color="auto"/>
        <w:right w:val="none" w:sz="0" w:space="0" w:color="auto"/>
      </w:divBdr>
    </w:div>
    <w:div w:id="435709605">
      <w:bodyDiv w:val="1"/>
      <w:marLeft w:val="0"/>
      <w:marRight w:val="0"/>
      <w:marTop w:val="0"/>
      <w:marBottom w:val="0"/>
      <w:divBdr>
        <w:top w:val="none" w:sz="0" w:space="0" w:color="auto"/>
        <w:left w:val="none" w:sz="0" w:space="0" w:color="auto"/>
        <w:bottom w:val="none" w:sz="0" w:space="0" w:color="auto"/>
        <w:right w:val="none" w:sz="0" w:space="0" w:color="auto"/>
      </w:divBdr>
    </w:div>
    <w:div w:id="437064167">
      <w:bodyDiv w:val="1"/>
      <w:marLeft w:val="0"/>
      <w:marRight w:val="0"/>
      <w:marTop w:val="0"/>
      <w:marBottom w:val="0"/>
      <w:divBdr>
        <w:top w:val="none" w:sz="0" w:space="0" w:color="auto"/>
        <w:left w:val="none" w:sz="0" w:space="0" w:color="auto"/>
        <w:bottom w:val="none" w:sz="0" w:space="0" w:color="auto"/>
        <w:right w:val="none" w:sz="0" w:space="0" w:color="auto"/>
      </w:divBdr>
    </w:div>
    <w:div w:id="438795408">
      <w:bodyDiv w:val="1"/>
      <w:marLeft w:val="0"/>
      <w:marRight w:val="0"/>
      <w:marTop w:val="0"/>
      <w:marBottom w:val="0"/>
      <w:divBdr>
        <w:top w:val="none" w:sz="0" w:space="0" w:color="auto"/>
        <w:left w:val="none" w:sz="0" w:space="0" w:color="auto"/>
        <w:bottom w:val="none" w:sz="0" w:space="0" w:color="auto"/>
        <w:right w:val="none" w:sz="0" w:space="0" w:color="auto"/>
      </w:divBdr>
    </w:div>
    <w:div w:id="443496449">
      <w:bodyDiv w:val="1"/>
      <w:marLeft w:val="0"/>
      <w:marRight w:val="0"/>
      <w:marTop w:val="0"/>
      <w:marBottom w:val="0"/>
      <w:divBdr>
        <w:top w:val="none" w:sz="0" w:space="0" w:color="auto"/>
        <w:left w:val="none" w:sz="0" w:space="0" w:color="auto"/>
        <w:bottom w:val="none" w:sz="0" w:space="0" w:color="auto"/>
        <w:right w:val="none" w:sz="0" w:space="0" w:color="auto"/>
      </w:divBdr>
    </w:div>
    <w:div w:id="445127045">
      <w:bodyDiv w:val="1"/>
      <w:marLeft w:val="0"/>
      <w:marRight w:val="0"/>
      <w:marTop w:val="0"/>
      <w:marBottom w:val="0"/>
      <w:divBdr>
        <w:top w:val="none" w:sz="0" w:space="0" w:color="auto"/>
        <w:left w:val="none" w:sz="0" w:space="0" w:color="auto"/>
        <w:bottom w:val="none" w:sz="0" w:space="0" w:color="auto"/>
        <w:right w:val="none" w:sz="0" w:space="0" w:color="auto"/>
      </w:divBdr>
    </w:div>
    <w:div w:id="445580688">
      <w:bodyDiv w:val="1"/>
      <w:marLeft w:val="0"/>
      <w:marRight w:val="0"/>
      <w:marTop w:val="0"/>
      <w:marBottom w:val="0"/>
      <w:divBdr>
        <w:top w:val="none" w:sz="0" w:space="0" w:color="auto"/>
        <w:left w:val="none" w:sz="0" w:space="0" w:color="auto"/>
        <w:bottom w:val="none" w:sz="0" w:space="0" w:color="auto"/>
        <w:right w:val="none" w:sz="0" w:space="0" w:color="auto"/>
      </w:divBdr>
    </w:div>
    <w:div w:id="446852495">
      <w:bodyDiv w:val="1"/>
      <w:marLeft w:val="0"/>
      <w:marRight w:val="0"/>
      <w:marTop w:val="0"/>
      <w:marBottom w:val="0"/>
      <w:divBdr>
        <w:top w:val="none" w:sz="0" w:space="0" w:color="auto"/>
        <w:left w:val="none" w:sz="0" w:space="0" w:color="auto"/>
        <w:bottom w:val="none" w:sz="0" w:space="0" w:color="auto"/>
        <w:right w:val="none" w:sz="0" w:space="0" w:color="auto"/>
      </w:divBdr>
    </w:div>
    <w:div w:id="448669217">
      <w:bodyDiv w:val="1"/>
      <w:marLeft w:val="0"/>
      <w:marRight w:val="0"/>
      <w:marTop w:val="0"/>
      <w:marBottom w:val="0"/>
      <w:divBdr>
        <w:top w:val="none" w:sz="0" w:space="0" w:color="auto"/>
        <w:left w:val="none" w:sz="0" w:space="0" w:color="auto"/>
        <w:bottom w:val="none" w:sz="0" w:space="0" w:color="auto"/>
        <w:right w:val="none" w:sz="0" w:space="0" w:color="auto"/>
      </w:divBdr>
    </w:div>
    <w:div w:id="459998561">
      <w:bodyDiv w:val="1"/>
      <w:marLeft w:val="0"/>
      <w:marRight w:val="0"/>
      <w:marTop w:val="0"/>
      <w:marBottom w:val="0"/>
      <w:divBdr>
        <w:top w:val="none" w:sz="0" w:space="0" w:color="auto"/>
        <w:left w:val="none" w:sz="0" w:space="0" w:color="auto"/>
        <w:bottom w:val="none" w:sz="0" w:space="0" w:color="auto"/>
        <w:right w:val="none" w:sz="0" w:space="0" w:color="auto"/>
      </w:divBdr>
    </w:div>
    <w:div w:id="461267517">
      <w:bodyDiv w:val="1"/>
      <w:marLeft w:val="0"/>
      <w:marRight w:val="0"/>
      <w:marTop w:val="0"/>
      <w:marBottom w:val="0"/>
      <w:divBdr>
        <w:top w:val="none" w:sz="0" w:space="0" w:color="auto"/>
        <w:left w:val="none" w:sz="0" w:space="0" w:color="auto"/>
        <w:bottom w:val="none" w:sz="0" w:space="0" w:color="auto"/>
        <w:right w:val="none" w:sz="0" w:space="0" w:color="auto"/>
      </w:divBdr>
    </w:div>
    <w:div w:id="461381970">
      <w:bodyDiv w:val="1"/>
      <w:marLeft w:val="0"/>
      <w:marRight w:val="0"/>
      <w:marTop w:val="0"/>
      <w:marBottom w:val="0"/>
      <w:divBdr>
        <w:top w:val="none" w:sz="0" w:space="0" w:color="auto"/>
        <w:left w:val="none" w:sz="0" w:space="0" w:color="auto"/>
        <w:bottom w:val="none" w:sz="0" w:space="0" w:color="auto"/>
        <w:right w:val="none" w:sz="0" w:space="0" w:color="auto"/>
      </w:divBdr>
    </w:div>
    <w:div w:id="461770109">
      <w:bodyDiv w:val="1"/>
      <w:marLeft w:val="0"/>
      <w:marRight w:val="0"/>
      <w:marTop w:val="0"/>
      <w:marBottom w:val="0"/>
      <w:divBdr>
        <w:top w:val="none" w:sz="0" w:space="0" w:color="auto"/>
        <w:left w:val="none" w:sz="0" w:space="0" w:color="auto"/>
        <w:bottom w:val="none" w:sz="0" w:space="0" w:color="auto"/>
        <w:right w:val="none" w:sz="0" w:space="0" w:color="auto"/>
      </w:divBdr>
    </w:div>
    <w:div w:id="475800961">
      <w:bodyDiv w:val="1"/>
      <w:marLeft w:val="0"/>
      <w:marRight w:val="0"/>
      <w:marTop w:val="0"/>
      <w:marBottom w:val="0"/>
      <w:divBdr>
        <w:top w:val="none" w:sz="0" w:space="0" w:color="auto"/>
        <w:left w:val="none" w:sz="0" w:space="0" w:color="auto"/>
        <w:bottom w:val="none" w:sz="0" w:space="0" w:color="auto"/>
        <w:right w:val="none" w:sz="0" w:space="0" w:color="auto"/>
      </w:divBdr>
    </w:div>
    <w:div w:id="475879111">
      <w:bodyDiv w:val="1"/>
      <w:marLeft w:val="0"/>
      <w:marRight w:val="0"/>
      <w:marTop w:val="0"/>
      <w:marBottom w:val="0"/>
      <w:divBdr>
        <w:top w:val="none" w:sz="0" w:space="0" w:color="auto"/>
        <w:left w:val="none" w:sz="0" w:space="0" w:color="auto"/>
        <w:bottom w:val="none" w:sz="0" w:space="0" w:color="auto"/>
        <w:right w:val="none" w:sz="0" w:space="0" w:color="auto"/>
      </w:divBdr>
    </w:div>
    <w:div w:id="477573962">
      <w:bodyDiv w:val="1"/>
      <w:marLeft w:val="0"/>
      <w:marRight w:val="0"/>
      <w:marTop w:val="0"/>
      <w:marBottom w:val="0"/>
      <w:divBdr>
        <w:top w:val="none" w:sz="0" w:space="0" w:color="auto"/>
        <w:left w:val="none" w:sz="0" w:space="0" w:color="auto"/>
        <w:bottom w:val="none" w:sz="0" w:space="0" w:color="auto"/>
        <w:right w:val="none" w:sz="0" w:space="0" w:color="auto"/>
      </w:divBdr>
    </w:div>
    <w:div w:id="478425822">
      <w:bodyDiv w:val="1"/>
      <w:marLeft w:val="0"/>
      <w:marRight w:val="0"/>
      <w:marTop w:val="0"/>
      <w:marBottom w:val="0"/>
      <w:divBdr>
        <w:top w:val="none" w:sz="0" w:space="0" w:color="auto"/>
        <w:left w:val="none" w:sz="0" w:space="0" w:color="auto"/>
        <w:bottom w:val="none" w:sz="0" w:space="0" w:color="auto"/>
        <w:right w:val="none" w:sz="0" w:space="0" w:color="auto"/>
      </w:divBdr>
    </w:div>
    <w:div w:id="479543913">
      <w:bodyDiv w:val="1"/>
      <w:marLeft w:val="0"/>
      <w:marRight w:val="0"/>
      <w:marTop w:val="0"/>
      <w:marBottom w:val="0"/>
      <w:divBdr>
        <w:top w:val="none" w:sz="0" w:space="0" w:color="auto"/>
        <w:left w:val="none" w:sz="0" w:space="0" w:color="auto"/>
        <w:bottom w:val="none" w:sz="0" w:space="0" w:color="auto"/>
        <w:right w:val="none" w:sz="0" w:space="0" w:color="auto"/>
      </w:divBdr>
    </w:div>
    <w:div w:id="479614748">
      <w:bodyDiv w:val="1"/>
      <w:marLeft w:val="0"/>
      <w:marRight w:val="0"/>
      <w:marTop w:val="0"/>
      <w:marBottom w:val="0"/>
      <w:divBdr>
        <w:top w:val="none" w:sz="0" w:space="0" w:color="auto"/>
        <w:left w:val="none" w:sz="0" w:space="0" w:color="auto"/>
        <w:bottom w:val="none" w:sz="0" w:space="0" w:color="auto"/>
        <w:right w:val="none" w:sz="0" w:space="0" w:color="auto"/>
      </w:divBdr>
    </w:div>
    <w:div w:id="481123548">
      <w:bodyDiv w:val="1"/>
      <w:marLeft w:val="0"/>
      <w:marRight w:val="0"/>
      <w:marTop w:val="0"/>
      <w:marBottom w:val="0"/>
      <w:divBdr>
        <w:top w:val="none" w:sz="0" w:space="0" w:color="auto"/>
        <w:left w:val="none" w:sz="0" w:space="0" w:color="auto"/>
        <w:bottom w:val="none" w:sz="0" w:space="0" w:color="auto"/>
        <w:right w:val="none" w:sz="0" w:space="0" w:color="auto"/>
      </w:divBdr>
    </w:div>
    <w:div w:id="485588097">
      <w:bodyDiv w:val="1"/>
      <w:marLeft w:val="0"/>
      <w:marRight w:val="0"/>
      <w:marTop w:val="0"/>
      <w:marBottom w:val="0"/>
      <w:divBdr>
        <w:top w:val="none" w:sz="0" w:space="0" w:color="auto"/>
        <w:left w:val="none" w:sz="0" w:space="0" w:color="auto"/>
        <w:bottom w:val="none" w:sz="0" w:space="0" w:color="auto"/>
        <w:right w:val="none" w:sz="0" w:space="0" w:color="auto"/>
      </w:divBdr>
    </w:div>
    <w:div w:id="486097469">
      <w:bodyDiv w:val="1"/>
      <w:marLeft w:val="0"/>
      <w:marRight w:val="0"/>
      <w:marTop w:val="0"/>
      <w:marBottom w:val="0"/>
      <w:divBdr>
        <w:top w:val="none" w:sz="0" w:space="0" w:color="auto"/>
        <w:left w:val="none" w:sz="0" w:space="0" w:color="auto"/>
        <w:bottom w:val="none" w:sz="0" w:space="0" w:color="auto"/>
        <w:right w:val="none" w:sz="0" w:space="0" w:color="auto"/>
      </w:divBdr>
    </w:div>
    <w:div w:id="486365436">
      <w:bodyDiv w:val="1"/>
      <w:marLeft w:val="0"/>
      <w:marRight w:val="0"/>
      <w:marTop w:val="0"/>
      <w:marBottom w:val="0"/>
      <w:divBdr>
        <w:top w:val="none" w:sz="0" w:space="0" w:color="auto"/>
        <w:left w:val="none" w:sz="0" w:space="0" w:color="auto"/>
        <w:bottom w:val="none" w:sz="0" w:space="0" w:color="auto"/>
        <w:right w:val="none" w:sz="0" w:space="0" w:color="auto"/>
      </w:divBdr>
    </w:div>
    <w:div w:id="486941038">
      <w:bodyDiv w:val="1"/>
      <w:marLeft w:val="0"/>
      <w:marRight w:val="0"/>
      <w:marTop w:val="0"/>
      <w:marBottom w:val="0"/>
      <w:divBdr>
        <w:top w:val="none" w:sz="0" w:space="0" w:color="auto"/>
        <w:left w:val="none" w:sz="0" w:space="0" w:color="auto"/>
        <w:bottom w:val="none" w:sz="0" w:space="0" w:color="auto"/>
        <w:right w:val="none" w:sz="0" w:space="0" w:color="auto"/>
      </w:divBdr>
    </w:div>
    <w:div w:id="495150962">
      <w:bodyDiv w:val="1"/>
      <w:marLeft w:val="0"/>
      <w:marRight w:val="0"/>
      <w:marTop w:val="0"/>
      <w:marBottom w:val="0"/>
      <w:divBdr>
        <w:top w:val="none" w:sz="0" w:space="0" w:color="auto"/>
        <w:left w:val="none" w:sz="0" w:space="0" w:color="auto"/>
        <w:bottom w:val="none" w:sz="0" w:space="0" w:color="auto"/>
        <w:right w:val="none" w:sz="0" w:space="0" w:color="auto"/>
      </w:divBdr>
    </w:div>
    <w:div w:id="503319511">
      <w:bodyDiv w:val="1"/>
      <w:marLeft w:val="0"/>
      <w:marRight w:val="0"/>
      <w:marTop w:val="0"/>
      <w:marBottom w:val="0"/>
      <w:divBdr>
        <w:top w:val="none" w:sz="0" w:space="0" w:color="auto"/>
        <w:left w:val="none" w:sz="0" w:space="0" w:color="auto"/>
        <w:bottom w:val="none" w:sz="0" w:space="0" w:color="auto"/>
        <w:right w:val="none" w:sz="0" w:space="0" w:color="auto"/>
      </w:divBdr>
    </w:div>
    <w:div w:id="509754067">
      <w:bodyDiv w:val="1"/>
      <w:marLeft w:val="0"/>
      <w:marRight w:val="0"/>
      <w:marTop w:val="0"/>
      <w:marBottom w:val="0"/>
      <w:divBdr>
        <w:top w:val="none" w:sz="0" w:space="0" w:color="auto"/>
        <w:left w:val="none" w:sz="0" w:space="0" w:color="auto"/>
        <w:bottom w:val="none" w:sz="0" w:space="0" w:color="auto"/>
        <w:right w:val="none" w:sz="0" w:space="0" w:color="auto"/>
      </w:divBdr>
    </w:div>
    <w:div w:id="510146925">
      <w:bodyDiv w:val="1"/>
      <w:marLeft w:val="0"/>
      <w:marRight w:val="0"/>
      <w:marTop w:val="0"/>
      <w:marBottom w:val="0"/>
      <w:divBdr>
        <w:top w:val="none" w:sz="0" w:space="0" w:color="auto"/>
        <w:left w:val="none" w:sz="0" w:space="0" w:color="auto"/>
        <w:bottom w:val="none" w:sz="0" w:space="0" w:color="auto"/>
        <w:right w:val="none" w:sz="0" w:space="0" w:color="auto"/>
      </w:divBdr>
    </w:div>
    <w:div w:id="517230888">
      <w:bodyDiv w:val="1"/>
      <w:marLeft w:val="0"/>
      <w:marRight w:val="0"/>
      <w:marTop w:val="0"/>
      <w:marBottom w:val="0"/>
      <w:divBdr>
        <w:top w:val="none" w:sz="0" w:space="0" w:color="auto"/>
        <w:left w:val="none" w:sz="0" w:space="0" w:color="auto"/>
        <w:bottom w:val="none" w:sz="0" w:space="0" w:color="auto"/>
        <w:right w:val="none" w:sz="0" w:space="0" w:color="auto"/>
      </w:divBdr>
    </w:div>
    <w:div w:id="519969999">
      <w:bodyDiv w:val="1"/>
      <w:marLeft w:val="0"/>
      <w:marRight w:val="0"/>
      <w:marTop w:val="0"/>
      <w:marBottom w:val="0"/>
      <w:divBdr>
        <w:top w:val="none" w:sz="0" w:space="0" w:color="auto"/>
        <w:left w:val="none" w:sz="0" w:space="0" w:color="auto"/>
        <w:bottom w:val="none" w:sz="0" w:space="0" w:color="auto"/>
        <w:right w:val="none" w:sz="0" w:space="0" w:color="auto"/>
      </w:divBdr>
    </w:div>
    <w:div w:id="523860447">
      <w:bodyDiv w:val="1"/>
      <w:marLeft w:val="0"/>
      <w:marRight w:val="0"/>
      <w:marTop w:val="0"/>
      <w:marBottom w:val="0"/>
      <w:divBdr>
        <w:top w:val="none" w:sz="0" w:space="0" w:color="auto"/>
        <w:left w:val="none" w:sz="0" w:space="0" w:color="auto"/>
        <w:bottom w:val="none" w:sz="0" w:space="0" w:color="auto"/>
        <w:right w:val="none" w:sz="0" w:space="0" w:color="auto"/>
      </w:divBdr>
    </w:div>
    <w:div w:id="529147832">
      <w:bodyDiv w:val="1"/>
      <w:marLeft w:val="0"/>
      <w:marRight w:val="0"/>
      <w:marTop w:val="0"/>
      <w:marBottom w:val="0"/>
      <w:divBdr>
        <w:top w:val="none" w:sz="0" w:space="0" w:color="auto"/>
        <w:left w:val="none" w:sz="0" w:space="0" w:color="auto"/>
        <w:bottom w:val="none" w:sz="0" w:space="0" w:color="auto"/>
        <w:right w:val="none" w:sz="0" w:space="0" w:color="auto"/>
      </w:divBdr>
    </w:div>
    <w:div w:id="537669503">
      <w:bodyDiv w:val="1"/>
      <w:marLeft w:val="0"/>
      <w:marRight w:val="0"/>
      <w:marTop w:val="0"/>
      <w:marBottom w:val="0"/>
      <w:divBdr>
        <w:top w:val="none" w:sz="0" w:space="0" w:color="auto"/>
        <w:left w:val="none" w:sz="0" w:space="0" w:color="auto"/>
        <w:bottom w:val="none" w:sz="0" w:space="0" w:color="auto"/>
        <w:right w:val="none" w:sz="0" w:space="0" w:color="auto"/>
      </w:divBdr>
    </w:div>
    <w:div w:id="537742164">
      <w:bodyDiv w:val="1"/>
      <w:marLeft w:val="0"/>
      <w:marRight w:val="0"/>
      <w:marTop w:val="0"/>
      <w:marBottom w:val="0"/>
      <w:divBdr>
        <w:top w:val="none" w:sz="0" w:space="0" w:color="auto"/>
        <w:left w:val="none" w:sz="0" w:space="0" w:color="auto"/>
        <w:bottom w:val="none" w:sz="0" w:space="0" w:color="auto"/>
        <w:right w:val="none" w:sz="0" w:space="0" w:color="auto"/>
      </w:divBdr>
    </w:div>
    <w:div w:id="542640294">
      <w:bodyDiv w:val="1"/>
      <w:marLeft w:val="0"/>
      <w:marRight w:val="0"/>
      <w:marTop w:val="0"/>
      <w:marBottom w:val="0"/>
      <w:divBdr>
        <w:top w:val="none" w:sz="0" w:space="0" w:color="auto"/>
        <w:left w:val="none" w:sz="0" w:space="0" w:color="auto"/>
        <w:bottom w:val="none" w:sz="0" w:space="0" w:color="auto"/>
        <w:right w:val="none" w:sz="0" w:space="0" w:color="auto"/>
      </w:divBdr>
    </w:div>
    <w:div w:id="546374835">
      <w:bodyDiv w:val="1"/>
      <w:marLeft w:val="0"/>
      <w:marRight w:val="0"/>
      <w:marTop w:val="0"/>
      <w:marBottom w:val="0"/>
      <w:divBdr>
        <w:top w:val="none" w:sz="0" w:space="0" w:color="auto"/>
        <w:left w:val="none" w:sz="0" w:space="0" w:color="auto"/>
        <w:bottom w:val="none" w:sz="0" w:space="0" w:color="auto"/>
        <w:right w:val="none" w:sz="0" w:space="0" w:color="auto"/>
      </w:divBdr>
    </w:div>
    <w:div w:id="549079655">
      <w:bodyDiv w:val="1"/>
      <w:marLeft w:val="0"/>
      <w:marRight w:val="0"/>
      <w:marTop w:val="0"/>
      <w:marBottom w:val="0"/>
      <w:divBdr>
        <w:top w:val="none" w:sz="0" w:space="0" w:color="auto"/>
        <w:left w:val="none" w:sz="0" w:space="0" w:color="auto"/>
        <w:bottom w:val="none" w:sz="0" w:space="0" w:color="auto"/>
        <w:right w:val="none" w:sz="0" w:space="0" w:color="auto"/>
      </w:divBdr>
    </w:div>
    <w:div w:id="549414698">
      <w:bodyDiv w:val="1"/>
      <w:marLeft w:val="0"/>
      <w:marRight w:val="0"/>
      <w:marTop w:val="0"/>
      <w:marBottom w:val="0"/>
      <w:divBdr>
        <w:top w:val="none" w:sz="0" w:space="0" w:color="auto"/>
        <w:left w:val="none" w:sz="0" w:space="0" w:color="auto"/>
        <w:bottom w:val="none" w:sz="0" w:space="0" w:color="auto"/>
        <w:right w:val="none" w:sz="0" w:space="0" w:color="auto"/>
      </w:divBdr>
    </w:div>
    <w:div w:id="554699909">
      <w:bodyDiv w:val="1"/>
      <w:marLeft w:val="0"/>
      <w:marRight w:val="0"/>
      <w:marTop w:val="0"/>
      <w:marBottom w:val="0"/>
      <w:divBdr>
        <w:top w:val="none" w:sz="0" w:space="0" w:color="auto"/>
        <w:left w:val="none" w:sz="0" w:space="0" w:color="auto"/>
        <w:bottom w:val="none" w:sz="0" w:space="0" w:color="auto"/>
        <w:right w:val="none" w:sz="0" w:space="0" w:color="auto"/>
      </w:divBdr>
    </w:div>
    <w:div w:id="559707162">
      <w:bodyDiv w:val="1"/>
      <w:marLeft w:val="0"/>
      <w:marRight w:val="0"/>
      <w:marTop w:val="0"/>
      <w:marBottom w:val="0"/>
      <w:divBdr>
        <w:top w:val="none" w:sz="0" w:space="0" w:color="auto"/>
        <w:left w:val="none" w:sz="0" w:space="0" w:color="auto"/>
        <w:bottom w:val="none" w:sz="0" w:space="0" w:color="auto"/>
        <w:right w:val="none" w:sz="0" w:space="0" w:color="auto"/>
      </w:divBdr>
    </w:div>
    <w:div w:id="561453657">
      <w:bodyDiv w:val="1"/>
      <w:marLeft w:val="0"/>
      <w:marRight w:val="0"/>
      <w:marTop w:val="0"/>
      <w:marBottom w:val="0"/>
      <w:divBdr>
        <w:top w:val="none" w:sz="0" w:space="0" w:color="auto"/>
        <w:left w:val="none" w:sz="0" w:space="0" w:color="auto"/>
        <w:bottom w:val="none" w:sz="0" w:space="0" w:color="auto"/>
        <w:right w:val="none" w:sz="0" w:space="0" w:color="auto"/>
      </w:divBdr>
    </w:div>
    <w:div w:id="568999431">
      <w:bodyDiv w:val="1"/>
      <w:marLeft w:val="0"/>
      <w:marRight w:val="0"/>
      <w:marTop w:val="0"/>
      <w:marBottom w:val="0"/>
      <w:divBdr>
        <w:top w:val="none" w:sz="0" w:space="0" w:color="auto"/>
        <w:left w:val="none" w:sz="0" w:space="0" w:color="auto"/>
        <w:bottom w:val="none" w:sz="0" w:space="0" w:color="auto"/>
        <w:right w:val="none" w:sz="0" w:space="0" w:color="auto"/>
      </w:divBdr>
    </w:div>
    <w:div w:id="573589180">
      <w:bodyDiv w:val="1"/>
      <w:marLeft w:val="0"/>
      <w:marRight w:val="0"/>
      <w:marTop w:val="0"/>
      <w:marBottom w:val="0"/>
      <w:divBdr>
        <w:top w:val="none" w:sz="0" w:space="0" w:color="auto"/>
        <w:left w:val="none" w:sz="0" w:space="0" w:color="auto"/>
        <w:bottom w:val="none" w:sz="0" w:space="0" w:color="auto"/>
        <w:right w:val="none" w:sz="0" w:space="0" w:color="auto"/>
      </w:divBdr>
    </w:div>
    <w:div w:id="574316406">
      <w:bodyDiv w:val="1"/>
      <w:marLeft w:val="0"/>
      <w:marRight w:val="0"/>
      <w:marTop w:val="0"/>
      <w:marBottom w:val="0"/>
      <w:divBdr>
        <w:top w:val="none" w:sz="0" w:space="0" w:color="auto"/>
        <w:left w:val="none" w:sz="0" w:space="0" w:color="auto"/>
        <w:bottom w:val="none" w:sz="0" w:space="0" w:color="auto"/>
        <w:right w:val="none" w:sz="0" w:space="0" w:color="auto"/>
      </w:divBdr>
    </w:div>
    <w:div w:id="578487738">
      <w:bodyDiv w:val="1"/>
      <w:marLeft w:val="0"/>
      <w:marRight w:val="0"/>
      <w:marTop w:val="0"/>
      <w:marBottom w:val="0"/>
      <w:divBdr>
        <w:top w:val="none" w:sz="0" w:space="0" w:color="auto"/>
        <w:left w:val="none" w:sz="0" w:space="0" w:color="auto"/>
        <w:bottom w:val="none" w:sz="0" w:space="0" w:color="auto"/>
        <w:right w:val="none" w:sz="0" w:space="0" w:color="auto"/>
      </w:divBdr>
    </w:div>
    <w:div w:id="585192088">
      <w:bodyDiv w:val="1"/>
      <w:marLeft w:val="0"/>
      <w:marRight w:val="0"/>
      <w:marTop w:val="0"/>
      <w:marBottom w:val="0"/>
      <w:divBdr>
        <w:top w:val="none" w:sz="0" w:space="0" w:color="auto"/>
        <w:left w:val="none" w:sz="0" w:space="0" w:color="auto"/>
        <w:bottom w:val="none" w:sz="0" w:space="0" w:color="auto"/>
        <w:right w:val="none" w:sz="0" w:space="0" w:color="auto"/>
      </w:divBdr>
    </w:div>
    <w:div w:id="589242796">
      <w:bodyDiv w:val="1"/>
      <w:marLeft w:val="0"/>
      <w:marRight w:val="0"/>
      <w:marTop w:val="0"/>
      <w:marBottom w:val="0"/>
      <w:divBdr>
        <w:top w:val="none" w:sz="0" w:space="0" w:color="auto"/>
        <w:left w:val="none" w:sz="0" w:space="0" w:color="auto"/>
        <w:bottom w:val="none" w:sz="0" w:space="0" w:color="auto"/>
        <w:right w:val="none" w:sz="0" w:space="0" w:color="auto"/>
      </w:divBdr>
    </w:div>
    <w:div w:id="593054681">
      <w:bodyDiv w:val="1"/>
      <w:marLeft w:val="0"/>
      <w:marRight w:val="0"/>
      <w:marTop w:val="0"/>
      <w:marBottom w:val="0"/>
      <w:divBdr>
        <w:top w:val="none" w:sz="0" w:space="0" w:color="auto"/>
        <w:left w:val="none" w:sz="0" w:space="0" w:color="auto"/>
        <w:bottom w:val="none" w:sz="0" w:space="0" w:color="auto"/>
        <w:right w:val="none" w:sz="0" w:space="0" w:color="auto"/>
      </w:divBdr>
    </w:div>
    <w:div w:id="593392630">
      <w:bodyDiv w:val="1"/>
      <w:marLeft w:val="0"/>
      <w:marRight w:val="0"/>
      <w:marTop w:val="0"/>
      <w:marBottom w:val="0"/>
      <w:divBdr>
        <w:top w:val="none" w:sz="0" w:space="0" w:color="auto"/>
        <w:left w:val="none" w:sz="0" w:space="0" w:color="auto"/>
        <w:bottom w:val="none" w:sz="0" w:space="0" w:color="auto"/>
        <w:right w:val="none" w:sz="0" w:space="0" w:color="auto"/>
      </w:divBdr>
    </w:div>
    <w:div w:id="593637324">
      <w:bodyDiv w:val="1"/>
      <w:marLeft w:val="0"/>
      <w:marRight w:val="0"/>
      <w:marTop w:val="0"/>
      <w:marBottom w:val="0"/>
      <w:divBdr>
        <w:top w:val="none" w:sz="0" w:space="0" w:color="auto"/>
        <w:left w:val="none" w:sz="0" w:space="0" w:color="auto"/>
        <w:bottom w:val="none" w:sz="0" w:space="0" w:color="auto"/>
        <w:right w:val="none" w:sz="0" w:space="0" w:color="auto"/>
      </w:divBdr>
    </w:div>
    <w:div w:id="597372483">
      <w:bodyDiv w:val="1"/>
      <w:marLeft w:val="0"/>
      <w:marRight w:val="0"/>
      <w:marTop w:val="0"/>
      <w:marBottom w:val="0"/>
      <w:divBdr>
        <w:top w:val="none" w:sz="0" w:space="0" w:color="auto"/>
        <w:left w:val="none" w:sz="0" w:space="0" w:color="auto"/>
        <w:bottom w:val="none" w:sz="0" w:space="0" w:color="auto"/>
        <w:right w:val="none" w:sz="0" w:space="0" w:color="auto"/>
      </w:divBdr>
    </w:div>
    <w:div w:id="606810695">
      <w:bodyDiv w:val="1"/>
      <w:marLeft w:val="0"/>
      <w:marRight w:val="0"/>
      <w:marTop w:val="0"/>
      <w:marBottom w:val="0"/>
      <w:divBdr>
        <w:top w:val="none" w:sz="0" w:space="0" w:color="auto"/>
        <w:left w:val="none" w:sz="0" w:space="0" w:color="auto"/>
        <w:bottom w:val="none" w:sz="0" w:space="0" w:color="auto"/>
        <w:right w:val="none" w:sz="0" w:space="0" w:color="auto"/>
      </w:divBdr>
    </w:div>
    <w:div w:id="608897802">
      <w:bodyDiv w:val="1"/>
      <w:marLeft w:val="0"/>
      <w:marRight w:val="0"/>
      <w:marTop w:val="0"/>
      <w:marBottom w:val="0"/>
      <w:divBdr>
        <w:top w:val="none" w:sz="0" w:space="0" w:color="auto"/>
        <w:left w:val="none" w:sz="0" w:space="0" w:color="auto"/>
        <w:bottom w:val="none" w:sz="0" w:space="0" w:color="auto"/>
        <w:right w:val="none" w:sz="0" w:space="0" w:color="auto"/>
      </w:divBdr>
    </w:div>
    <w:div w:id="610094383">
      <w:bodyDiv w:val="1"/>
      <w:marLeft w:val="0"/>
      <w:marRight w:val="0"/>
      <w:marTop w:val="0"/>
      <w:marBottom w:val="0"/>
      <w:divBdr>
        <w:top w:val="none" w:sz="0" w:space="0" w:color="auto"/>
        <w:left w:val="none" w:sz="0" w:space="0" w:color="auto"/>
        <w:bottom w:val="none" w:sz="0" w:space="0" w:color="auto"/>
        <w:right w:val="none" w:sz="0" w:space="0" w:color="auto"/>
      </w:divBdr>
    </w:div>
    <w:div w:id="610481502">
      <w:bodyDiv w:val="1"/>
      <w:marLeft w:val="0"/>
      <w:marRight w:val="0"/>
      <w:marTop w:val="0"/>
      <w:marBottom w:val="0"/>
      <w:divBdr>
        <w:top w:val="none" w:sz="0" w:space="0" w:color="auto"/>
        <w:left w:val="none" w:sz="0" w:space="0" w:color="auto"/>
        <w:bottom w:val="none" w:sz="0" w:space="0" w:color="auto"/>
        <w:right w:val="none" w:sz="0" w:space="0" w:color="auto"/>
      </w:divBdr>
    </w:div>
    <w:div w:id="611015435">
      <w:bodyDiv w:val="1"/>
      <w:marLeft w:val="0"/>
      <w:marRight w:val="0"/>
      <w:marTop w:val="0"/>
      <w:marBottom w:val="0"/>
      <w:divBdr>
        <w:top w:val="none" w:sz="0" w:space="0" w:color="auto"/>
        <w:left w:val="none" w:sz="0" w:space="0" w:color="auto"/>
        <w:bottom w:val="none" w:sz="0" w:space="0" w:color="auto"/>
        <w:right w:val="none" w:sz="0" w:space="0" w:color="auto"/>
      </w:divBdr>
    </w:div>
    <w:div w:id="614168580">
      <w:bodyDiv w:val="1"/>
      <w:marLeft w:val="0"/>
      <w:marRight w:val="0"/>
      <w:marTop w:val="0"/>
      <w:marBottom w:val="0"/>
      <w:divBdr>
        <w:top w:val="none" w:sz="0" w:space="0" w:color="auto"/>
        <w:left w:val="none" w:sz="0" w:space="0" w:color="auto"/>
        <w:bottom w:val="none" w:sz="0" w:space="0" w:color="auto"/>
        <w:right w:val="none" w:sz="0" w:space="0" w:color="auto"/>
      </w:divBdr>
    </w:div>
    <w:div w:id="618876672">
      <w:bodyDiv w:val="1"/>
      <w:marLeft w:val="0"/>
      <w:marRight w:val="0"/>
      <w:marTop w:val="0"/>
      <w:marBottom w:val="0"/>
      <w:divBdr>
        <w:top w:val="none" w:sz="0" w:space="0" w:color="auto"/>
        <w:left w:val="none" w:sz="0" w:space="0" w:color="auto"/>
        <w:bottom w:val="none" w:sz="0" w:space="0" w:color="auto"/>
        <w:right w:val="none" w:sz="0" w:space="0" w:color="auto"/>
      </w:divBdr>
    </w:div>
    <w:div w:id="622342617">
      <w:bodyDiv w:val="1"/>
      <w:marLeft w:val="0"/>
      <w:marRight w:val="0"/>
      <w:marTop w:val="0"/>
      <w:marBottom w:val="0"/>
      <w:divBdr>
        <w:top w:val="none" w:sz="0" w:space="0" w:color="auto"/>
        <w:left w:val="none" w:sz="0" w:space="0" w:color="auto"/>
        <w:bottom w:val="none" w:sz="0" w:space="0" w:color="auto"/>
        <w:right w:val="none" w:sz="0" w:space="0" w:color="auto"/>
      </w:divBdr>
    </w:div>
    <w:div w:id="624581358">
      <w:bodyDiv w:val="1"/>
      <w:marLeft w:val="0"/>
      <w:marRight w:val="0"/>
      <w:marTop w:val="0"/>
      <w:marBottom w:val="0"/>
      <w:divBdr>
        <w:top w:val="none" w:sz="0" w:space="0" w:color="auto"/>
        <w:left w:val="none" w:sz="0" w:space="0" w:color="auto"/>
        <w:bottom w:val="none" w:sz="0" w:space="0" w:color="auto"/>
        <w:right w:val="none" w:sz="0" w:space="0" w:color="auto"/>
      </w:divBdr>
    </w:div>
    <w:div w:id="628704994">
      <w:bodyDiv w:val="1"/>
      <w:marLeft w:val="0"/>
      <w:marRight w:val="0"/>
      <w:marTop w:val="0"/>
      <w:marBottom w:val="0"/>
      <w:divBdr>
        <w:top w:val="none" w:sz="0" w:space="0" w:color="auto"/>
        <w:left w:val="none" w:sz="0" w:space="0" w:color="auto"/>
        <w:bottom w:val="none" w:sz="0" w:space="0" w:color="auto"/>
        <w:right w:val="none" w:sz="0" w:space="0" w:color="auto"/>
      </w:divBdr>
    </w:div>
    <w:div w:id="634067174">
      <w:bodyDiv w:val="1"/>
      <w:marLeft w:val="0"/>
      <w:marRight w:val="0"/>
      <w:marTop w:val="0"/>
      <w:marBottom w:val="0"/>
      <w:divBdr>
        <w:top w:val="none" w:sz="0" w:space="0" w:color="auto"/>
        <w:left w:val="none" w:sz="0" w:space="0" w:color="auto"/>
        <w:bottom w:val="none" w:sz="0" w:space="0" w:color="auto"/>
        <w:right w:val="none" w:sz="0" w:space="0" w:color="auto"/>
      </w:divBdr>
    </w:div>
    <w:div w:id="637223186">
      <w:bodyDiv w:val="1"/>
      <w:marLeft w:val="0"/>
      <w:marRight w:val="0"/>
      <w:marTop w:val="0"/>
      <w:marBottom w:val="0"/>
      <w:divBdr>
        <w:top w:val="none" w:sz="0" w:space="0" w:color="auto"/>
        <w:left w:val="none" w:sz="0" w:space="0" w:color="auto"/>
        <w:bottom w:val="none" w:sz="0" w:space="0" w:color="auto"/>
        <w:right w:val="none" w:sz="0" w:space="0" w:color="auto"/>
      </w:divBdr>
    </w:div>
    <w:div w:id="645469915">
      <w:bodyDiv w:val="1"/>
      <w:marLeft w:val="0"/>
      <w:marRight w:val="0"/>
      <w:marTop w:val="0"/>
      <w:marBottom w:val="0"/>
      <w:divBdr>
        <w:top w:val="none" w:sz="0" w:space="0" w:color="auto"/>
        <w:left w:val="none" w:sz="0" w:space="0" w:color="auto"/>
        <w:bottom w:val="none" w:sz="0" w:space="0" w:color="auto"/>
        <w:right w:val="none" w:sz="0" w:space="0" w:color="auto"/>
      </w:divBdr>
    </w:div>
    <w:div w:id="647246391">
      <w:bodyDiv w:val="1"/>
      <w:marLeft w:val="0"/>
      <w:marRight w:val="0"/>
      <w:marTop w:val="0"/>
      <w:marBottom w:val="0"/>
      <w:divBdr>
        <w:top w:val="none" w:sz="0" w:space="0" w:color="auto"/>
        <w:left w:val="none" w:sz="0" w:space="0" w:color="auto"/>
        <w:bottom w:val="none" w:sz="0" w:space="0" w:color="auto"/>
        <w:right w:val="none" w:sz="0" w:space="0" w:color="auto"/>
      </w:divBdr>
    </w:div>
    <w:div w:id="649796394">
      <w:bodyDiv w:val="1"/>
      <w:marLeft w:val="0"/>
      <w:marRight w:val="0"/>
      <w:marTop w:val="0"/>
      <w:marBottom w:val="0"/>
      <w:divBdr>
        <w:top w:val="none" w:sz="0" w:space="0" w:color="auto"/>
        <w:left w:val="none" w:sz="0" w:space="0" w:color="auto"/>
        <w:bottom w:val="none" w:sz="0" w:space="0" w:color="auto"/>
        <w:right w:val="none" w:sz="0" w:space="0" w:color="auto"/>
      </w:divBdr>
    </w:div>
    <w:div w:id="655257122">
      <w:bodyDiv w:val="1"/>
      <w:marLeft w:val="0"/>
      <w:marRight w:val="0"/>
      <w:marTop w:val="0"/>
      <w:marBottom w:val="0"/>
      <w:divBdr>
        <w:top w:val="none" w:sz="0" w:space="0" w:color="auto"/>
        <w:left w:val="none" w:sz="0" w:space="0" w:color="auto"/>
        <w:bottom w:val="none" w:sz="0" w:space="0" w:color="auto"/>
        <w:right w:val="none" w:sz="0" w:space="0" w:color="auto"/>
      </w:divBdr>
    </w:div>
    <w:div w:id="658116950">
      <w:bodyDiv w:val="1"/>
      <w:marLeft w:val="0"/>
      <w:marRight w:val="0"/>
      <w:marTop w:val="0"/>
      <w:marBottom w:val="0"/>
      <w:divBdr>
        <w:top w:val="none" w:sz="0" w:space="0" w:color="auto"/>
        <w:left w:val="none" w:sz="0" w:space="0" w:color="auto"/>
        <w:bottom w:val="none" w:sz="0" w:space="0" w:color="auto"/>
        <w:right w:val="none" w:sz="0" w:space="0" w:color="auto"/>
      </w:divBdr>
    </w:div>
    <w:div w:id="659046306">
      <w:bodyDiv w:val="1"/>
      <w:marLeft w:val="0"/>
      <w:marRight w:val="0"/>
      <w:marTop w:val="0"/>
      <w:marBottom w:val="0"/>
      <w:divBdr>
        <w:top w:val="none" w:sz="0" w:space="0" w:color="auto"/>
        <w:left w:val="none" w:sz="0" w:space="0" w:color="auto"/>
        <w:bottom w:val="none" w:sz="0" w:space="0" w:color="auto"/>
        <w:right w:val="none" w:sz="0" w:space="0" w:color="auto"/>
      </w:divBdr>
    </w:div>
    <w:div w:id="662512853">
      <w:bodyDiv w:val="1"/>
      <w:marLeft w:val="0"/>
      <w:marRight w:val="0"/>
      <w:marTop w:val="0"/>
      <w:marBottom w:val="0"/>
      <w:divBdr>
        <w:top w:val="none" w:sz="0" w:space="0" w:color="auto"/>
        <w:left w:val="none" w:sz="0" w:space="0" w:color="auto"/>
        <w:bottom w:val="none" w:sz="0" w:space="0" w:color="auto"/>
        <w:right w:val="none" w:sz="0" w:space="0" w:color="auto"/>
      </w:divBdr>
    </w:div>
    <w:div w:id="672226319">
      <w:bodyDiv w:val="1"/>
      <w:marLeft w:val="0"/>
      <w:marRight w:val="0"/>
      <w:marTop w:val="0"/>
      <w:marBottom w:val="0"/>
      <w:divBdr>
        <w:top w:val="none" w:sz="0" w:space="0" w:color="auto"/>
        <w:left w:val="none" w:sz="0" w:space="0" w:color="auto"/>
        <w:bottom w:val="none" w:sz="0" w:space="0" w:color="auto"/>
        <w:right w:val="none" w:sz="0" w:space="0" w:color="auto"/>
      </w:divBdr>
    </w:div>
    <w:div w:id="674647168">
      <w:bodyDiv w:val="1"/>
      <w:marLeft w:val="0"/>
      <w:marRight w:val="0"/>
      <w:marTop w:val="0"/>
      <w:marBottom w:val="0"/>
      <w:divBdr>
        <w:top w:val="none" w:sz="0" w:space="0" w:color="auto"/>
        <w:left w:val="none" w:sz="0" w:space="0" w:color="auto"/>
        <w:bottom w:val="none" w:sz="0" w:space="0" w:color="auto"/>
        <w:right w:val="none" w:sz="0" w:space="0" w:color="auto"/>
      </w:divBdr>
    </w:div>
    <w:div w:id="681467226">
      <w:bodyDiv w:val="1"/>
      <w:marLeft w:val="0"/>
      <w:marRight w:val="0"/>
      <w:marTop w:val="0"/>
      <w:marBottom w:val="0"/>
      <w:divBdr>
        <w:top w:val="none" w:sz="0" w:space="0" w:color="auto"/>
        <w:left w:val="none" w:sz="0" w:space="0" w:color="auto"/>
        <w:bottom w:val="none" w:sz="0" w:space="0" w:color="auto"/>
        <w:right w:val="none" w:sz="0" w:space="0" w:color="auto"/>
      </w:divBdr>
    </w:div>
    <w:div w:id="682901479">
      <w:bodyDiv w:val="1"/>
      <w:marLeft w:val="0"/>
      <w:marRight w:val="0"/>
      <w:marTop w:val="0"/>
      <w:marBottom w:val="0"/>
      <w:divBdr>
        <w:top w:val="none" w:sz="0" w:space="0" w:color="auto"/>
        <w:left w:val="none" w:sz="0" w:space="0" w:color="auto"/>
        <w:bottom w:val="none" w:sz="0" w:space="0" w:color="auto"/>
        <w:right w:val="none" w:sz="0" w:space="0" w:color="auto"/>
      </w:divBdr>
    </w:div>
    <w:div w:id="688063474">
      <w:bodyDiv w:val="1"/>
      <w:marLeft w:val="0"/>
      <w:marRight w:val="0"/>
      <w:marTop w:val="0"/>
      <w:marBottom w:val="0"/>
      <w:divBdr>
        <w:top w:val="none" w:sz="0" w:space="0" w:color="auto"/>
        <w:left w:val="none" w:sz="0" w:space="0" w:color="auto"/>
        <w:bottom w:val="none" w:sz="0" w:space="0" w:color="auto"/>
        <w:right w:val="none" w:sz="0" w:space="0" w:color="auto"/>
      </w:divBdr>
    </w:div>
    <w:div w:id="688482752">
      <w:bodyDiv w:val="1"/>
      <w:marLeft w:val="0"/>
      <w:marRight w:val="0"/>
      <w:marTop w:val="0"/>
      <w:marBottom w:val="0"/>
      <w:divBdr>
        <w:top w:val="none" w:sz="0" w:space="0" w:color="auto"/>
        <w:left w:val="none" w:sz="0" w:space="0" w:color="auto"/>
        <w:bottom w:val="none" w:sz="0" w:space="0" w:color="auto"/>
        <w:right w:val="none" w:sz="0" w:space="0" w:color="auto"/>
      </w:divBdr>
    </w:div>
    <w:div w:id="697505831">
      <w:bodyDiv w:val="1"/>
      <w:marLeft w:val="0"/>
      <w:marRight w:val="0"/>
      <w:marTop w:val="0"/>
      <w:marBottom w:val="0"/>
      <w:divBdr>
        <w:top w:val="none" w:sz="0" w:space="0" w:color="auto"/>
        <w:left w:val="none" w:sz="0" w:space="0" w:color="auto"/>
        <w:bottom w:val="none" w:sz="0" w:space="0" w:color="auto"/>
        <w:right w:val="none" w:sz="0" w:space="0" w:color="auto"/>
      </w:divBdr>
    </w:div>
    <w:div w:id="699937256">
      <w:bodyDiv w:val="1"/>
      <w:marLeft w:val="0"/>
      <w:marRight w:val="0"/>
      <w:marTop w:val="0"/>
      <w:marBottom w:val="0"/>
      <w:divBdr>
        <w:top w:val="none" w:sz="0" w:space="0" w:color="auto"/>
        <w:left w:val="none" w:sz="0" w:space="0" w:color="auto"/>
        <w:bottom w:val="none" w:sz="0" w:space="0" w:color="auto"/>
        <w:right w:val="none" w:sz="0" w:space="0" w:color="auto"/>
      </w:divBdr>
    </w:div>
    <w:div w:id="704061721">
      <w:bodyDiv w:val="1"/>
      <w:marLeft w:val="0"/>
      <w:marRight w:val="0"/>
      <w:marTop w:val="0"/>
      <w:marBottom w:val="0"/>
      <w:divBdr>
        <w:top w:val="none" w:sz="0" w:space="0" w:color="auto"/>
        <w:left w:val="none" w:sz="0" w:space="0" w:color="auto"/>
        <w:bottom w:val="none" w:sz="0" w:space="0" w:color="auto"/>
        <w:right w:val="none" w:sz="0" w:space="0" w:color="auto"/>
      </w:divBdr>
    </w:div>
    <w:div w:id="704717472">
      <w:bodyDiv w:val="1"/>
      <w:marLeft w:val="0"/>
      <w:marRight w:val="0"/>
      <w:marTop w:val="0"/>
      <w:marBottom w:val="0"/>
      <w:divBdr>
        <w:top w:val="none" w:sz="0" w:space="0" w:color="auto"/>
        <w:left w:val="none" w:sz="0" w:space="0" w:color="auto"/>
        <w:bottom w:val="none" w:sz="0" w:space="0" w:color="auto"/>
        <w:right w:val="none" w:sz="0" w:space="0" w:color="auto"/>
      </w:divBdr>
    </w:div>
    <w:div w:id="705561632">
      <w:bodyDiv w:val="1"/>
      <w:marLeft w:val="0"/>
      <w:marRight w:val="0"/>
      <w:marTop w:val="0"/>
      <w:marBottom w:val="0"/>
      <w:divBdr>
        <w:top w:val="none" w:sz="0" w:space="0" w:color="auto"/>
        <w:left w:val="none" w:sz="0" w:space="0" w:color="auto"/>
        <w:bottom w:val="none" w:sz="0" w:space="0" w:color="auto"/>
        <w:right w:val="none" w:sz="0" w:space="0" w:color="auto"/>
      </w:divBdr>
    </w:div>
    <w:div w:id="706413009">
      <w:bodyDiv w:val="1"/>
      <w:marLeft w:val="0"/>
      <w:marRight w:val="0"/>
      <w:marTop w:val="0"/>
      <w:marBottom w:val="0"/>
      <w:divBdr>
        <w:top w:val="none" w:sz="0" w:space="0" w:color="auto"/>
        <w:left w:val="none" w:sz="0" w:space="0" w:color="auto"/>
        <w:bottom w:val="none" w:sz="0" w:space="0" w:color="auto"/>
        <w:right w:val="none" w:sz="0" w:space="0" w:color="auto"/>
      </w:divBdr>
    </w:div>
    <w:div w:id="712001400">
      <w:bodyDiv w:val="1"/>
      <w:marLeft w:val="0"/>
      <w:marRight w:val="0"/>
      <w:marTop w:val="0"/>
      <w:marBottom w:val="0"/>
      <w:divBdr>
        <w:top w:val="none" w:sz="0" w:space="0" w:color="auto"/>
        <w:left w:val="none" w:sz="0" w:space="0" w:color="auto"/>
        <w:bottom w:val="none" w:sz="0" w:space="0" w:color="auto"/>
        <w:right w:val="none" w:sz="0" w:space="0" w:color="auto"/>
      </w:divBdr>
    </w:div>
    <w:div w:id="718552809">
      <w:bodyDiv w:val="1"/>
      <w:marLeft w:val="0"/>
      <w:marRight w:val="0"/>
      <w:marTop w:val="0"/>
      <w:marBottom w:val="0"/>
      <w:divBdr>
        <w:top w:val="none" w:sz="0" w:space="0" w:color="auto"/>
        <w:left w:val="none" w:sz="0" w:space="0" w:color="auto"/>
        <w:bottom w:val="none" w:sz="0" w:space="0" w:color="auto"/>
        <w:right w:val="none" w:sz="0" w:space="0" w:color="auto"/>
      </w:divBdr>
    </w:div>
    <w:div w:id="720522929">
      <w:bodyDiv w:val="1"/>
      <w:marLeft w:val="0"/>
      <w:marRight w:val="0"/>
      <w:marTop w:val="0"/>
      <w:marBottom w:val="0"/>
      <w:divBdr>
        <w:top w:val="none" w:sz="0" w:space="0" w:color="auto"/>
        <w:left w:val="none" w:sz="0" w:space="0" w:color="auto"/>
        <w:bottom w:val="none" w:sz="0" w:space="0" w:color="auto"/>
        <w:right w:val="none" w:sz="0" w:space="0" w:color="auto"/>
      </w:divBdr>
    </w:div>
    <w:div w:id="720666257">
      <w:bodyDiv w:val="1"/>
      <w:marLeft w:val="0"/>
      <w:marRight w:val="0"/>
      <w:marTop w:val="0"/>
      <w:marBottom w:val="0"/>
      <w:divBdr>
        <w:top w:val="none" w:sz="0" w:space="0" w:color="auto"/>
        <w:left w:val="none" w:sz="0" w:space="0" w:color="auto"/>
        <w:bottom w:val="none" w:sz="0" w:space="0" w:color="auto"/>
        <w:right w:val="none" w:sz="0" w:space="0" w:color="auto"/>
      </w:divBdr>
    </w:div>
    <w:div w:id="724526601">
      <w:bodyDiv w:val="1"/>
      <w:marLeft w:val="0"/>
      <w:marRight w:val="0"/>
      <w:marTop w:val="0"/>
      <w:marBottom w:val="0"/>
      <w:divBdr>
        <w:top w:val="none" w:sz="0" w:space="0" w:color="auto"/>
        <w:left w:val="none" w:sz="0" w:space="0" w:color="auto"/>
        <w:bottom w:val="none" w:sz="0" w:space="0" w:color="auto"/>
        <w:right w:val="none" w:sz="0" w:space="0" w:color="auto"/>
      </w:divBdr>
    </w:div>
    <w:div w:id="727724616">
      <w:bodyDiv w:val="1"/>
      <w:marLeft w:val="0"/>
      <w:marRight w:val="0"/>
      <w:marTop w:val="0"/>
      <w:marBottom w:val="0"/>
      <w:divBdr>
        <w:top w:val="none" w:sz="0" w:space="0" w:color="auto"/>
        <w:left w:val="none" w:sz="0" w:space="0" w:color="auto"/>
        <w:bottom w:val="none" w:sz="0" w:space="0" w:color="auto"/>
        <w:right w:val="none" w:sz="0" w:space="0" w:color="auto"/>
      </w:divBdr>
    </w:div>
    <w:div w:id="730152086">
      <w:bodyDiv w:val="1"/>
      <w:marLeft w:val="0"/>
      <w:marRight w:val="0"/>
      <w:marTop w:val="0"/>
      <w:marBottom w:val="0"/>
      <w:divBdr>
        <w:top w:val="none" w:sz="0" w:space="0" w:color="auto"/>
        <w:left w:val="none" w:sz="0" w:space="0" w:color="auto"/>
        <w:bottom w:val="none" w:sz="0" w:space="0" w:color="auto"/>
        <w:right w:val="none" w:sz="0" w:space="0" w:color="auto"/>
      </w:divBdr>
    </w:div>
    <w:div w:id="732117069">
      <w:bodyDiv w:val="1"/>
      <w:marLeft w:val="0"/>
      <w:marRight w:val="0"/>
      <w:marTop w:val="0"/>
      <w:marBottom w:val="0"/>
      <w:divBdr>
        <w:top w:val="none" w:sz="0" w:space="0" w:color="auto"/>
        <w:left w:val="none" w:sz="0" w:space="0" w:color="auto"/>
        <w:bottom w:val="none" w:sz="0" w:space="0" w:color="auto"/>
        <w:right w:val="none" w:sz="0" w:space="0" w:color="auto"/>
      </w:divBdr>
    </w:div>
    <w:div w:id="732889696">
      <w:bodyDiv w:val="1"/>
      <w:marLeft w:val="0"/>
      <w:marRight w:val="0"/>
      <w:marTop w:val="0"/>
      <w:marBottom w:val="0"/>
      <w:divBdr>
        <w:top w:val="none" w:sz="0" w:space="0" w:color="auto"/>
        <w:left w:val="none" w:sz="0" w:space="0" w:color="auto"/>
        <w:bottom w:val="none" w:sz="0" w:space="0" w:color="auto"/>
        <w:right w:val="none" w:sz="0" w:space="0" w:color="auto"/>
      </w:divBdr>
    </w:div>
    <w:div w:id="737745046">
      <w:bodyDiv w:val="1"/>
      <w:marLeft w:val="0"/>
      <w:marRight w:val="0"/>
      <w:marTop w:val="0"/>
      <w:marBottom w:val="0"/>
      <w:divBdr>
        <w:top w:val="none" w:sz="0" w:space="0" w:color="auto"/>
        <w:left w:val="none" w:sz="0" w:space="0" w:color="auto"/>
        <w:bottom w:val="none" w:sz="0" w:space="0" w:color="auto"/>
        <w:right w:val="none" w:sz="0" w:space="0" w:color="auto"/>
      </w:divBdr>
    </w:div>
    <w:div w:id="739331435">
      <w:bodyDiv w:val="1"/>
      <w:marLeft w:val="0"/>
      <w:marRight w:val="0"/>
      <w:marTop w:val="0"/>
      <w:marBottom w:val="0"/>
      <w:divBdr>
        <w:top w:val="none" w:sz="0" w:space="0" w:color="auto"/>
        <w:left w:val="none" w:sz="0" w:space="0" w:color="auto"/>
        <w:bottom w:val="none" w:sz="0" w:space="0" w:color="auto"/>
        <w:right w:val="none" w:sz="0" w:space="0" w:color="auto"/>
      </w:divBdr>
    </w:div>
    <w:div w:id="743643841">
      <w:bodyDiv w:val="1"/>
      <w:marLeft w:val="0"/>
      <w:marRight w:val="0"/>
      <w:marTop w:val="0"/>
      <w:marBottom w:val="0"/>
      <w:divBdr>
        <w:top w:val="none" w:sz="0" w:space="0" w:color="auto"/>
        <w:left w:val="none" w:sz="0" w:space="0" w:color="auto"/>
        <w:bottom w:val="none" w:sz="0" w:space="0" w:color="auto"/>
        <w:right w:val="none" w:sz="0" w:space="0" w:color="auto"/>
      </w:divBdr>
    </w:div>
    <w:div w:id="745150937">
      <w:bodyDiv w:val="1"/>
      <w:marLeft w:val="0"/>
      <w:marRight w:val="0"/>
      <w:marTop w:val="0"/>
      <w:marBottom w:val="0"/>
      <w:divBdr>
        <w:top w:val="none" w:sz="0" w:space="0" w:color="auto"/>
        <w:left w:val="none" w:sz="0" w:space="0" w:color="auto"/>
        <w:bottom w:val="none" w:sz="0" w:space="0" w:color="auto"/>
        <w:right w:val="none" w:sz="0" w:space="0" w:color="auto"/>
      </w:divBdr>
    </w:div>
    <w:div w:id="746611975">
      <w:bodyDiv w:val="1"/>
      <w:marLeft w:val="0"/>
      <w:marRight w:val="0"/>
      <w:marTop w:val="0"/>
      <w:marBottom w:val="0"/>
      <w:divBdr>
        <w:top w:val="none" w:sz="0" w:space="0" w:color="auto"/>
        <w:left w:val="none" w:sz="0" w:space="0" w:color="auto"/>
        <w:bottom w:val="none" w:sz="0" w:space="0" w:color="auto"/>
        <w:right w:val="none" w:sz="0" w:space="0" w:color="auto"/>
      </w:divBdr>
    </w:div>
    <w:div w:id="761534920">
      <w:bodyDiv w:val="1"/>
      <w:marLeft w:val="0"/>
      <w:marRight w:val="0"/>
      <w:marTop w:val="0"/>
      <w:marBottom w:val="0"/>
      <w:divBdr>
        <w:top w:val="none" w:sz="0" w:space="0" w:color="auto"/>
        <w:left w:val="none" w:sz="0" w:space="0" w:color="auto"/>
        <w:bottom w:val="none" w:sz="0" w:space="0" w:color="auto"/>
        <w:right w:val="none" w:sz="0" w:space="0" w:color="auto"/>
      </w:divBdr>
    </w:div>
    <w:div w:id="762729896">
      <w:bodyDiv w:val="1"/>
      <w:marLeft w:val="0"/>
      <w:marRight w:val="0"/>
      <w:marTop w:val="0"/>
      <w:marBottom w:val="0"/>
      <w:divBdr>
        <w:top w:val="none" w:sz="0" w:space="0" w:color="auto"/>
        <w:left w:val="none" w:sz="0" w:space="0" w:color="auto"/>
        <w:bottom w:val="none" w:sz="0" w:space="0" w:color="auto"/>
        <w:right w:val="none" w:sz="0" w:space="0" w:color="auto"/>
      </w:divBdr>
    </w:div>
    <w:div w:id="763913070">
      <w:bodyDiv w:val="1"/>
      <w:marLeft w:val="0"/>
      <w:marRight w:val="0"/>
      <w:marTop w:val="0"/>
      <w:marBottom w:val="0"/>
      <w:divBdr>
        <w:top w:val="none" w:sz="0" w:space="0" w:color="auto"/>
        <w:left w:val="none" w:sz="0" w:space="0" w:color="auto"/>
        <w:bottom w:val="none" w:sz="0" w:space="0" w:color="auto"/>
        <w:right w:val="none" w:sz="0" w:space="0" w:color="auto"/>
      </w:divBdr>
    </w:div>
    <w:div w:id="764375079">
      <w:bodyDiv w:val="1"/>
      <w:marLeft w:val="0"/>
      <w:marRight w:val="0"/>
      <w:marTop w:val="0"/>
      <w:marBottom w:val="0"/>
      <w:divBdr>
        <w:top w:val="none" w:sz="0" w:space="0" w:color="auto"/>
        <w:left w:val="none" w:sz="0" w:space="0" w:color="auto"/>
        <w:bottom w:val="none" w:sz="0" w:space="0" w:color="auto"/>
        <w:right w:val="none" w:sz="0" w:space="0" w:color="auto"/>
      </w:divBdr>
    </w:div>
    <w:div w:id="771246592">
      <w:bodyDiv w:val="1"/>
      <w:marLeft w:val="0"/>
      <w:marRight w:val="0"/>
      <w:marTop w:val="0"/>
      <w:marBottom w:val="0"/>
      <w:divBdr>
        <w:top w:val="none" w:sz="0" w:space="0" w:color="auto"/>
        <w:left w:val="none" w:sz="0" w:space="0" w:color="auto"/>
        <w:bottom w:val="none" w:sz="0" w:space="0" w:color="auto"/>
        <w:right w:val="none" w:sz="0" w:space="0" w:color="auto"/>
      </w:divBdr>
    </w:div>
    <w:div w:id="772633718">
      <w:bodyDiv w:val="1"/>
      <w:marLeft w:val="0"/>
      <w:marRight w:val="0"/>
      <w:marTop w:val="0"/>
      <w:marBottom w:val="0"/>
      <w:divBdr>
        <w:top w:val="none" w:sz="0" w:space="0" w:color="auto"/>
        <w:left w:val="none" w:sz="0" w:space="0" w:color="auto"/>
        <w:bottom w:val="none" w:sz="0" w:space="0" w:color="auto"/>
        <w:right w:val="none" w:sz="0" w:space="0" w:color="auto"/>
      </w:divBdr>
    </w:div>
    <w:div w:id="774594761">
      <w:bodyDiv w:val="1"/>
      <w:marLeft w:val="0"/>
      <w:marRight w:val="0"/>
      <w:marTop w:val="0"/>
      <w:marBottom w:val="0"/>
      <w:divBdr>
        <w:top w:val="none" w:sz="0" w:space="0" w:color="auto"/>
        <w:left w:val="none" w:sz="0" w:space="0" w:color="auto"/>
        <w:bottom w:val="none" w:sz="0" w:space="0" w:color="auto"/>
        <w:right w:val="none" w:sz="0" w:space="0" w:color="auto"/>
      </w:divBdr>
    </w:div>
    <w:div w:id="775058731">
      <w:bodyDiv w:val="1"/>
      <w:marLeft w:val="0"/>
      <w:marRight w:val="0"/>
      <w:marTop w:val="0"/>
      <w:marBottom w:val="0"/>
      <w:divBdr>
        <w:top w:val="none" w:sz="0" w:space="0" w:color="auto"/>
        <w:left w:val="none" w:sz="0" w:space="0" w:color="auto"/>
        <w:bottom w:val="none" w:sz="0" w:space="0" w:color="auto"/>
        <w:right w:val="none" w:sz="0" w:space="0" w:color="auto"/>
      </w:divBdr>
    </w:div>
    <w:div w:id="779958690">
      <w:bodyDiv w:val="1"/>
      <w:marLeft w:val="0"/>
      <w:marRight w:val="0"/>
      <w:marTop w:val="0"/>
      <w:marBottom w:val="0"/>
      <w:divBdr>
        <w:top w:val="none" w:sz="0" w:space="0" w:color="auto"/>
        <w:left w:val="none" w:sz="0" w:space="0" w:color="auto"/>
        <w:bottom w:val="none" w:sz="0" w:space="0" w:color="auto"/>
        <w:right w:val="none" w:sz="0" w:space="0" w:color="auto"/>
      </w:divBdr>
    </w:div>
    <w:div w:id="781802358">
      <w:bodyDiv w:val="1"/>
      <w:marLeft w:val="0"/>
      <w:marRight w:val="0"/>
      <w:marTop w:val="0"/>
      <w:marBottom w:val="0"/>
      <w:divBdr>
        <w:top w:val="none" w:sz="0" w:space="0" w:color="auto"/>
        <w:left w:val="none" w:sz="0" w:space="0" w:color="auto"/>
        <w:bottom w:val="none" w:sz="0" w:space="0" w:color="auto"/>
        <w:right w:val="none" w:sz="0" w:space="0" w:color="auto"/>
      </w:divBdr>
    </w:div>
    <w:div w:id="786391864">
      <w:bodyDiv w:val="1"/>
      <w:marLeft w:val="0"/>
      <w:marRight w:val="0"/>
      <w:marTop w:val="0"/>
      <w:marBottom w:val="0"/>
      <w:divBdr>
        <w:top w:val="none" w:sz="0" w:space="0" w:color="auto"/>
        <w:left w:val="none" w:sz="0" w:space="0" w:color="auto"/>
        <w:bottom w:val="none" w:sz="0" w:space="0" w:color="auto"/>
        <w:right w:val="none" w:sz="0" w:space="0" w:color="auto"/>
      </w:divBdr>
    </w:div>
    <w:div w:id="787821679">
      <w:bodyDiv w:val="1"/>
      <w:marLeft w:val="0"/>
      <w:marRight w:val="0"/>
      <w:marTop w:val="0"/>
      <w:marBottom w:val="0"/>
      <w:divBdr>
        <w:top w:val="none" w:sz="0" w:space="0" w:color="auto"/>
        <w:left w:val="none" w:sz="0" w:space="0" w:color="auto"/>
        <w:bottom w:val="none" w:sz="0" w:space="0" w:color="auto"/>
        <w:right w:val="none" w:sz="0" w:space="0" w:color="auto"/>
      </w:divBdr>
    </w:div>
    <w:div w:id="788276244">
      <w:bodyDiv w:val="1"/>
      <w:marLeft w:val="0"/>
      <w:marRight w:val="0"/>
      <w:marTop w:val="0"/>
      <w:marBottom w:val="0"/>
      <w:divBdr>
        <w:top w:val="none" w:sz="0" w:space="0" w:color="auto"/>
        <w:left w:val="none" w:sz="0" w:space="0" w:color="auto"/>
        <w:bottom w:val="none" w:sz="0" w:space="0" w:color="auto"/>
        <w:right w:val="none" w:sz="0" w:space="0" w:color="auto"/>
      </w:divBdr>
    </w:div>
    <w:div w:id="795374027">
      <w:bodyDiv w:val="1"/>
      <w:marLeft w:val="0"/>
      <w:marRight w:val="0"/>
      <w:marTop w:val="0"/>
      <w:marBottom w:val="0"/>
      <w:divBdr>
        <w:top w:val="none" w:sz="0" w:space="0" w:color="auto"/>
        <w:left w:val="none" w:sz="0" w:space="0" w:color="auto"/>
        <w:bottom w:val="none" w:sz="0" w:space="0" w:color="auto"/>
        <w:right w:val="none" w:sz="0" w:space="0" w:color="auto"/>
      </w:divBdr>
    </w:div>
    <w:div w:id="796266255">
      <w:bodyDiv w:val="1"/>
      <w:marLeft w:val="0"/>
      <w:marRight w:val="0"/>
      <w:marTop w:val="0"/>
      <w:marBottom w:val="0"/>
      <w:divBdr>
        <w:top w:val="none" w:sz="0" w:space="0" w:color="auto"/>
        <w:left w:val="none" w:sz="0" w:space="0" w:color="auto"/>
        <w:bottom w:val="none" w:sz="0" w:space="0" w:color="auto"/>
        <w:right w:val="none" w:sz="0" w:space="0" w:color="auto"/>
      </w:divBdr>
    </w:div>
    <w:div w:id="803472520">
      <w:bodyDiv w:val="1"/>
      <w:marLeft w:val="0"/>
      <w:marRight w:val="0"/>
      <w:marTop w:val="0"/>
      <w:marBottom w:val="0"/>
      <w:divBdr>
        <w:top w:val="none" w:sz="0" w:space="0" w:color="auto"/>
        <w:left w:val="none" w:sz="0" w:space="0" w:color="auto"/>
        <w:bottom w:val="none" w:sz="0" w:space="0" w:color="auto"/>
        <w:right w:val="none" w:sz="0" w:space="0" w:color="auto"/>
      </w:divBdr>
    </w:div>
    <w:div w:id="807085510">
      <w:bodyDiv w:val="1"/>
      <w:marLeft w:val="0"/>
      <w:marRight w:val="0"/>
      <w:marTop w:val="0"/>
      <w:marBottom w:val="0"/>
      <w:divBdr>
        <w:top w:val="none" w:sz="0" w:space="0" w:color="auto"/>
        <w:left w:val="none" w:sz="0" w:space="0" w:color="auto"/>
        <w:bottom w:val="none" w:sz="0" w:space="0" w:color="auto"/>
        <w:right w:val="none" w:sz="0" w:space="0" w:color="auto"/>
      </w:divBdr>
    </w:div>
    <w:div w:id="808322366">
      <w:bodyDiv w:val="1"/>
      <w:marLeft w:val="0"/>
      <w:marRight w:val="0"/>
      <w:marTop w:val="0"/>
      <w:marBottom w:val="0"/>
      <w:divBdr>
        <w:top w:val="none" w:sz="0" w:space="0" w:color="auto"/>
        <w:left w:val="none" w:sz="0" w:space="0" w:color="auto"/>
        <w:bottom w:val="none" w:sz="0" w:space="0" w:color="auto"/>
        <w:right w:val="none" w:sz="0" w:space="0" w:color="auto"/>
      </w:divBdr>
    </w:div>
    <w:div w:id="808935009">
      <w:bodyDiv w:val="1"/>
      <w:marLeft w:val="0"/>
      <w:marRight w:val="0"/>
      <w:marTop w:val="0"/>
      <w:marBottom w:val="0"/>
      <w:divBdr>
        <w:top w:val="none" w:sz="0" w:space="0" w:color="auto"/>
        <w:left w:val="none" w:sz="0" w:space="0" w:color="auto"/>
        <w:bottom w:val="none" w:sz="0" w:space="0" w:color="auto"/>
        <w:right w:val="none" w:sz="0" w:space="0" w:color="auto"/>
      </w:divBdr>
    </w:div>
    <w:div w:id="813839990">
      <w:bodyDiv w:val="1"/>
      <w:marLeft w:val="0"/>
      <w:marRight w:val="0"/>
      <w:marTop w:val="0"/>
      <w:marBottom w:val="0"/>
      <w:divBdr>
        <w:top w:val="none" w:sz="0" w:space="0" w:color="auto"/>
        <w:left w:val="none" w:sz="0" w:space="0" w:color="auto"/>
        <w:bottom w:val="none" w:sz="0" w:space="0" w:color="auto"/>
        <w:right w:val="none" w:sz="0" w:space="0" w:color="auto"/>
      </w:divBdr>
    </w:div>
    <w:div w:id="815537790">
      <w:bodyDiv w:val="1"/>
      <w:marLeft w:val="0"/>
      <w:marRight w:val="0"/>
      <w:marTop w:val="0"/>
      <w:marBottom w:val="0"/>
      <w:divBdr>
        <w:top w:val="none" w:sz="0" w:space="0" w:color="auto"/>
        <w:left w:val="none" w:sz="0" w:space="0" w:color="auto"/>
        <w:bottom w:val="none" w:sz="0" w:space="0" w:color="auto"/>
        <w:right w:val="none" w:sz="0" w:space="0" w:color="auto"/>
      </w:divBdr>
    </w:div>
    <w:div w:id="821046211">
      <w:bodyDiv w:val="1"/>
      <w:marLeft w:val="0"/>
      <w:marRight w:val="0"/>
      <w:marTop w:val="0"/>
      <w:marBottom w:val="0"/>
      <w:divBdr>
        <w:top w:val="none" w:sz="0" w:space="0" w:color="auto"/>
        <w:left w:val="none" w:sz="0" w:space="0" w:color="auto"/>
        <w:bottom w:val="none" w:sz="0" w:space="0" w:color="auto"/>
        <w:right w:val="none" w:sz="0" w:space="0" w:color="auto"/>
      </w:divBdr>
    </w:div>
    <w:div w:id="821652143">
      <w:bodyDiv w:val="1"/>
      <w:marLeft w:val="0"/>
      <w:marRight w:val="0"/>
      <w:marTop w:val="0"/>
      <w:marBottom w:val="0"/>
      <w:divBdr>
        <w:top w:val="none" w:sz="0" w:space="0" w:color="auto"/>
        <w:left w:val="none" w:sz="0" w:space="0" w:color="auto"/>
        <w:bottom w:val="none" w:sz="0" w:space="0" w:color="auto"/>
        <w:right w:val="none" w:sz="0" w:space="0" w:color="auto"/>
      </w:divBdr>
    </w:div>
    <w:div w:id="822114773">
      <w:bodyDiv w:val="1"/>
      <w:marLeft w:val="0"/>
      <w:marRight w:val="0"/>
      <w:marTop w:val="0"/>
      <w:marBottom w:val="0"/>
      <w:divBdr>
        <w:top w:val="none" w:sz="0" w:space="0" w:color="auto"/>
        <w:left w:val="none" w:sz="0" w:space="0" w:color="auto"/>
        <w:bottom w:val="none" w:sz="0" w:space="0" w:color="auto"/>
        <w:right w:val="none" w:sz="0" w:space="0" w:color="auto"/>
      </w:divBdr>
    </w:div>
    <w:div w:id="825127031">
      <w:bodyDiv w:val="1"/>
      <w:marLeft w:val="0"/>
      <w:marRight w:val="0"/>
      <w:marTop w:val="0"/>
      <w:marBottom w:val="0"/>
      <w:divBdr>
        <w:top w:val="none" w:sz="0" w:space="0" w:color="auto"/>
        <w:left w:val="none" w:sz="0" w:space="0" w:color="auto"/>
        <w:bottom w:val="none" w:sz="0" w:space="0" w:color="auto"/>
        <w:right w:val="none" w:sz="0" w:space="0" w:color="auto"/>
      </w:divBdr>
    </w:div>
    <w:div w:id="826358103">
      <w:bodyDiv w:val="1"/>
      <w:marLeft w:val="0"/>
      <w:marRight w:val="0"/>
      <w:marTop w:val="0"/>
      <w:marBottom w:val="0"/>
      <w:divBdr>
        <w:top w:val="none" w:sz="0" w:space="0" w:color="auto"/>
        <w:left w:val="none" w:sz="0" w:space="0" w:color="auto"/>
        <w:bottom w:val="none" w:sz="0" w:space="0" w:color="auto"/>
        <w:right w:val="none" w:sz="0" w:space="0" w:color="auto"/>
      </w:divBdr>
    </w:div>
    <w:div w:id="827329295">
      <w:bodyDiv w:val="1"/>
      <w:marLeft w:val="0"/>
      <w:marRight w:val="0"/>
      <w:marTop w:val="0"/>
      <w:marBottom w:val="0"/>
      <w:divBdr>
        <w:top w:val="none" w:sz="0" w:space="0" w:color="auto"/>
        <w:left w:val="none" w:sz="0" w:space="0" w:color="auto"/>
        <w:bottom w:val="none" w:sz="0" w:space="0" w:color="auto"/>
        <w:right w:val="none" w:sz="0" w:space="0" w:color="auto"/>
      </w:divBdr>
    </w:div>
    <w:div w:id="829443377">
      <w:bodyDiv w:val="1"/>
      <w:marLeft w:val="0"/>
      <w:marRight w:val="0"/>
      <w:marTop w:val="0"/>
      <w:marBottom w:val="0"/>
      <w:divBdr>
        <w:top w:val="none" w:sz="0" w:space="0" w:color="auto"/>
        <w:left w:val="none" w:sz="0" w:space="0" w:color="auto"/>
        <w:bottom w:val="none" w:sz="0" w:space="0" w:color="auto"/>
        <w:right w:val="none" w:sz="0" w:space="0" w:color="auto"/>
      </w:divBdr>
    </w:div>
    <w:div w:id="843325076">
      <w:bodyDiv w:val="1"/>
      <w:marLeft w:val="0"/>
      <w:marRight w:val="0"/>
      <w:marTop w:val="0"/>
      <w:marBottom w:val="0"/>
      <w:divBdr>
        <w:top w:val="none" w:sz="0" w:space="0" w:color="auto"/>
        <w:left w:val="none" w:sz="0" w:space="0" w:color="auto"/>
        <w:bottom w:val="none" w:sz="0" w:space="0" w:color="auto"/>
        <w:right w:val="none" w:sz="0" w:space="0" w:color="auto"/>
      </w:divBdr>
    </w:div>
    <w:div w:id="844636300">
      <w:bodyDiv w:val="1"/>
      <w:marLeft w:val="0"/>
      <w:marRight w:val="0"/>
      <w:marTop w:val="0"/>
      <w:marBottom w:val="0"/>
      <w:divBdr>
        <w:top w:val="none" w:sz="0" w:space="0" w:color="auto"/>
        <w:left w:val="none" w:sz="0" w:space="0" w:color="auto"/>
        <w:bottom w:val="none" w:sz="0" w:space="0" w:color="auto"/>
        <w:right w:val="none" w:sz="0" w:space="0" w:color="auto"/>
      </w:divBdr>
    </w:div>
    <w:div w:id="857238774">
      <w:bodyDiv w:val="1"/>
      <w:marLeft w:val="0"/>
      <w:marRight w:val="0"/>
      <w:marTop w:val="0"/>
      <w:marBottom w:val="0"/>
      <w:divBdr>
        <w:top w:val="none" w:sz="0" w:space="0" w:color="auto"/>
        <w:left w:val="none" w:sz="0" w:space="0" w:color="auto"/>
        <w:bottom w:val="none" w:sz="0" w:space="0" w:color="auto"/>
        <w:right w:val="none" w:sz="0" w:space="0" w:color="auto"/>
      </w:divBdr>
    </w:div>
    <w:div w:id="857810898">
      <w:bodyDiv w:val="1"/>
      <w:marLeft w:val="0"/>
      <w:marRight w:val="0"/>
      <w:marTop w:val="0"/>
      <w:marBottom w:val="0"/>
      <w:divBdr>
        <w:top w:val="none" w:sz="0" w:space="0" w:color="auto"/>
        <w:left w:val="none" w:sz="0" w:space="0" w:color="auto"/>
        <w:bottom w:val="none" w:sz="0" w:space="0" w:color="auto"/>
        <w:right w:val="none" w:sz="0" w:space="0" w:color="auto"/>
      </w:divBdr>
    </w:div>
    <w:div w:id="873811705">
      <w:bodyDiv w:val="1"/>
      <w:marLeft w:val="0"/>
      <w:marRight w:val="0"/>
      <w:marTop w:val="0"/>
      <w:marBottom w:val="0"/>
      <w:divBdr>
        <w:top w:val="none" w:sz="0" w:space="0" w:color="auto"/>
        <w:left w:val="none" w:sz="0" w:space="0" w:color="auto"/>
        <w:bottom w:val="none" w:sz="0" w:space="0" w:color="auto"/>
        <w:right w:val="none" w:sz="0" w:space="0" w:color="auto"/>
      </w:divBdr>
    </w:div>
    <w:div w:id="879825139">
      <w:bodyDiv w:val="1"/>
      <w:marLeft w:val="0"/>
      <w:marRight w:val="0"/>
      <w:marTop w:val="0"/>
      <w:marBottom w:val="0"/>
      <w:divBdr>
        <w:top w:val="none" w:sz="0" w:space="0" w:color="auto"/>
        <w:left w:val="none" w:sz="0" w:space="0" w:color="auto"/>
        <w:bottom w:val="none" w:sz="0" w:space="0" w:color="auto"/>
        <w:right w:val="none" w:sz="0" w:space="0" w:color="auto"/>
      </w:divBdr>
    </w:div>
    <w:div w:id="880828923">
      <w:bodyDiv w:val="1"/>
      <w:marLeft w:val="0"/>
      <w:marRight w:val="0"/>
      <w:marTop w:val="0"/>
      <w:marBottom w:val="0"/>
      <w:divBdr>
        <w:top w:val="none" w:sz="0" w:space="0" w:color="auto"/>
        <w:left w:val="none" w:sz="0" w:space="0" w:color="auto"/>
        <w:bottom w:val="none" w:sz="0" w:space="0" w:color="auto"/>
        <w:right w:val="none" w:sz="0" w:space="0" w:color="auto"/>
      </w:divBdr>
    </w:div>
    <w:div w:id="880900762">
      <w:bodyDiv w:val="1"/>
      <w:marLeft w:val="0"/>
      <w:marRight w:val="0"/>
      <w:marTop w:val="0"/>
      <w:marBottom w:val="0"/>
      <w:divBdr>
        <w:top w:val="none" w:sz="0" w:space="0" w:color="auto"/>
        <w:left w:val="none" w:sz="0" w:space="0" w:color="auto"/>
        <w:bottom w:val="none" w:sz="0" w:space="0" w:color="auto"/>
        <w:right w:val="none" w:sz="0" w:space="0" w:color="auto"/>
      </w:divBdr>
    </w:div>
    <w:div w:id="880943969">
      <w:bodyDiv w:val="1"/>
      <w:marLeft w:val="0"/>
      <w:marRight w:val="0"/>
      <w:marTop w:val="0"/>
      <w:marBottom w:val="0"/>
      <w:divBdr>
        <w:top w:val="none" w:sz="0" w:space="0" w:color="auto"/>
        <w:left w:val="none" w:sz="0" w:space="0" w:color="auto"/>
        <w:bottom w:val="none" w:sz="0" w:space="0" w:color="auto"/>
        <w:right w:val="none" w:sz="0" w:space="0" w:color="auto"/>
      </w:divBdr>
    </w:div>
    <w:div w:id="881018065">
      <w:bodyDiv w:val="1"/>
      <w:marLeft w:val="0"/>
      <w:marRight w:val="0"/>
      <w:marTop w:val="0"/>
      <w:marBottom w:val="0"/>
      <w:divBdr>
        <w:top w:val="none" w:sz="0" w:space="0" w:color="auto"/>
        <w:left w:val="none" w:sz="0" w:space="0" w:color="auto"/>
        <w:bottom w:val="none" w:sz="0" w:space="0" w:color="auto"/>
        <w:right w:val="none" w:sz="0" w:space="0" w:color="auto"/>
      </w:divBdr>
    </w:div>
    <w:div w:id="881209740">
      <w:bodyDiv w:val="1"/>
      <w:marLeft w:val="0"/>
      <w:marRight w:val="0"/>
      <w:marTop w:val="0"/>
      <w:marBottom w:val="0"/>
      <w:divBdr>
        <w:top w:val="none" w:sz="0" w:space="0" w:color="auto"/>
        <w:left w:val="none" w:sz="0" w:space="0" w:color="auto"/>
        <w:bottom w:val="none" w:sz="0" w:space="0" w:color="auto"/>
        <w:right w:val="none" w:sz="0" w:space="0" w:color="auto"/>
      </w:divBdr>
    </w:div>
    <w:div w:id="887883530">
      <w:bodyDiv w:val="1"/>
      <w:marLeft w:val="0"/>
      <w:marRight w:val="0"/>
      <w:marTop w:val="0"/>
      <w:marBottom w:val="0"/>
      <w:divBdr>
        <w:top w:val="none" w:sz="0" w:space="0" w:color="auto"/>
        <w:left w:val="none" w:sz="0" w:space="0" w:color="auto"/>
        <w:bottom w:val="none" w:sz="0" w:space="0" w:color="auto"/>
        <w:right w:val="none" w:sz="0" w:space="0" w:color="auto"/>
      </w:divBdr>
    </w:div>
    <w:div w:id="892037939">
      <w:bodyDiv w:val="1"/>
      <w:marLeft w:val="0"/>
      <w:marRight w:val="0"/>
      <w:marTop w:val="0"/>
      <w:marBottom w:val="0"/>
      <w:divBdr>
        <w:top w:val="none" w:sz="0" w:space="0" w:color="auto"/>
        <w:left w:val="none" w:sz="0" w:space="0" w:color="auto"/>
        <w:bottom w:val="none" w:sz="0" w:space="0" w:color="auto"/>
        <w:right w:val="none" w:sz="0" w:space="0" w:color="auto"/>
      </w:divBdr>
    </w:div>
    <w:div w:id="896743580">
      <w:bodyDiv w:val="1"/>
      <w:marLeft w:val="0"/>
      <w:marRight w:val="0"/>
      <w:marTop w:val="0"/>
      <w:marBottom w:val="0"/>
      <w:divBdr>
        <w:top w:val="none" w:sz="0" w:space="0" w:color="auto"/>
        <w:left w:val="none" w:sz="0" w:space="0" w:color="auto"/>
        <w:bottom w:val="none" w:sz="0" w:space="0" w:color="auto"/>
        <w:right w:val="none" w:sz="0" w:space="0" w:color="auto"/>
      </w:divBdr>
    </w:div>
    <w:div w:id="898321487">
      <w:bodyDiv w:val="1"/>
      <w:marLeft w:val="0"/>
      <w:marRight w:val="0"/>
      <w:marTop w:val="0"/>
      <w:marBottom w:val="0"/>
      <w:divBdr>
        <w:top w:val="none" w:sz="0" w:space="0" w:color="auto"/>
        <w:left w:val="none" w:sz="0" w:space="0" w:color="auto"/>
        <w:bottom w:val="none" w:sz="0" w:space="0" w:color="auto"/>
        <w:right w:val="none" w:sz="0" w:space="0" w:color="auto"/>
      </w:divBdr>
    </w:div>
    <w:div w:id="903032253">
      <w:bodyDiv w:val="1"/>
      <w:marLeft w:val="0"/>
      <w:marRight w:val="0"/>
      <w:marTop w:val="0"/>
      <w:marBottom w:val="0"/>
      <w:divBdr>
        <w:top w:val="none" w:sz="0" w:space="0" w:color="auto"/>
        <w:left w:val="none" w:sz="0" w:space="0" w:color="auto"/>
        <w:bottom w:val="none" w:sz="0" w:space="0" w:color="auto"/>
        <w:right w:val="none" w:sz="0" w:space="0" w:color="auto"/>
      </w:divBdr>
    </w:div>
    <w:div w:id="909391048">
      <w:bodyDiv w:val="1"/>
      <w:marLeft w:val="0"/>
      <w:marRight w:val="0"/>
      <w:marTop w:val="0"/>
      <w:marBottom w:val="0"/>
      <w:divBdr>
        <w:top w:val="none" w:sz="0" w:space="0" w:color="auto"/>
        <w:left w:val="none" w:sz="0" w:space="0" w:color="auto"/>
        <w:bottom w:val="none" w:sz="0" w:space="0" w:color="auto"/>
        <w:right w:val="none" w:sz="0" w:space="0" w:color="auto"/>
      </w:divBdr>
    </w:div>
    <w:div w:id="910236072">
      <w:bodyDiv w:val="1"/>
      <w:marLeft w:val="0"/>
      <w:marRight w:val="0"/>
      <w:marTop w:val="0"/>
      <w:marBottom w:val="0"/>
      <w:divBdr>
        <w:top w:val="none" w:sz="0" w:space="0" w:color="auto"/>
        <w:left w:val="none" w:sz="0" w:space="0" w:color="auto"/>
        <w:bottom w:val="none" w:sz="0" w:space="0" w:color="auto"/>
        <w:right w:val="none" w:sz="0" w:space="0" w:color="auto"/>
      </w:divBdr>
    </w:div>
    <w:div w:id="917062108">
      <w:bodyDiv w:val="1"/>
      <w:marLeft w:val="0"/>
      <w:marRight w:val="0"/>
      <w:marTop w:val="0"/>
      <w:marBottom w:val="0"/>
      <w:divBdr>
        <w:top w:val="none" w:sz="0" w:space="0" w:color="auto"/>
        <w:left w:val="none" w:sz="0" w:space="0" w:color="auto"/>
        <w:bottom w:val="none" w:sz="0" w:space="0" w:color="auto"/>
        <w:right w:val="none" w:sz="0" w:space="0" w:color="auto"/>
      </w:divBdr>
    </w:div>
    <w:div w:id="924076336">
      <w:bodyDiv w:val="1"/>
      <w:marLeft w:val="0"/>
      <w:marRight w:val="0"/>
      <w:marTop w:val="0"/>
      <w:marBottom w:val="0"/>
      <w:divBdr>
        <w:top w:val="none" w:sz="0" w:space="0" w:color="auto"/>
        <w:left w:val="none" w:sz="0" w:space="0" w:color="auto"/>
        <w:bottom w:val="none" w:sz="0" w:space="0" w:color="auto"/>
        <w:right w:val="none" w:sz="0" w:space="0" w:color="auto"/>
      </w:divBdr>
    </w:div>
    <w:div w:id="924801980">
      <w:bodyDiv w:val="1"/>
      <w:marLeft w:val="0"/>
      <w:marRight w:val="0"/>
      <w:marTop w:val="0"/>
      <w:marBottom w:val="0"/>
      <w:divBdr>
        <w:top w:val="none" w:sz="0" w:space="0" w:color="auto"/>
        <w:left w:val="none" w:sz="0" w:space="0" w:color="auto"/>
        <w:bottom w:val="none" w:sz="0" w:space="0" w:color="auto"/>
        <w:right w:val="none" w:sz="0" w:space="0" w:color="auto"/>
      </w:divBdr>
    </w:div>
    <w:div w:id="924922410">
      <w:bodyDiv w:val="1"/>
      <w:marLeft w:val="0"/>
      <w:marRight w:val="0"/>
      <w:marTop w:val="0"/>
      <w:marBottom w:val="0"/>
      <w:divBdr>
        <w:top w:val="none" w:sz="0" w:space="0" w:color="auto"/>
        <w:left w:val="none" w:sz="0" w:space="0" w:color="auto"/>
        <w:bottom w:val="none" w:sz="0" w:space="0" w:color="auto"/>
        <w:right w:val="none" w:sz="0" w:space="0" w:color="auto"/>
      </w:divBdr>
    </w:div>
    <w:div w:id="926768877">
      <w:bodyDiv w:val="1"/>
      <w:marLeft w:val="0"/>
      <w:marRight w:val="0"/>
      <w:marTop w:val="0"/>
      <w:marBottom w:val="0"/>
      <w:divBdr>
        <w:top w:val="none" w:sz="0" w:space="0" w:color="auto"/>
        <w:left w:val="none" w:sz="0" w:space="0" w:color="auto"/>
        <w:bottom w:val="none" w:sz="0" w:space="0" w:color="auto"/>
        <w:right w:val="none" w:sz="0" w:space="0" w:color="auto"/>
      </w:divBdr>
    </w:div>
    <w:div w:id="927887354">
      <w:bodyDiv w:val="1"/>
      <w:marLeft w:val="0"/>
      <w:marRight w:val="0"/>
      <w:marTop w:val="0"/>
      <w:marBottom w:val="0"/>
      <w:divBdr>
        <w:top w:val="none" w:sz="0" w:space="0" w:color="auto"/>
        <w:left w:val="none" w:sz="0" w:space="0" w:color="auto"/>
        <w:bottom w:val="none" w:sz="0" w:space="0" w:color="auto"/>
        <w:right w:val="none" w:sz="0" w:space="0" w:color="auto"/>
      </w:divBdr>
    </w:div>
    <w:div w:id="935481573">
      <w:bodyDiv w:val="1"/>
      <w:marLeft w:val="0"/>
      <w:marRight w:val="0"/>
      <w:marTop w:val="0"/>
      <w:marBottom w:val="0"/>
      <w:divBdr>
        <w:top w:val="none" w:sz="0" w:space="0" w:color="auto"/>
        <w:left w:val="none" w:sz="0" w:space="0" w:color="auto"/>
        <w:bottom w:val="none" w:sz="0" w:space="0" w:color="auto"/>
        <w:right w:val="none" w:sz="0" w:space="0" w:color="auto"/>
      </w:divBdr>
    </w:div>
    <w:div w:id="937366273">
      <w:bodyDiv w:val="1"/>
      <w:marLeft w:val="0"/>
      <w:marRight w:val="0"/>
      <w:marTop w:val="0"/>
      <w:marBottom w:val="0"/>
      <w:divBdr>
        <w:top w:val="none" w:sz="0" w:space="0" w:color="auto"/>
        <w:left w:val="none" w:sz="0" w:space="0" w:color="auto"/>
        <w:bottom w:val="none" w:sz="0" w:space="0" w:color="auto"/>
        <w:right w:val="none" w:sz="0" w:space="0" w:color="auto"/>
      </w:divBdr>
    </w:div>
    <w:div w:id="943608439">
      <w:bodyDiv w:val="1"/>
      <w:marLeft w:val="0"/>
      <w:marRight w:val="0"/>
      <w:marTop w:val="0"/>
      <w:marBottom w:val="0"/>
      <w:divBdr>
        <w:top w:val="none" w:sz="0" w:space="0" w:color="auto"/>
        <w:left w:val="none" w:sz="0" w:space="0" w:color="auto"/>
        <w:bottom w:val="none" w:sz="0" w:space="0" w:color="auto"/>
        <w:right w:val="none" w:sz="0" w:space="0" w:color="auto"/>
      </w:divBdr>
    </w:div>
    <w:div w:id="946036559">
      <w:bodyDiv w:val="1"/>
      <w:marLeft w:val="0"/>
      <w:marRight w:val="0"/>
      <w:marTop w:val="0"/>
      <w:marBottom w:val="0"/>
      <w:divBdr>
        <w:top w:val="none" w:sz="0" w:space="0" w:color="auto"/>
        <w:left w:val="none" w:sz="0" w:space="0" w:color="auto"/>
        <w:bottom w:val="none" w:sz="0" w:space="0" w:color="auto"/>
        <w:right w:val="none" w:sz="0" w:space="0" w:color="auto"/>
      </w:divBdr>
    </w:div>
    <w:div w:id="946080926">
      <w:bodyDiv w:val="1"/>
      <w:marLeft w:val="0"/>
      <w:marRight w:val="0"/>
      <w:marTop w:val="0"/>
      <w:marBottom w:val="0"/>
      <w:divBdr>
        <w:top w:val="none" w:sz="0" w:space="0" w:color="auto"/>
        <w:left w:val="none" w:sz="0" w:space="0" w:color="auto"/>
        <w:bottom w:val="none" w:sz="0" w:space="0" w:color="auto"/>
        <w:right w:val="none" w:sz="0" w:space="0" w:color="auto"/>
      </w:divBdr>
    </w:div>
    <w:div w:id="946161312">
      <w:bodyDiv w:val="1"/>
      <w:marLeft w:val="0"/>
      <w:marRight w:val="0"/>
      <w:marTop w:val="0"/>
      <w:marBottom w:val="0"/>
      <w:divBdr>
        <w:top w:val="none" w:sz="0" w:space="0" w:color="auto"/>
        <w:left w:val="none" w:sz="0" w:space="0" w:color="auto"/>
        <w:bottom w:val="none" w:sz="0" w:space="0" w:color="auto"/>
        <w:right w:val="none" w:sz="0" w:space="0" w:color="auto"/>
      </w:divBdr>
    </w:div>
    <w:div w:id="946621962">
      <w:bodyDiv w:val="1"/>
      <w:marLeft w:val="0"/>
      <w:marRight w:val="0"/>
      <w:marTop w:val="0"/>
      <w:marBottom w:val="0"/>
      <w:divBdr>
        <w:top w:val="none" w:sz="0" w:space="0" w:color="auto"/>
        <w:left w:val="none" w:sz="0" w:space="0" w:color="auto"/>
        <w:bottom w:val="none" w:sz="0" w:space="0" w:color="auto"/>
        <w:right w:val="none" w:sz="0" w:space="0" w:color="auto"/>
      </w:divBdr>
    </w:div>
    <w:div w:id="947463699">
      <w:bodyDiv w:val="1"/>
      <w:marLeft w:val="0"/>
      <w:marRight w:val="0"/>
      <w:marTop w:val="0"/>
      <w:marBottom w:val="0"/>
      <w:divBdr>
        <w:top w:val="none" w:sz="0" w:space="0" w:color="auto"/>
        <w:left w:val="none" w:sz="0" w:space="0" w:color="auto"/>
        <w:bottom w:val="none" w:sz="0" w:space="0" w:color="auto"/>
        <w:right w:val="none" w:sz="0" w:space="0" w:color="auto"/>
      </w:divBdr>
    </w:div>
    <w:div w:id="950361083">
      <w:bodyDiv w:val="1"/>
      <w:marLeft w:val="0"/>
      <w:marRight w:val="0"/>
      <w:marTop w:val="0"/>
      <w:marBottom w:val="0"/>
      <w:divBdr>
        <w:top w:val="none" w:sz="0" w:space="0" w:color="auto"/>
        <w:left w:val="none" w:sz="0" w:space="0" w:color="auto"/>
        <w:bottom w:val="none" w:sz="0" w:space="0" w:color="auto"/>
        <w:right w:val="none" w:sz="0" w:space="0" w:color="auto"/>
      </w:divBdr>
    </w:div>
    <w:div w:id="959652535">
      <w:bodyDiv w:val="1"/>
      <w:marLeft w:val="0"/>
      <w:marRight w:val="0"/>
      <w:marTop w:val="0"/>
      <w:marBottom w:val="0"/>
      <w:divBdr>
        <w:top w:val="none" w:sz="0" w:space="0" w:color="auto"/>
        <w:left w:val="none" w:sz="0" w:space="0" w:color="auto"/>
        <w:bottom w:val="none" w:sz="0" w:space="0" w:color="auto"/>
        <w:right w:val="none" w:sz="0" w:space="0" w:color="auto"/>
      </w:divBdr>
    </w:div>
    <w:div w:id="964656853">
      <w:bodyDiv w:val="1"/>
      <w:marLeft w:val="0"/>
      <w:marRight w:val="0"/>
      <w:marTop w:val="0"/>
      <w:marBottom w:val="0"/>
      <w:divBdr>
        <w:top w:val="none" w:sz="0" w:space="0" w:color="auto"/>
        <w:left w:val="none" w:sz="0" w:space="0" w:color="auto"/>
        <w:bottom w:val="none" w:sz="0" w:space="0" w:color="auto"/>
        <w:right w:val="none" w:sz="0" w:space="0" w:color="auto"/>
      </w:divBdr>
    </w:div>
    <w:div w:id="969286150">
      <w:bodyDiv w:val="1"/>
      <w:marLeft w:val="0"/>
      <w:marRight w:val="0"/>
      <w:marTop w:val="0"/>
      <w:marBottom w:val="0"/>
      <w:divBdr>
        <w:top w:val="none" w:sz="0" w:space="0" w:color="auto"/>
        <w:left w:val="none" w:sz="0" w:space="0" w:color="auto"/>
        <w:bottom w:val="none" w:sz="0" w:space="0" w:color="auto"/>
        <w:right w:val="none" w:sz="0" w:space="0" w:color="auto"/>
      </w:divBdr>
    </w:div>
    <w:div w:id="971642813">
      <w:bodyDiv w:val="1"/>
      <w:marLeft w:val="0"/>
      <w:marRight w:val="0"/>
      <w:marTop w:val="0"/>
      <w:marBottom w:val="0"/>
      <w:divBdr>
        <w:top w:val="none" w:sz="0" w:space="0" w:color="auto"/>
        <w:left w:val="none" w:sz="0" w:space="0" w:color="auto"/>
        <w:bottom w:val="none" w:sz="0" w:space="0" w:color="auto"/>
        <w:right w:val="none" w:sz="0" w:space="0" w:color="auto"/>
      </w:divBdr>
    </w:div>
    <w:div w:id="973288123">
      <w:bodyDiv w:val="1"/>
      <w:marLeft w:val="0"/>
      <w:marRight w:val="0"/>
      <w:marTop w:val="0"/>
      <w:marBottom w:val="0"/>
      <w:divBdr>
        <w:top w:val="none" w:sz="0" w:space="0" w:color="auto"/>
        <w:left w:val="none" w:sz="0" w:space="0" w:color="auto"/>
        <w:bottom w:val="none" w:sz="0" w:space="0" w:color="auto"/>
        <w:right w:val="none" w:sz="0" w:space="0" w:color="auto"/>
      </w:divBdr>
    </w:div>
    <w:div w:id="976648167">
      <w:bodyDiv w:val="1"/>
      <w:marLeft w:val="0"/>
      <w:marRight w:val="0"/>
      <w:marTop w:val="0"/>
      <w:marBottom w:val="0"/>
      <w:divBdr>
        <w:top w:val="none" w:sz="0" w:space="0" w:color="auto"/>
        <w:left w:val="none" w:sz="0" w:space="0" w:color="auto"/>
        <w:bottom w:val="none" w:sz="0" w:space="0" w:color="auto"/>
        <w:right w:val="none" w:sz="0" w:space="0" w:color="auto"/>
      </w:divBdr>
    </w:div>
    <w:div w:id="983394367">
      <w:bodyDiv w:val="1"/>
      <w:marLeft w:val="0"/>
      <w:marRight w:val="0"/>
      <w:marTop w:val="0"/>
      <w:marBottom w:val="0"/>
      <w:divBdr>
        <w:top w:val="none" w:sz="0" w:space="0" w:color="auto"/>
        <w:left w:val="none" w:sz="0" w:space="0" w:color="auto"/>
        <w:bottom w:val="none" w:sz="0" w:space="0" w:color="auto"/>
        <w:right w:val="none" w:sz="0" w:space="0" w:color="auto"/>
      </w:divBdr>
    </w:div>
    <w:div w:id="986587026">
      <w:bodyDiv w:val="1"/>
      <w:marLeft w:val="0"/>
      <w:marRight w:val="0"/>
      <w:marTop w:val="0"/>
      <w:marBottom w:val="0"/>
      <w:divBdr>
        <w:top w:val="none" w:sz="0" w:space="0" w:color="auto"/>
        <w:left w:val="none" w:sz="0" w:space="0" w:color="auto"/>
        <w:bottom w:val="none" w:sz="0" w:space="0" w:color="auto"/>
        <w:right w:val="none" w:sz="0" w:space="0" w:color="auto"/>
      </w:divBdr>
    </w:div>
    <w:div w:id="989990205">
      <w:bodyDiv w:val="1"/>
      <w:marLeft w:val="0"/>
      <w:marRight w:val="0"/>
      <w:marTop w:val="0"/>
      <w:marBottom w:val="0"/>
      <w:divBdr>
        <w:top w:val="none" w:sz="0" w:space="0" w:color="auto"/>
        <w:left w:val="none" w:sz="0" w:space="0" w:color="auto"/>
        <w:bottom w:val="none" w:sz="0" w:space="0" w:color="auto"/>
        <w:right w:val="none" w:sz="0" w:space="0" w:color="auto"/>
      </w:divBdr>
    </w:div>
    <w:div w:id="992217099">
      <w:bodyDiv w:val="1"/>
      <w:marLeft w:val="0"/>
      <w:marRight w:val="0"/>
      <w:marTop w:val="0"/>
      <w:marBottom w:val="0"/>
      <w:divBdr>
        <w:top w:val="none" w:sz="0" w:space="0" w:color="auto"/>
        <w:left w:val="none" w:sz="0" w:space="0" w:color="auto"/>
        <w:bottom w:val="none" w:sz="0" w:space="0" w:color="auto"/>
        <w:right w:val="none" w:sz="0" w:space="0" w:color="auto"/>
      </w:divBdr>
    </w:div>
    <w:div w:id="1008750200">
      <w:bodyDiv w:val="1"/>
      <w:marLeft w:val="0"/>
      <w:marRight w:val="0"/>
      <w:marTop w:val="0"/>
      <w:marBottom w:val="0"/>
      <w:divBdr>
        <w:top w:val="none" w:sz="0" w:space="0" w:color="auto"/>
        <w:left w:val="none" w:sz="0" w:space="0" w:color="auto"/>
        <w:bottom w:val="none" w:sz="0" w:space="0" w:color="auto"/>
        <w:right w:val="none" w:sz="0" w:space="0" w:color="auto"/>
      </w:divBdr>
    </w:div>
    <w:div w:id="1016078672">
      <w:bodyDiv w:val="1"/>
      <w:marLeft w:val="0"/>
      <w:marRight w:val="0"/>
      <w:marTop w:val="0"/>
      <w:marBottom w:val="0"/>
      <w:divBdr>
        <w:top w:val="none" w:sz="0" w:space="0" w:color="auto"/>
        <w:left w:val="none" w:sz="0" w:space="0" w:color="auto"/>
        <w:bottom w:val="none" w:sz="0" w:space="0" w:color="auto"/>
        <w:right w:val="none" w:sz="0" w:space="0" w:color="auto"/>
      </w:divBdr>
    </w:div>
    <w:div w:id="1021586866">
      <w:bodyDiv w:val="1"/>
      <w:marLeft w:val="0"/>
      <w:marRight w:val="0"/>
      <w:marTop w:val="0"/>
      <w:marBottom w:val="0"/>
      <w:divBdr>
        <w:top w:val="none" w:sz="0" w:space="0" w:color="auto"/>
        <w:left w:val="none" w:sz="0" w:space="0" w:color="auto"/>
        <w:bottom w:val="none" w:sz="0" w:space="0" w:color="auto"/>
        <w:right w:val="none" w:sz="0" w:space="0" w:color="auto"/>
      </w:divBdr>
    </w:div>
    <w:div w:id="1028261897">
      <w:bodyDiv w:val="1"/>
      <w:marLeft w:val="0"/>
      <w:marRight w:val="0"/>
      <w:marTop w:val="0"/>
      <w:marBottom w:val="0"/>
      <w:divBdr>
        <w:top w:val="none" w:sz="0" w:space="0" w:color="auto"/>
        <w:left w:val="none" w:sz="0" w:space="0" w:color="auto"/>
        <w:bottom w:val="none" w:sz="0" w:space="0" w:color="auto"/>
        <w:right w:val="none" w:sz="0" w:space="0" w:color="auto"/>
      </w:divBdr>
    </w:div>
    <w:div w:id="1032682685">
      <w:bodyDiv w:val="1"/>
      <w:marLeft w:val="0"/>
      <w:marRight w:val="0"/>
      <w:marTop w:val="0"/>
      <w:marBottom w:val="0"/>
      <w:divBdr>
        <w:top w:val="none" w:sz="0" w:space="0" w:color="auto"/>
        <w:left w:val="none" w:sz="0" w:space="0" w:color="auto"/>
        <w:bottom w:val="none" w:sz="0" w:space="0" w:color="auto"/>
        <w:right w:val="none" w:sz="0" w:space="0" w:color="auto"/>
      </w:divBdr>
    </w:div>
    <w:div w:id="1038894428">
      <w:bodyDiv w:val="1"/>
      <w:marLeft w:val="0"/>
      <w:marRight w:val="0"/>
      <w:marTop w:val="0"/>
      <w:marBottom w:val="0"/>
      <w:divBdr>
        <w:top w:val="none" w:sz="0" w:space="0" w:color="auto"/>
        <w:left w:val="none" w:sz="0" w:space="0" w:color="auto"/>
        <w:bottom w:val="none" w:sz="0" w:space="0" w:color="auto"/>
        <w:right w:val="none" w:sz="0" w:space="0" w:color="auto"/>
      </w:divBdr>
    </w:div>
    <w:div w:id="1040933720">
      <w:bodyDiv w:val="1"/>
      <w:marLeft w:val="0"/>
      <w:marRight w:val="0"/>
      <w:marTop w:val="0"/>
      <w:marBottom w:val="0"/>
      <w:divBdr>
        <w:top w:val="none" w:sz="0" w:space="0" w:color="auto"/>
        <w:left w:val="none" w:sz="0" w:space="0" w:color="auto"/>
        <w:bottom w:val="none" w:sz="0" w:space="0" w:color="auto"/>
        <w:right w:val="none" w:sz="0" w:space="0" w:color="auto"/>
      </w:divBdr>
    </w:div>
    <w:div w:id="1047072740">
      <w:bodyDiv w:val="1"/>
      <w:marLeft w:val="0"/>
      <w:marRight w:val="0"/>
      <w:marTop w:val="0"/>
      <w:marBottom w:val="0"/>
      <w:divBdr>
        <w:top w:val="none" w:sz="0" w:space="0" w:color="auto"/>
        <w:left w:val="none" w:sz="0" w:space="0" w:color="auto"/>
        <w:bottom w:val="none" w:sz="0" w:space="0" w:color="auto"/>
        <w:right w:val="none" w:sz="0" w:space="0" w:color="auto"/>
      </w:divBdr>
    </w:div>
    <w:div w:id="1053234291">
      <w:bodyDiv w:val="1"/>
      <w:marLeft w:val="0"/>
      <w:marRight w:val="0"/>
      <w:marTop w:val="0"/>
      <w:marBottom w:val="0"/>
      <w:divBdr>
        <w:top w:val="none" w:sz="0" w:space="0" w:color="auto"/>
        <w:left w:val="none" w:sz="0" w:space="0" w:color="auto"/>
        <w:bottom w:val="none" w:sz="0" w:space="0" w:color="auto"/>
        <w:right w:val="none" w:sz="0" w:space="0" w:color="auto"/>
      </w:divBdr>
    </w:div>
    <w:div w:id="1057239614">
      <w:bodyDiv w:val="1"/>
      <w:marLeft w:val="0"/>
      <w:marRight w:val="0"/>
      <w:marTop w:val="0"/>
      <w:marBottom w:val="0"/>
      <w:divBdr>
        <w:top w:val="none" w:sz="0" w:space="0" w:color="auto"/>
        <w:left w:val="none" w:sz="0" w:space="0" w:color="auto"/>
        <w:bottom w:val="none" w:sz="0" w:space="0" w:color="auto"/>
        <w:right w:val="none" w:sz="0" w:space="0" w:color="auto"/>
      </w:divBdr>
    </w:div>
    <w:div w:id="1061103547">
      <w:bodyDiv w:val="1"/>
      <w:marLeft w:val="0"/>
      <w:marRight w:val="0"/>
      <w:marTop w:val="0"/>
      <w:marBottom w:val="0"/>
      <w:divBdr>
        <w:top w:val="none" w:sz="0" w:space="0" w:color="auto"/>
        <w:left w:val="none" w:sz="0" w:space="0" w:color="auto"/>
        <w:bottom w:val="none" w:sz="0" w:space="0" w:color="auto"/>
        <w:right w:val="none" w:sz="0" w:space="0" w:color="auto"/>
      </w:divBdr>
    </w:div>
    <w:div w:id="1062411414">
      <w:bodyDiv w:val="1"/>
      <w:marLeft w:val="0"/>
      <w:marRight w:val="0"/>
      <w:marTop w:val="0"/>
      <w:marBottom w:val="0"/>
      <w:divBdr>
        <w:top w:val="none" w:sz="0" w:space="0" w:color="auto"/>
        <w:left w:val="none" w:sz="0" w:space="0" w:color="auto"/>
        <w:bottom w:val="none" w:sz="0" w:space="0" w:color="auto"/>
        <w:right w:val="none" w:sz="0" w:space="0" w:color="auto"/>
      </w:divBdr>
    </w:div>
    <w:div w:id="1070427368">
      <w:bodyDiv w:val="1"/>
      <w:marLeft w:val="0"/>
      <w:marRight w:val="0"/>
      <w:marTop w:val="0"/>
      <w:marBottom w:val="0"/>
      <w:divBdr>
        <w:top w:val="none" w:sz="0" w:space="0" w:color="auto"/>
        <w:left w:val="none" w:sz="0" w:space="0" w:color="auto"/>
        <w:bottom w:val="none" w:sz="0" w:space="0" w:color="auto"/>
        <w:right w:val="none" w:sz="0" w:space="0" w:color="auto"/>
      </w:divBdr>
    </w:div>
    <w:div w:id="1078133392">
      <w:bodyDiv w:val="1"/>
      <w:marLeft w:val="0"/>
      <w:marRight w:val="0"/>
      <w:marTop w:val="0"/>
      <w:marBottom w:val="0"/>
      <w:divBdr>
        <w:top w:val="none" w:sz="0" w:space="0" w:color="auto"/>
        <w:left w:val="none" w:sz="0" w:space="0" w:color="auto"/>
        <w:bottom w:val="none" w:sz="0" w:space="0" w:color="auto"/>
        <w:right w:val="none" w:sz="0" w:space="0" w:color="auto"/>
      </w:divBdr>
    </w:div>
    <w:div w:id="1082871206">
      <w:bodyDiv w:val="1"/>
      <w:marLeft w:val="0"/>
      <w:marRight w:val="0"/>
      <w:marTop w:val="0"/>
      <w:marBottom w:val="0"/>
      <w:divBdr>
        <w:top w:val="none" w:sz="0" w:space="0" w:color="auto"/>
        <w:left w:val="none" w:sz="0" w:space="0" w:color="auto"/>
        <w:bottom w:val="none" w:sz="0" w:space="0" w:color="auto"/>
        <w:right w:val="none" w:sz="0" w:space="0" w:color="auto"/>
      </w:divBdr>
    </w:div>
    <w:div w:id="1083261337">
      <w:bodyDiv w:val="1"/>
      <w:marLeft w:val="0"/>
      <w:marRight w:val="0"/>
      <w:marTop w:val="0"/>
      <w:marBottom w:val="0"/>
      <w:divBdr>
        <w:top w:val="none" w:sz="0" w:space="0" w:color="auto"/>
        <w:left w:val="none" w:sz="0" w:space="0" w:color="auto"/>
        <w:bottom w:val="none" w:sz="0" w:space="0" w:color="auto"/>
        <w:right w:val="none" w:sz="0" w:space="0" w:color="auto"/>
      </w:divBdr>
    </w:div>
    <w:div w:id="1085493790">
      <w:bodyDiv w:val="1"/>
      <w:marLeft w:val="0"/>
      <w:marRight w:val="0"/>
      <w:marTop w:val="0"/>
      <w:marBottom w:val="0"/>
      <w:divBdr>
        <w:top w:val="none" w:sz="0" w:space="0" w:color="auto"/>
        <w:left w:val="none" w:sz="0" w:space="0" w:color="auto"/>
        <w:bottom w:val="none" w:sz="0" w:space="0" w:color="auto"/>
        <w:right w:val="none" w:sz="0" w:space="0" w:color="auto"/>
      </w:divBdr>
    </w:div>
    <w:div w:id="1093281356">
      <w:bodyDiv w:val="1"/>
      <w:marLeft w:val="0"/>
      <w:marRight w:val="0"/>
      <w:marTop w:val="0"/>
      <w:marBottom w:val="0"/>
      <w:divBdr>
        <w:top w:val="none" w:sz="0" w:space="0" w:color="auto"/>
        <w:left w:val="none" w:sz="0" w:space="0" w:color="auto"/>
        <w:bottom w:val="none" w:sz="0" w:space="0" w:color="auto"/>
        <w:right w:val="none" w:sz="0" w:space="0" w:color="auto"/>
      </w:divBdr>
    </w:div>
    <w:div w:id="1094521304">
      <w:bodyDiv w:val="1"/>
      <w:marLeft w:val="0"/>
      <w:marRight w:val="0"/>
      <w:marTop w:val="0"/>
      <w:marBottom w:val="0"/>
      <w:divBdr>
        <w:top w:val="none" w:sz="0" w:space="0" w:color="auto"/>
        <w:left w:val="none" w:sz="0" w:space="0" w:color="auto"/>
        <w:bottom w:val="none" w:sz="0" w:space="0" w:color="auto"/>
        <w:right w:val="none" w:sz="0" w:space="0" w:color="auto"/>
      </w:divBdr>
    </w:div>
    <w:div w:id="1099329551">
      <w:bodyDiv w:val="1"/>
      <w:marLeft w:val="0"/>
      <w:marRight w:val="0"/>
      <w:marTop w:val="0"/>
      <w:marBottom w:val="0"/>
      <w:divBdr>
        <w:top w:val="none" w:sz="0" w:space="0" w:color="auto"/>
        <w:left w:val="none" w:sz="0" w:space="0" w:color="auto"/>
        <w:bottom w:val="none" w:sz="0" w:space="0" w:color="auto"/>
        <w:right w:val="none" w:sz="0" w:space="0" w:color="auto"/>
      </w:divBdr>
    </w:div>
    <w:div w:id="1104767624">
      <w:bodyDiv w:val="1"/>
      <w:marLeft w:val="0"/>
      <w:marRight w:val="0"/>
      <w:marTop w:val="0"/>
      <w:marBottom w:val="0"/>
      <w:divBdr>
        <w:top w:val="none" w:sz="0" w:space="0" w:color="auto"/>
        <w:left w:val="none" w:sz="0" w:space="0" w:color="auto"/>
        <w:bottom w:val="none" w:sz="0" w:space="0" w:color="auto"/>
        <w:right w:val="none" w:sz="0" w:space="0" w:color="auto"/>
      </w:divBdr>
    </w:div>
    <w:div w:id="1106078306">
      <w:bodyDiv w:val="1"/>
      <w:marLeft w:val="0"/>
      <w:marRight w:val="0"/>
      <w:marTop w:val="0"/>
      <w:marBottom w:val="0"/>
      <w:divBdr>
        <w:top w:val="none" w:sz="0" w:space="0" w:color="auto"/>
        <w:left w:val="none" w:sz="0" w:space="0" w:color="auto"/>
        <w:bottom w:val="none" w:sz="0" w:space="0" w:color="auto"/>
        <w:right w:val="none" w:sz="0" w:space="0" w:color="auto"/>
      </w:divBdr>
    </w:div>
    <w:div w:id="1109740165">
      <w:bodyDiv w:val="1"/>
      <w:marLeft w:val="0"/>
      <w:marRight w:val="0"/>
      <w:marTop w:val="0"/>
      <w:marBottom w:val="0"/>
      <w:divBdr>
        <w:top w:val="none" w:sz="0" w:space="0" w:color="auto"/>
        <w:left w:val="none" w:sz="0" w:space="0" w:color="auto"/>
        <w:bottom w:val="none" w:sz="0" w:space="0" w:color="auto"/>
        <w:right w:val="none" w:sz="0" w:space="0" w:color="auto"/>
      </w:divBdr>
    </w:div>
    <w:div w:id="1112676426">
      <w:bodyDiv w:val="1"/>
      <w:marLeft w:val="0"/>
      <w:marRight w:val="0"/>
      <w:marTop w:val="0"/>
      <w:marBottom w:val="0"/>
      <w:divBdr>
        <w:top w:val="none" w:sz="0" w:space="0" w:color="auto"/>
        <w:left w:val="none" w:sz="0" w:space="0" w:color="auto"/>
        <w:bottom w:val="none" w:sz="0" w:space="0" w:color="auto"/>
        <w:right w:val="none" w:sz="0" w:space="0" w:color="auto"/>
      </w:divBdr>
    </w:div>
    <w:div w:id="1112937417">
      <w:bodyDiv w:val="1"/>
      <w:marLeft w:val="0"/>
      <w:marRight w:val="0"/>
      <w:marTop w:val="0"/>
      <w:marBottom w:val="0"/>
      <w:divBdr>
        <w:top w:val="none" w:sz="0" w:space="0" w:color="auto"/>
        <w:left w:val="none" w:sz="0" w:space="0" w:color="auto"/>
        <w:bottom w:val="none" w:sz="0" w:space="0" w:color="auto"/>
        <w:right w:val="none" w:sz="0" w:space="0" w:color="auto"/>
      </w:divBdr>
    </w:div>
    <w:div w:id="1115979451">
      <w:bodyDiv w:val="1"/>
      <w:marLeft w:val="0"/>
      <w:marRight w:val="0"/>
      <w:marTop w:val="0"/>
      <w:marBottom w:val="0"/>
      <w:divBdr>
        <w:top w:val="none" w:sz="0" w:space="0" w:color="auto"/>
        <w:left w:val="none" w:sz="0" w:space="0" w:color="auto"/>
        <w:bottom w:val="none" w:sz="0" w:space="0" w:color="auto"/>
        <w:right w:val="none" w:sz="0" w:space="0" w:color="auto"/>
      </w:divBdr>
    </w:div>
    <w:div w:id="1125780659">
      <w:bodyDiv w:val="1"/>
      <w:marLeft w:val="0"/>
      <w:marRight w:val="0"/>
      <w:marTop w:val="0"/>
      <w:marBottom w:val="0"/>
      <w:divBdr>
        <w:top w:val="none" w:sz="0" w:space="0" w:color="auto"/>
        <w:left w:val="none" w:sz="0" w:space="0" w:color="auto"/>
        <w:bottom w:val="none" w:sz="0" w:space="0" w:color="auto"/>
        <w:right w:val="none" w:sz="0" w:space="0" w:color="auto"/>
      </w:divBdr>
    </w:div>
    <w:div w:id="1134326424">
      <w:bodyDiv w:val="1"/>
      <w:marLeft w:val="0"/>
      <w:marRight w:val="0"/>
      <w:marTop w:val="0"/>
      <w:marBottom w:val="0"/>
      <w:divBdr>
        <w:top w:val="none" w:sz="0" w:space="0" w:color="auto"/>
        <w:left w:val="none" w:sz="0" w:space="0" w:color="auto"/>
        <w:bottom w:val="none" w:sz="0" w:space="0" w:color="auto"/>
        <w:right w:val="none" w:sz="0" w:space="0" w:color="auto"/>
      </w:divBdr>
    </w:div>
    <w:div w:id="1135761133">
      <w:bodyDiv w:val="1"/>
      <w:marLeft w:val="0"/>
      <w:marRight w:val="0"/>
      <w:marTop w:val="0"/>
      <w:marBottom w:val="0"/>
      <w:divBdr>
        <w:top w:val="none" w:sz="0" w:space="0" w:color="auto"/>
        <w:left w:val="none" w:sz="0" w:space="0" w:color="auto"/>
        <w:bottom w:val="none" w:sz="0" w:space="0" w:color="auto"/>
        <w:right w:val="none" w:sz="0" w:space="0" w:color="auto"/>
      </w:divBdr>
    </w:div>
    <w:div w:id="1136289930">
      <w:bodyDiv w:val="1"/>
      <w:marLeft w:val="0"/>
      <w:marRight w:val="0"/>
      <w:marTop w:val="0"/>
      <w:marBottom w:val="0"/>
      <w:divBdr>
        <w:top w:val="none" w:sz="0" w:space="0" w:color="auto"/>
        <w:left w:val="none" w:sz="0" w:space="0" w:color="auto"/>
        <w:bottom w:val="none" w:sz="0" w:space="0" w:color="auto"/>
        <w:right w:val="none" w:sz="0" w:space="0" w:color="auto"/>
      </w:divBdr>
    </w:div>
    <w:div w:id="1137263962">
      <w:bodyDiv w:val="1"/>
      <w:marLeft w:val="0"/>
      <w:marRight w:val="0"/>
      <w:marTop w:val="0"/>
      <w:marBottom w:val="0"/>
      <w:divBdr>
        <w:top w:val="none" w:sz="0" w:space="0" w:color="auto"/>
        <w:left w:val="none" w:sz="0" w:space="0" w:color="auto"/>
        <w:bottom w:val="none" w:sz="0" w:space="0" w:color="auto"/>
        <w:right w:val="none" w:sz="0" w:space="0" w:color="auto"/>
      </w:divBdr>
    </w:div>
    <w:div w:id="1137840991">
      <w:bodyDiv w:val="1"/>
      <w:marLeft w:val="0"/>
      <w:marRight w:val="0"/>
      <w:marTop w:val="0"/>
      <w:marBottom w:val="0"/>
      <w:divBdr>
        <w:top w:val="none" w:sz="0" w:space="0" w:color="auto"/>
        <w:left w:val="none" w:sz="0" w:space="0" w:color="auto"/>
        <w:bottom w:val="none" w:sz="0" w:space="0" w:color="auto"/>
        <w:right w:val="none" w:sz="0" w:space="0" w:color="auto"/>
      </w:divBdr>
    </w:div>
    <w:div w:id="1137913595">
      <w:bodyDiv w:val="1"/>
      <w:marLeft w:val="0"/>
      <w:marRight w:val="0"/>
      <w:marTop w:val="0"/>
      <w:marBottom w:val="0"/>
      <w:divBdr>
        <w:top w:val="none" w:sz="0" w:space="0" w:color="auto"/>
        <w:left w:val="none" w:sz="0" w:space="0" w:color="auto"/>
        <w:bottom w:val="none" w:sz="0" w:space="0" w:color="auto"/>
        <w:right w:val="none" w:sz="0" w:space="0" w:color="auto"/>
      </w:divBdr>
    </w:div>
    <w:div w:id="1142425432">
      <w:bodyDiv w:val="1"/>
      <w:marLeft w:val="0"/>
      <w:marRight w:val="0"/>
      <w:marTop w:val="0"/>
      <w:marBottom w:val="0"/>
      <w:divBdr>
        <w:top w:val="none" w:sz="0" w:space="0" w:color="auto"/>
        <w:left w:val="none" w:sz="0" w:space="0" w:color="auto"/>
        <w:bottom w:val="none" w:sz="0" w:space="0" w:color="auto"/>
        <w:right w:val="none" w:sz="0" w:space="0" w:color="auto"/>
      </w:divBdr>
    </w:div>
    <w:div w:id="1143617679">
      <w:bodyDiv w:val="1"/>
      <w:marLeft w:val="0"/>
      <w:marRight w:val="0"/>
      <w:marTop w:val="0"/>
      <w:marBottom w:val="0"/>
      <w:divBdr>
        <w:top w:val="none" w:sz="0" w:space="0" w:color="auto"/>
        <w:left w:val="none" w:sz="0" w:space="0" w:color="auto"/>
        <w:bottom w:val="none" w:sz="0" w:space="0" w:color="auto"/>
        <w:right w:val="none" w:sz="0" w:space="0" w:color="auto"/>
      </w:divBdr>
    </w:div>
    <w:div w:id="1146361521">
      <w:bodyDiv w:val="1"/>
      <w:marLeft w:val="0"/>
      <w:marRight w:val="0"/>
      <w:marTop w:val="0"/>
      <w:marBottom w:val="0"/>
      <w:divBdr>
        <w:top w:val="none" w:sz="0" w:space="0" w:color="auto"/>
        <w:left w:val="none" w:sz="0" w:space="0" w:color="auto"/>
        <w:bottom w:val="none" w:sz="0" w:space="0" w:color="auto"/>
        <w:right w:val="none" w:sz="0" w:space="0" w:color="auto"/>
      </w:divBdr>
    </w:div>
    <w:div w:id="1155879238">
      <w:bodyDiv w:val="1"/>
      <w:marLeft w:val="0"/>
      <w:marRight w:val="0"/>
      <w:marTop w:val="0"/>
      <w:marBottom w:val="0"/>
      <w:divBdr>
        <w:top w:val="none" w:sz="0" w:space="0" w:color="auto"/>
        <w:left w:val="none" w:sz="0" w:space="0" w:color="auto"/>
        <w:bottom w:val="none" w:sz="0" w:space="0" w:color="auto"/>
        <w:right w:val="none" w:sz="0" w:space="0" w:color="auto"/>
      </w:divBdr>
    </w:div>
    <w:div w:id="1161508582">
      <w:bodyDiv w:val="1"/>
      <w:marLeft w:val="0"/>
      <w:marRight w:val="0"/>
      <w:marTop w:val="0"/>
      <w:marBottom w:val="0"/>
      <w:divBdr>
        <w:top w:val="none" w:sz="0" w:space="0" w:color="auto"/>
        <w:left w:val="none" w:sz="0" w:space="0" w:color="auto"/>
        <w:bottom w:val="none" w:sz="0" w:space="0" w:color="auto"/>
        <w:right w:val="none" w:sz="0" w:space="0" w:color="auto"/>
      </w:divBdr>
    </w:div>
    <w:div w:id="1167668364">
      <w:bodyDiv w:val="1"/>
      <w:marLeft w:val="0"/>
      <w:marRight w:val="0"/>
      <w:marTop w:val="0"/>
      <w:marBottom w:val="0"/>
      <w:divBdr>
        <w:top w:val="none" w:sz="0" w:space="0" w:color="auto"/>
        <w:left w:val="none" w:sz="0" w:space="0" w:color="auto"/>
        <w:bottom w:val="none" w:sz="0" w:space="0" w:color="auto"/>
        <w:right w:val="none" w:sz="0" w:space="0" w:color="auto"/>
      </w:divBdr>
    </w:div>
    <w:div w:id="1169636602">
      <w:bodyDiv w:val="1"/>
      <w:marLeft w:val="0"/>
      <w:marRight w:val="0"/>
      <w:marTop w:val="0"/>
      <w:marBottom w:val="0"/>
      <w:divBdr>
        <w:top w:val="none" w:sz="0" w:space="0" w:color="auto"/>
        <w:left w:val="none" w:sz="0" w:space="0" w:color="auto"/>
        <w:bottom w:val="none" w:sz="0" w:space="0" w:color="auto"/>
        <w:right w:val="none" w:sz="0" w:space="0" w:color="auto"/>
      </w:divBdr>
    </w:div>
    <w:div w:id="1170296624">
      <w:bodyDiv w:val="1"/>
      <w:marLeft w:val="0"/>
      <w:marRight w:val="0"/>
      <w:marTop w:val="0"/>
      <w:marBottom w:val="0"/>
      <w:divBdr>
        <w:top w:val="none" w:sz="0" w:space="0" w:color="auto"/>
        <w:left w:val="none" w:sz="0" w:space="0" w:color="auto"/>
        <w:bottom w:val="none" w:sz="0" w:space="0" w:color="auto"/>
        <w:right w:val="none" w:sz="0" w:space="0" w:color="auto"/>
      </w:divBdr>
    </w:div>
    <w:div w:id="1177190019">
      <w:bodyDiv w:val="1"/>
      <w:marLeft w:val="0"/>
      <w:marRight w:val="0"/>
      <w:marTop w:val="0"/>
      <w:marBottom w:val="0"/>
      <w:divBdr>
        <w:top w:val="none" w:sz="0" w:space="0" w:color="auto"/>
        <w:left w:val="none" w:sz="0" w:space="0" w:color="auto"/>
        <w:bottom w:val="none" w:sz="0" w:space="0" w:color="auto"/>
        <w:right w:val="none" w:sz="0" w:space="0" w:color="auto"/>
      </w:divBdr>
    </w:div>
    <w:div w:id="1179270846">
      <w:bodyDiv w:val="1"/>
      <w:marLeft w:val="0"/>
      <w:marRight w:val="0"/>
      <w:marTop w:val="0"/>
      <w:marBottom w:val="0"/>
      <w:divBdr>
        <w:top w:val="none" w:sz="0" w:space="0" w:color="auto"/>
        <w:left w:val="none" w:sz="0" w:space="0" w:color="auto"/>
        <w:bottom w:val="none" w:sz="0" w:space="0" w:color="auto"/>
        <w:right w:val="none" w:sz="0" w:space="0" w:color="auto"/>
      </w:divBdr>
    </w:div>
    <w:div w:id="1181315469">
      <w:bodyDiv w:val="1"/>
      <w:marLeft w:val="0"/>
      <w:marRight w:val="0"/>
      <w:marTop w:val="0"/>
      <w:marBottom w:val="0"/>
      <w:divBdr>
        <w:top w:val="none" w:sz="0" w:space="0" w:color="auto"/>
        <w:left w:val="none" w:sz="0" w:space="0" w:color="auto"/>
        <w:bottom w:val="none" w:sz="0" w:space="0" w:color="auto"/>
        <w:right w:val="none" w:sz="0" w:space="0" w:color="auto"/>
      </w:divBdr>
    </w:div>
    <w:div w:id="1183474785">
      <w:bodyDiv w:val="1"/>
      <w:marLeft w:val="0"/>
      <w:marRight w:val="0"/>
      <w:marTop w:val="0"/>
      <w:marBottom w:val="0"/>
      <w:divBdr>
        <w:top w:val="none" w:sz="0" w:space="0" w:color="auto"/>
        <w:left w:val="none" w:sz="0" w:space="0" w:color="auto"/>
        <w:bottom w:val="none" w:sz="0" w:space="0" w:color="auto"/>
        <w:right w:val="none" w:sz="0" w:space="0" w:color="auto"/>
      </w:divBdr>
    </w:div>
    <w:div w:id="1185971906">
      <w:bodyDiv w:val="1"/>
      <w:marLeft w:val="0"/>
      <w:marRight w:val="0"/>
      <w:marTop w:val="0"/>
      <w:marBottom w:val="0"/>
      <w:divBdr>
        <w:top w:val="none" w:sz="0" w:space="0" w:color="auto"/>
        <w:left w:val="none" w:sz="0" w:space="0" w:color="auto"/>
        <w:bottom w:val="none" w:sz="0" w:space="0" w:color="auto"/>
        <w:right w:val="none" w:sz="0" w:space="0" w:color="auto"/>
      </w:divBdr>
    </w:div>
    <w:div w:id="1190265608">
      <w:bodyDiv w:val="1"/>
      <w:marLeft w:val="0"/>
      <w:marRight w:val="0"/>
      <w:marTop w:val="0"/>
      <w:marBottom w:val="0"/>
      <w:divBdr>
        <w:top w:val="none" w:sz="0" w:space="0" w:color="auto"/>
        <w:left w:val="none" w:sz="0" w:space="0" w:color="auto"/>
        <w:bottom w:val="none" w:sz="0" w:space="0" w:color="auto"/>
        <w:right w:val="none" w:sz="0" w:space="0" w:color="auto"/>
      </w:divBdr>
    </w:div>
    <w:div w:id="1190802318">
      <w:bodyDiv w:val="1"/>
      <w:marLeft w:val="0"/>
      <w:marRight w:val="0"/>
      <w:marTop w:val="0"/>
      <w:marBottom w:val="0"/>
      <w:divBdr>
        <w:top w:val="none" w:sz="0" w:space="0" w:color="auto"/>
        <w:left w:val="none" w:sz="0" w:space="0" w:color="auto"/>
        <w:bottom w:val="none" w:sz="0" w:space="0" w:color="auto"/>
        <w:right w:val="none" w:sz="0" w:space="0" w:color="auto"/>
      </w:divBdr>
    </w:div>
    <w:div w:id="1195777554">
      <w:bodyDiv w:val="1"/>
      <w:marLeft w:val="0"/>
      <w:marRight w:val="0"/>
      <w:marTop w:val="0"/>
      <w:marBottom w:val="0"/>
      <w:divBdr>
        <w:top w:val="none" w:sz="0" w:space="0" w:color="auto"/>
        <w:left w:val="none" w:sz="0" w:space="0" w:color="auto"/>
        <w:bottom w:val="none" w:sz="0" w:space="0" w:color="auto"/>
        <w:right w:val="none" w:sz="0" w:space="0" w:color="auto"/>
      </w:divBdr>
    </w:div>
    <w:div w:id="1196501597">
      <w:bodyDiv w:val="1"/>
      <w:marLeft w:val="0"/>
      <w:marRight w:val="0"/>
      <w:marTop w:val="0"/>
      <w:marBottom w:val="0"/>
      <w:divBdr>
        <w:top w:val="none" w:sz="0" w:space="0" w:color="auto"/>
        <w:left w:val="none" w:sz="0" w:space="0" w:color="auto"/>
        <w:bottom w:val="none" w:sz="0" w:space="0" w:color="auto"/>
        <w:right w:val="none" w:sz="0" w:space="0" w:color="auto"/>
      </w:divBdr>
    </w:div>
    <w:div w:id="1222595072">
      <w:bodyDiv w:val="1"/>
      <w:marLeft w:val="0"/>
      <w:marRight w:val="0"/>
      <w:marTop w:val="0"/>
      <w:marBottom w:val="0"/>
      <w:divBdr>
        <w:top w:val="none" w:sz="0" w:space="0" w:color="auto"/>
        <w:left w:val="none" w:sz="0" w:space="0" w:color="auto"/>
        <w:bottom w:val="none" w:sz="0" w:space="0" w:color="auto"/>
        <w:right w:val="none" w:sz="0" w:space="0" w:color="auto"/>
      </w:divBdr>
    </w:div>
    <w:div w:id="1234509432">
      <w:bodyDiv w:val="1"/>
      <w:marLeft w:val="0"/>
      <w:marRight w:val="0"/>
      <w:marTop w:val="0"/>
      <w:marBottom w:val="0"/>
      <w:divBdr>
        <w:top w:val="none" w:sz="0" w:space="0" w:color="auto"/>
        <w:left w:val="none" w:sz="0" w:space="0" w:color="auto"/>
        <w:bottom w:val="none" w:sz="0" w:space="0" w:color="auto"/>
        <w:right w:val="none" w:sz="0" w:space="0" w:color="auto"/>
      </w:divBdr>
    </w:div>
    <w:div w:id="1235244448">
      <w:bodyDiv w:val="1"/>
      <w:marLeft w:val="0"/>
      <w:marRight w:val="0"/>
      <w:marTop w:val="0"/>
      <w:marBottom w:val="0"/>
      <w:divBdr>
        <w:top w:val="none" w:sz="0" w:space="0" w:color="auto"/>
        <w:left w:val="none" w:sz="0" w:space="0" w:color="auto"/>
        <w:bottom w:val="none" w:sz="0" w:space="0" w:color="auto"/>
        <w:right w:val="none" w:sz="0" w:space="0" w:color="auto"/>
      </w:divBdr>
    </w:div>
    <w:div w:id="1237016942">
      <w:bodyDiv w:val="1"/>
      <w:marLeft w:val="0"/>
      <w:marRight w:val="0"/>
      <w:marTop w:val="0"/>
      <w:marBottom w:val="0"/>
      <w:divBdr>
        <w:top w:val="none" w:sz="0" w:space="0" w:color="auto"/>
        <w:left w:val="none" w:sz="0" w:space="0" w:color="auto"/>
        <w:bottom w:val="none" w:sz="0" w:space="0" w:color="auto"/>
        <w:right w:val="none" w:sz="0" w:space="0" w:color="auto"/>
      </w:divBdr>
    </w:div>
    <w:div w:id="1238856420">
      <w:bodyDiv w:val="1"/>
      <w:marLeft w:val="0"/>
      <w:marRight w:val="0"/>
      <w:marTop w:val="0"/>
      <w:marBottom w:val="0"/>
      <w:divBdr>
        <w:top w:val="none" w:sz="0" w:space="0" w:color="auto"/>
        <w:left w:val="none" w:sz="0" w:space="0" w:color="auto"/>
        <w:bottom w:val="none" w:sz="0" w:space="0" w:color="auto"/>
        <w:right w:val="none" w:sz="0" w:space="0" w:color="auto"/>
      </w:divBdr>
    </w:div>
    <w:div w:id="1239512523">
      <w:bodyDiv w:val="1"/>
      <w:marLeft w:val="0"/>
      <w:marRight w:val="0"/>
      <w:marTop w:val="0"/>
      <w:marBottom w:val="0"/>
      <w:divBdr>
        <w:top w:val="none" w:sz="0" w:space="0" w:color="auto"/>
        <w:left w:val="none" w:sz="0" w:space="0" w:color="auto"/>
        <w:bottom w:val="none" w:sz="0" w:space="0" w:color="auto"/>
        <w:right w:val="none" w:sz="0" w:space="0" w:color="auto"/>
      </w:divBdr>
    </w:div>
    <w:div w:id="1243873822">
      <w:bodyDiv w:val="1"/>
      <w:marLeft w:val="0"/>
      <w:marRight w:val="0"/>
      <w:marTop w:val="0"/>
      <w:marBottom w:val="0"/>
      <w:divBdr>
        <w:top w:val="none" w:sz="0" w:space="0" w:color="auto"/>
        <w:left w:val="none" w:sz="0" w:space="0" w:color="auto"/>
        <w:bottom w:val="none" w:sz="0" w:space="0" w:color="auto"/>
        <w:right w:val="none" w:sz="0" w:space="0" w:color="auto"/>
      </w:divBdr>
    </w:div>
    <w:div w:id="1259944604">
      <w:bodyDiv w:val="1"/>
      <w:marLeft w:val="0"/>
      <w:marRight w:val="0"/>
      <w:marTop w:val="0"/>
      <w:marBottom w:val="0"/>
      <w:divBdr>
        <w:top w:val="none" w:sz="0" w:space="0" w:color="auto"/>
        <w:left w:val="none" w:sz="0" w:space="0" w:color="auto"/>
        <w:bottom w:val="none" w:sz="0" w:space="0" w:color="auto"/>
        <w:right w:val="none" w:sz="0" w:space="0" w:color="auto"/>
      </w:divBdr>
    </w:div>
    <w:div w:id="1260141393">
      <w:bodyDiv w:val="1"/>
      <w:marLeft w:val="0"/>
      <w:marRight w:val="0"/>
      <w:marTop w:val="0"/>
      <w:marBottom w:val="0"/>
      <w:divBdr>
        <w:top w:val="none" w:sz="0" w:space="0" w:color="auto"/>
        <w:left w:val="none" w:sz="0" w:space="0" w:color="auto"/>
        <w:bottom w:val="none" w:sz="0" w:space="0" w:color="auto"/>
        <w:right w:val="none" w:sz="0" w:space="0" w:color="auto"/>
      </w:divBdr>
    </w:div>
    <w:div w:id="1262756623">
      <w:bodyDiv w:val="1"/>
      <w:marLeft w:val="0"/>
      <w:marRight w:val="0"/>
      <w:marTop w:val="0"/>
      <w:marBottom w:val="0"/>
      <w:divBdr>
        <w:top w:val="none" w:sz="0" w:space="0" w:color="auto"/>
        <w:left w:val="none" w:sz="0" w:space="0" w:color="auto"/>
        <w:bottom w:val="none" w:sz="0" w:space="0" w:color="auto"/>
        <w:right w:val="none" w:sz="0" w:space="0" w:color="auto"/>
      </w:divBdr>
    </w:div>
    <w:div w:id="1266381609">
      <w:bodyDiv w:val="1"/>
      <w:marLeft w:val="0"/>
      <w:marRight w:val="0"/>
      <w:marTop w:val="0"/>
      <w:marBottom w:val="0"/>
      <w:divBdr>
        <w:top w:val="none" w:sz="0" w:space="0" w:color="auto"/>
        <w:left w:val="none" w:sz="0" w:space="0" w:color="auto"/>
        <w:bottom w:val="none" w:sz="0" w:space="0" w:color="auto"/>
        <w:right w:val="none" w:sz="0" w:space="0" w:color="auto"/>
      </w:divBdr>
    </w:div>
    <w:div w:id="1271858689">
      <w:bodyDiv w:val="1"/>
      <w:marLeft w:val="0"/>
      <w:marRight w:val="0"/>
      <w:marTop w:val="0"/>
      <w:marBottom w:val="0"/>
      <w:divBdr>
        <w:top w:val="none" w:sz="0" w:space="0" w:color="auto"/>
        <w:left w:val="none" w:sz="0" w:space="0" w:color="auto"/>
        <w:bottom w:val="none" w:sz="0" w:space="0" w:color="auto"/>
        <w:right w:val="none" w:sz="0" w:space="0" w:color="auto"/>
      </w:divBdr>
    </w:div>
    <w:div w:id="1271931279">
      <w:bodyDiv w:val="1"/>
      <w:marLeft w:val="0"/>
      <w:marRight w:val="0"/>
      <w:marTop w:val="0"/>
      <w:marBottom w:val="0"/>
      <w:divBdr>
        <w:top w:val="none" w:sz="0" w:space="0" w:color="auto"/>
        <w:left w:val="none" w:sz="0" w:space="0" w:color="auto"/>
        <w:bottom w:val="none" w:sz="0" w:space="0" w:color="auto"/>
        <w:right w:val="none" w:sz="0" w:space="0" w:color="auto"/>
      </w:divBdr>
    </w:div>
    <w:div w:id="1272974610">
      <w:bodyDiv w:val="1"/>
      <w:marLeft w:val="0"/>
      <w:marRight w:val="0"/>
      <w:marTop w:val="0"/>
      <w:marBottom w:val="0"/>
      <w:divBdr>
        <w:top w:val="none" w:sz="0" w:space="0" w:color="auto"/>
        <w:left w:val="none" w:sz="0" w:space="0" w:color="auto"/>
        <w:bottom w:val="none" w:sz="0" w:space="0" w:color="auto"/>
        <w:right w:val="none" w:sz="0" w:space="0" w:color="auto"/>
      </w:divBdr>
    </w:div>
    <w:div w:id="1274362152">
      <w:bodyDiv w:val="1"/>
      <w:marLeft w:val="0"/>
      <w:marRight w:val="0"/>
      <w:marTop w:val="0"/>
      <w:marBottom w:val="0"/>
      <w:divBdr>
        <w:top w:val="none" w:sz="0" w:space="0" w:color="auto"/>
        <w:left w:val="none" w:sz="0" w:space="0" w:color="auto"/>
        <w:bottom w:val="none" w:sz="0" w:space="0" w:color="auto"/>
        <w:right w:val="none" w:sz="0" w:space="0" w:color="auto"/>
      </w:divBdr>
    </w:div>
    <w:div w:id="1286691376">
      <w:bodyDiv w:val="1"/>
      <w:marLeft w:val="0"/>
      <w:marRight w:val="0"/>
      <w:marTop w:val="0"/>
      <w:marBottom w:val="0"/>
      <w:divBdr>
        <w:top w:val="none" w:sz="0" w:space="0" w:color="auto"/>
        <w:left w:val="none" w:sz="0" w:space="0" w:color="auto"/>
        <w:bottom w:val="none" w:sz="0" w:space="0" w:color="auto"/>
        <w:right w:val="none" w:sz="0" w:space="0" w:color="auto"/>
      </w:divBdr>
    </w:div>
    <w:div w:id="1295452822">
      <w:bodyDiv w:val="1"/>
      <w:marLeft w:val="0"/>
      <w:marRight w:val="0"/>
      <w:marTop w:val="0"/>
      <w:marBottom w:val="0"/>
      <w:divBdr>
        <w:top w:val="none" w:sz="0" w:space="0" w:color="auto"/>
        <w:left w:val="none" w:sz="0" w:space="0" w:color="auto"/>
        <w:bottom w:val="none" w:sz="0" w:space="0" w:color="auto"/>
        <w:right w:val="none" w:sz="0" w:space="0" w:color="auto"/>
      </w:divBdr>
    </w:div>
    <w:div w:id="1296254905">
      <w:bodyDiv w:val="1"/>
      <w:marLeft w:val="0"/>
      <w:marRight w:val="0"/>
      <w:marTop w:val="0"/>
      <w:marBottom w:val="0"/>
      <w:divBdr>
        <w:top w:val="none" w:sz="0" w:space="0" w:color="auto"/>
        <w:left w:val="none" w:sz="0" w:space="0" w:color="auto"/>
        <w:bottom w:val="none" w:sz="0" w:space="0" w:color="auto"/>
        <w:right w:val="none" w:sz="0" w:space="0" w:color="auto"/>
      </w:divBdr>
    </w:div>
    <w:div w:id="1315446473">
      <w:bodyDiv w:val="1"/>
      <w:marLeft w:val="0"/>
      <w:marRight w:val="0"/>
      <w:marTop w:val="0"/>
      <w:marBottom w:val="0"/>
      <w:divBdr>
        <w:top w:val="none" w:sz="0" w:space="0" w:color="auto"/>
        <w:left w:val="none" w:sz="0" w:space="0" w:color="auto"/>
        <w:bottom w:val="none" w:sz="0" w:space="0" w:color="auto"/>
        <w:right w:val="none" w:sz="0" w:space="0" w:color="auto"/>
      </w:divBdr>
    </w:div>
    <w:div w:id="1317489189">
      <w:bodyDiv w:val="1"/>
      <w:marLeft w:val="0"/>
      <w:marRight w:val="0"/>
      <w:marTop w:val="0"/>
      <w:marBottom w:val="0"/>
      <w:divBdr>
        <w:top w:val="none" w:sz="0" w:space="0" w:color="auto"/>
        <w:left w:val="none" w:sz="0" w:space="0" w:color="auto"/>
        <w:bottom w:val="none" w:sz="0" w:space="0" w:color="auto"/>
        <w:right w:val="none" w:sz="0" w:space="0" w:color="auto"/>
      </w:divBdr>
    </w:div>
    <w:div w:id="1321234303">
      <w:bodyDiv w:val="1"/>
      <w:marLeft w:val="0"/>
      <w:marRight w:val="0"/>
      <w:marTop w:val="0"/>
      <w:marBottom w:val="0"/>
      <w:divBdr>
        <w:top w:val="none" w:sz="0" w:space="0" w:color="auto"/>
        <w:left w:val="none" w:sz="0" w:space="0" w:color="auto"/>
        <w:bottom w:val="none" w:sz="0" w:space="0" w:color="auto"/>
        <w:right w:val="none" w:sz="0" w:space="0" w:color="auto"/>
      </w:divBdr>
    </w:div>
    <w:div w:id="1335568347">
      <w:bodyDiv w:val="1"/>
      <w:marLeft w:val="0"/>
      <w:marRight w:val="0"/>
      <w:marTop w:val="0"/>
      <w:marBottom w:val="0"/>
      <w:divBdr>
        <w:top w:val="none" w:sz="0" w:space="0" w:color="auto"/>
        <w:left w:val="none" w:sz="0" w:space="0" w:color="auto"/>
        <w:bottom w:val="none" w:sz="0" w:space="0" w:color="auto"/>
        <w:right w:val="none" w:sz="0" w:space="0" w:color="auto"/>
      </w:divBdr>
    </w:div>
    <w:div w:id="1338574741">
      <w:bodyDiv w:val="1"/>
      <w:marLeft w:val="0"/>
      <w:marRight w:val="0"/>
      <w:marTop w:val="0"/>
      <w:marBottom w:val="0"/>
      <w:divBdr>
        <w:top w:val="none" w:sz="0" w:space="0" w:color="auto"/>
        <w:left w:val="none" w:sz="0" w:space="0" w:color="auto"/>
        <w:bottom w:val="none" w:sz="0" w:space="0" w:color="auto"/>
        <w:right w:val="none" w:sz="0" w:space="0" w:color="auto"/>
      </w:divBdr>
    </w:div>
    <w:div w:id="1341005922">
      <w:bodyDiv w:val="1"/>
      <w:marLeft w:val="0"/>
      <w:marRight w:val="0"/>
      <w:marTop w:val="0"/>
      <w:marBottom w:val="0"/>
      <w:divBdr>
        <w:top w:val="none" w:sz="0" w:space="0" w:color="auto"/>
        <w:left w:val="none" w:sz="0" w:space="0" w:color="auto"/>
        <w:bottom w:val="none" w:sz="0" w:space="0" w:color="auto"/>
        <w:right w:val="none" w:sz="0" w:space="0" w:color="auto"/>
      </w:divBdr>
    </w:div>
    <w:div w:id="1341081932">
      <w:bodyDiv w:val="1"/>
      <w:marLeft w:val="0"/>
      <w:marRight w:val="0"/>
      <w:marTop w:val="0"/>
      <w:marBottom w:val="0"/>
      <w:divBdr>
        <w:top w:val="none" w:sz="0" w:space="0" w:color="auto"/>
        <w:left w:val="none" w:sz="0" w:space="0" w:color="auto"/>
        <w:bottom w:val="none" w:sz="0" w:space="0" w:color="auto"/>
        <w:right w:val="none" w:sz="0" w:space="0" w:color="auto"/>
      </w:divBdr>
    </w:div>
    <w:div w:id="1343123617">
      <w:bodyDiv w:val="1"/>
      <w:marLeft w:val="0"/>
      <w:marRight w:val="0"/>
      <w:marTop w:val="0"/>
      <w:marBottom w:val="0"/>
      <w:divBdr>
        <w:top w:val="none" w:sz="0" w:space="0" w:color="auto"/>
        <w:left w:val="none" w:sz="0" w:space="0" w:color="auto"/>
        <w:bottom w:val="none" w:sz="0" w:space="0" w:color="auto"/>
        <w:right w:val="none" w:sz="0" w:space="0" w:color="auto"/>
      </w:divBdr>
    </w:div>
    <w:div w:id="1343362111">
      <w:bodyDiv w:val="1"/>
      <w:marLeft w:val="0"/>
      <w:marRight w:val="0"/>
      <w:marTop w:val="0"/>
      <w:marBottom w:val="0"/>
      <w:divBdr>
        <w:top w:val="none" w:sz="0" w:space="0" w:color="auto"/>
        <w:left w:val="none" w:sz="0" w:space="0" w:color="auto"/>
        <w:bottom w:val="none" w:sz="0" w:space="0" w:color="auto"/>
        <w:right w:val="none" w:sz="0" w:space="0" w:color="auto"/>
      </w:divBdr>
    </w:div>
    <w:div w:id="1343705345">
      <w:bodyDiv w:val="1"/>
      <w:marLeft w:val="0"/>
      <w:marRight w:val="0"/>
      <w:marTop w:val="0"/>
      <w:marBottom w:val="0"/>
      <w:divBdr>
        <w:top w:val="none" w:sz="0" w:space="0" w:color="auto"/>
        <w:left w:val="none" w:sz="0" w:space="0" w:color="auto"/>
        <w:bottom w:val="none" w:sz="0" w:space="0" w:color="auto"/>
        <w:right w:val="none" w:sz="0" w:space="0" w:color="auto"/>
      </w:divBdr>
    </w:div>
    <w:div w:id="1346978037">
      <w:bodyDiv w:val="1"/>
      <w:marLeft w:val="0"/>
      <w:marRight w:val="0"/>
      <w:marTop w:val="0"/>
      <w:marBottom w:val="0"/>
      <w:divBdr>
        <w:top w:val="none" w:sz="0" w:space="0" w:color="auto"/>
        <w:left w:val="none" w:sz="0" w:space="0" w:color="auto"/>
        <w:bottom w:val="none" w:sz="0" w:space="0" w:color="auto"/>
        <w:right w:val="none" w:sz="0" w:space="0" w:color="auto"/>
      </w:divBdr>
    </w:div>
    <w:div w:id="1359619791">
      <w:bodyDiv w:val="1"/>
      <w:marLeft w:val="0"/>
      <w:marRight w:val="0"/>
      <w:marTop w:val="0"/>
      <w:marBottom w:val="0"/>
      <w:divBdr>
        <w:top w:val="none" w:sz="0" w:space="0" w:color="auto"/>
        <w:left w:val="none" w:sz="0" w:space="0" w:color="auto"/>
        <w:bottom w:val="none" w:sz="0" w:space="0" w:color="auto"/>
        <w:right w:val="none" w:sz="0" w:space="0" w:color="auto"/>
      </w:divBdr>
    </w:div>
    <w:div w:id="1367481749">
      <w:bodyDiv w:val="1"/>
      <w:marLeft w:val="0"/>
      <w:marRight w:val="0"/>
      <w:marTop w:val="0"/>
      <w:marBottom w:val="0"/>
      <w:divBdr>
        <w:top w:val="none" w:sz="0" w:space="0" w:color="auto"/>
        <w:left w:val="none" w:sz="0" w:space="0" w:color="auto"/>
        <w:bottom w:val="none" w:sz="0" w:space="0" w:color="auto"/>
        <w:right w:val="none" w:sz="0" w:space="0" w:color="auto"/>
      </w:divBdr>
    </w:div>
    <w:div w:id="1369256807">
      <w:bodyDiv w:val="1"/>
      <w:marLeft w:val="0"/>
      <w:marRight w:val="0"/>
      <w:marTop w:val="0"/>
      <w:marBottom w:val="0"/>
      <w:divBdr>
        <w:top w:val="none" w:sz="0" w:space="0" w:color="auto"/>
        <w:left w:val="none" w:sz="0" w:space="0" w:color="auto"/>
        <w:bottom w:val="none" w:sz="0" w:space="0" w:color="auto"/>
        <w:right w:val="none" w:sz="0" w:space="0" w:color="auto"/>
      </w:divBdr>
    </w:div>
    <w:div w:id="1374764953">
      <w:bodyDiv w:val="1"/>
      <w:marLeft w:val="0"/>
      <w:marRight w:val="0"/>
      <w:marTop w:val="0"/>
      <w:marBottom w:val="0"/>
      <w:divBdr>
        <w:top w:val="none" w:sz="0" w:space="0" w:color="auto"/>
        <w:left w:val="none" w:sz="0" w:space="0" w:color="auto"/>
        <w:bottom w:val="none" w:sz="0" w:space="0" w:color="auto"/>
        <w:right w:val="none" w:sz="0" w:space="0" w:color="auto"/>
      </w:divBdr>
    </w:div>
    <w:div w:id="1378043413">
      <w:bodyDiv w:val="1"/>
      <w:marLeft w:val="0"/>
      <w:marRight w:val="0"/>
      <w:marTop w:val="0"/>
      <w:marBottom w:val="0"/>
      <w:divBdr>
        <w:top w:val="none" w:sz="0" w:space="0" w:color="auto"/>
        <w:left w:val="none" w:sz="0" w:space="0" w:color="auto"/>
        <w:bottom w:val="none" w:sz="0" w:space="0" w:color="auto"/>
        <w:right w:val="none" w:sz="0" w:space="0" w:color="auto"/>
      </w:divBdr>
    </w:div>
    <w:div w:id="1381054796">
      <w:bodyDiv w:val="1"/>
      <w:marLeft w:val="0"/>
      <w:marRight w:val="0"/>
      <w:marTop w:val="0"/>
      <w:marBottom w:val="0"/>
      <w:divBdr>
        <w:top w:val="none" w:sz="0" w:space="0" w:color="auto"/>
        <w:left w:val="none" w:sz="0" w:space="0" w:color="auto"/>
        <w:bottom w:val="none" w:sz="0" w:space="0" w:color="auto"/>
        <w:right w:val="none" w:sz="0" w:space="0" w:color="auto"/>
      </w:divBdr>
    </w:div>
    <w:div w:id="1381586145">
      <w:bodyDiv w:val="1"/>
      <w:marLeft w:val="0"/>
      <w:marRight w:val="0"/>
      <w:marTop w:val="0"/>
      <w:marBottom w:val="0"/>
      <w:divBdr>
        <w:top w:val="none" w:sz="0" w:space="0" w:color="auto"/>
        <w:left w:val="none" w:sz="0" w:space="0" w:color="auto"/>
        <w:bottom w:val="none" w:sz="0" w:space="0" w:color="auto"/>
        <w:right w:val="none" w:sz="0" w:space="0" w:color="auto"/>
      </w:divBdr>
    </w:div>
    <w:div w:id="1383868533">
      <w:bodyDiv w:val="1"/>
      <w:marLeft w:val="0"/>
      <w:marRight w:val="0"/>
      <w:marTop w:val="0"/>
      <w:marBottom w:val="0"/>
      <w:divBdr>
        <w:top w:val="none" w:sz="0" w:space="0" w:color="auto"/>
        <w:left w:val="none" w:sz="0" w:space="0" w:color="auto"/>
        <w:bottom w:val="none" w:sz="0" w:space="0" w:color="auto"/>
        <w:right w:val="none" w:sz="0" w:space="0" w:color="auto"/>
      </w:divBdr>
    </w:div>
    <w:div w:id="1386753032">
      <w:bodyDiv w:val="1"/>
      <w:marLeft w:val="0"/>
      <w:marRight w:val="0"/>
      <w:marTop w:val="0"/>
      <w:marBottom w:val="0"/>
      <w:divBdr>
        <w:top w:val="none" w:sz="0" w:space="0" w:color="auto"/>
        <w:left w:val="none" w:sz="0" w:space="0" w:color="auto"/>
        <w:bottom w:val="none" w:sz="0" w:space="0" w:color="auto"/>
        <w:right w:val="none" w:sz="0" w:space="0" w:color="auto"/>
      </w:divBdr>
    </w:div>
    <w:div w:id="1393577598">
      <w:bodyDiv w:val="1"/>
      <w:marLeft w:val="0"/>
      <w:marRight w:val="0"/>
      <w:marTop w:val="0"/>
      <w:marBottom w:val="0"/>
      <w:divBdr>
        <w:top w:val="none" w:sz="0" w:space="0" w:color="auto"/>
        <w:left w:val="none" w:sz="0" w:space="0" w:color="auto"/>
        <w:bottom w:val="none" w:sz="0" w:space="0" w:color="auto"/>
        <w:right w:val="none" w:sz="0" w:space="0" w:color="auto"/>
      </w:divBdr>
    </w:div>
    <w:div w:id="1405492370">
      <w:bodyDiv w:val="1"/>
      <w:marLeft w:val="0"/>
      <w:marRight w:val="0"/>
      <w:marTop w:val="0"/>
      <w:marBottom w:val="0"/>
      <w:divBdr>
        <w:top w:val="none" w:sz="0" w:space="0" w:color="auto"/>
        <w:left w:val="none" w:sz="0" w:space="0" w:color="auto"/>
        <w:bottom w:val="none" w:sz="0" w:space="0" w:color="auto"/>
        <w:right w:val="none" w:sz="0" w:space="0" w:color="auto"/>
      </w:divBdr>
    </w:div>
    <w:div w:id="1418555974">
      <w:bodyDiv w:val="1"/>
      <w:marLeft w:val="0"/>
      <w:marRight w:val="0"/>
      <w:marTop w:val="0"/>
      <w:marBottom w:val="0"/>
      <w:divBdr>
        <w:top w:val="none" w:sz="0" w:space="0" w:color="auto"/>
        <w:left w:val="none" w:sz="0" w:space="0" w:color="auto"/>
        <w:bottom w:val="none" w:sz="0" w:space="0" w:color="auto"/>
        <w:right w:val="none" w:sz="0" w:space="0" w:color="auto"/>
      </w:divBdr>
    </w:div>
    <w:div w:id="1419063033">
      <w:bodyDiv w:val="1"/>
      <w:marLeft w:val="0"/>
      <w:marRight w:val="0"/>
      <w:marTop w:val="0"/>
      <w:marBottom w:val="0"/>
      <w:divBdr>
        <w:top w:val="none" w:sz="0" w:space="0" w:color="auto"/>
        <w:left w:val="none" w:sz="0" w:space="0" w:color="auto"/>
        <w:bottom w:val="none" w:sz="0" w:space="0" w:color="auto"/>
        <w:right w:val="none" w:sz="0" w:space="0" w:color="auto"/>
      </w:divBdr>
      <w:divsChild>
        <w:div w:id="1222057538">
          <w:marLeft w:val="0"/>
          <w:marRight w:val="0"/>
          <w:marTop w:val="0"/>
          <w:marBottom w:val="0"/>
          <w:divBdr>
            <w:top w:val="single" w:sz="6" w:space="5" w:color="A2A9B1"/>
            <w:left w:val="single" w:sz="6" w:space="5" w:color="A2A9B1"/>
            <w:bottom w:val="single" w:sz="6" w:space="5" w:color="A2A9B1"/>
            <w:right w:val="single" w:sz="6" w:space="5" w:color="A2A9B1"/>
          </w:divBdr>
        </w:div>
      </w:divsChild>
    </w:div>
    <w:div w:id="1421097839">
      <w:bodyDiv w:val="1"/>
      <w:marLeft w:val="0"/>
      <w:marRight w:val="0"/>
      <w:marTop w:val="0"/>
      <w:marBottom w:val="0"/>
      <w:divBdr>
        <w:top w:val="none" w:sz="0" w:space="0" w:color="auto"/>
        <w:left w:val="none" w:sz="0" w:space="0" w:color="auto"/>
        <w:bottom w:val="none" w:sz="0" w:space="0" w:color="auto"/>
        <w:right w:val="none" w:sz="0" w:space="0" w:color="auto"/>
      </w:divBdr>
    </w:div>
    <w:div w:id="1423184768">
      <w:bodyDiv w:val="1"/>
      <w:marLeft w:val="0"/>
      <w:marRight w:val="0"/>
      <w:marTop w:val="0"/>
      <w:marBottom w:val="0"/>
      <w:divBdr>
        <w:top w:val="none" w:sz="0" w:space="0" w:color="auto"/>
        <w:left w:val="none" w:sz="0" w:space="0" w:color="auto"/>
        <w:bottom w:val="none" w:sz="0" w:space="0" w:color="auto"/>
        <w:right w:val="none" w:sz="0" w:space="0" w:color="auto"/>
      </w:divBdr>
    </w:div>
    <w:div w:id="1430540893">
      <w:bodyDiv w:val="1"/>
      <w:marLeft w:val="0"/>
      <w:marRight w:val="0"/>
      <w:marTop w:val="0"/>
      <w:marBottom w:val="0"/>
      <w:divBdr>
        <w:top w:val="none" w:sz="0" w:space="0" w:color="auto"/>
        <w:left w:val="none" w:sz="0" w:space="0" w:color="auto"/>
        <w:bottom w:val="none" w:sz="0" w:space="0" w:color="auto"/>
        <w:right w:val="none" w:sz="0" w:space="0" w:color="auto"/>
      </w:divBdr>
    </w:div>
    <w:div w:id="1441493501">
      <w:bodyDiv w:val="1"/>
      <w:marLeft w:val="0"/>
      <w:marRight w:val="0"/>
      <w:marTop w:val="0"/>
      <w:marBottom w:val="0"/>
      <w:divBdr>
        <w:top w:val="none" w:sz="0" w:space="0" w:color="auto"/>
        <w:left w:val="none" w:sz="0" w:space="0" w:color="auto"/>
        <w:bottom w:val="none" w:sz="0" w:space="0" w:color="auto"/>
        <w:right w:val="none" w:sz="0" w:space="0" w:color="auto"/>
      </w:divBdr>
    </w:div>
    <w:div w:id="1441536480">
      <w:bodyDiv w:val="1"/>
      <w:marLeft w:val="0"/>
      <w:marRight w:val="0"/>
      <w:marTop w:val="0"/>
      <w:marBottom w:val="0"/>
      <w:divBdr>
        <w:top w:val="none" w:sz="0" w:space="0" w:color="auto"/>
        <w:left w:val="none" w:sz="0" w:space="0" w:color="auto"/>
        <w:bottom w:val="none" w:sz="0" w:space="0" w:color="auto"/>
        <w:right w:val="none" w:sz="0" w:space="0" w:color="auto"/>
      </w:divBdr>
    </w:div>
    <w:div w:id="1448162652">
      <w:bodyDiv w:val="1"/>
      <w:marLeft w:val="0"/>
      <w:marRight w:val="0"/>
      <w:marTop w:val="0"/>
      <w:marBottom w:val="0"/>
      <w:divBdr>
        <w:top w:val="none" w:sz="0" w:space="0" w:color="auto"/>
        <w:left w:val="none" w:sz="0" w:space="0" w:color="auto"/>
        <w:bottom w:val="none" w:sz="0" w:space="0" w:color="auto"/>
        <w:right w:val="none" w:sz="0" w:space="0" w:color="auto"/>
      </w:divBdr>
    </w:div>
    <w:div w:id="1454713437">
      <w:bodyDiv w:val="1"/>
      <w:marLeft w:val="0"/>
      <w:marRight w:val="0"/>
      <w:marTop w:val="0"/>
      <w:marBottom w:val="0"/>
      <w:divBdr>
        <w:top w:val="none" w:sz="0" w:space="0" w:color="auto"/>
        <w:left w:val="none" w:sz="0" w:space="0" w:color="auto"/>
        <w:bottom w:val="none" w:sz="0" w:space="0" w:color="auto"/>
        <w:right w:val="none" w:sz="0" w:space="0" w:color="auto"/>
      </w:divBdr>
      <w:divsChild>
        <w:div w:id="1479883419">
          <w:marLeft w:val="0"/>
          <w:marRight w:val="0"/>
          <w:marTop w:val="0"/>
          <w:marBottom w:val="0"/>
          <w:divBdr>
            <w:top w:val="none" w:sz="0" w:space="0" w:color="auto"/>
            <w:left w:val="none" w:sz="0" w:space="0" w:color="auto"/>
            <w:bottom w:val="none" w:sz="0" w:space="0" w:color="auto"/>
            <w:right w:val="none" w:sz="0" w:space="0" w:color="auto"/>
          </w:divBdr>
        </w:div>
      </w:divsChild>
    </w:div>
    <w:div w:id="1456176248">
      <w:bodyDiv w:val="1"/>
      <w:marLeft w:val="0"/>
      <w:marRight w:val="0"/>
      <w:marTop w:val="0"/>
      <w:marBottom w:val="0"/>
      <w:divBdr>
        <w:top w:val="none" w:sz="0" w:space="0" w:color="auto"/>
        <w:left w:val="none" w:sz="0" w:space="0" w:color="auto"/>
        <w:bottom w:val="none" w:sz="0" w:space="0" w:color="auto"/>
        <w:right w:val="none" w:sz="0" w:space="0" w:color="auto"/>
      </w:divBdr>
    </w:div>
    <w:div w:id="1456748627">
      <w:bodyDiv w:val="1"/>
      <w:marLeft w:val="0"/>
      <w:marRight w:val="0"/>
      <w:marTop w:val="0"/>
      <w:marBottom w:val="0"/>
      <w:divBdr>
        <w:top w:val="none" w:sz="0" w:space="0" w:color="auto"/>
        <w:left w:val="none" w:sz="0" w:space="0" w:color="auto"/>
        <w:bottom w:val="none" w:sz="0" w:space="0" w:color="auto"/>
        <w:right w:val="none" w:sz="0" w:space="0" w:color="auto"/>
      </w:divBdr>
    </w:div>
    <w:div w:id="1459184650">
      <w:bodyDiv w:val="1"/>
      <w:marLeft w:val="0"/>
      <w:marRight w:val="0"/>
      <w:marTop w:val="0"/>
      <w:marBottom w:val="0"/>
      <w:divBdr>
        <w:top w:val="none" w:sz="0" w:space="0" w:color="auto"/>
        <w:left w:val="none" w:sz="0" w:space="0" w:color="auto"/>
        <w:bottom w:val="none" w:sz="0" w:space="0" w:color="auto"/>
        <w:right w:val="none" w:sz="0" w:space="0" w:color="auto"/>
      </w:divBdr>
    </w:div>
    <w:div w:id="1465076188">
      <w:bodyDiv w:val="1"/>
      <w:marLeft w:val="0"/>
      <w:marRight w:val="0"/>
      <w:marTop w:val="0"/>
      <w:marBottom w:val="0"/>
      <w:divBdr>
        <w:top w:val="none" w:sz="0" w:space="0" w:color="auto"/>
        <w:left w:val="none" w:sz="0" w:space="0" w:color="auto"/>
        <w:bottom w:val="none" w:sz="0" w:space="0" w:color="auto"/>
        <w:right w:val="none" w:sz="0" w:space="0" w:color="auto"/>
      </w:divBdr>
    </w:div>
    <w:div w:id="1466464345">
      <w:bodyDiv w:val="1"/>
      <w:marLeft w:val="0"/>
      <w:marRight w:val="0"/>
      <w:marTop w:val="0"/>
      <w:marBottom w:val="0"/>
      <w:divBdr>
        <w:top w:val="none" w:sz="0" w:space="0" w:color="auto"/>
        <w:left w:val="none" w:sz="0" w:space="0" w:color="auto"/>
        <w:bottom w:val="none" w:sz="0" w:space="0" w:color="auto"/>
        <w:right w:val="none" w:sz="0" w:space="0" w:color="auto"/>
      </w:divBdr>
    </w:div>
    <w:div w:id="1469787648">
      <w:bodyDiv w:val="1"/>
      <w:marLeft w:val="0"/>
      <w:marRight w:val="0"/>
      <w:marTop w:val="0"/>
      <w:marBottom w:val="0"/>
      <w:divBdr>
        <w:top w:val="none" w:sz="0" w:space="0" w:color="auto"/>
        <w:left w:val="none" w:sz="0" w:space="0" w:color="auto"/>
        <w:bottom w:val="none" w:sz="0" w:space="0" w:color="auto"/>
        <w:right w:val="none" w:sz="0" w:space="0" w:color="auto"/>
      </w:divBdr>
    </w:div>
    <w:div w:id="1471902149">
      <w:bodyDiv w:val="1"/>
      <w:marLeft w:val="0"/>
      <w:marRight w:val="0"/>
      <w:marTop w:val="0"/>
      <w:marBottom w:val="0"/>
      <w:divBdr>
        <w:top w:val="none" w:sz="0" w:space="0" w:color="auto"/>
        <w:left w:val="none" w:sz="0" w:space="0" w:color="auto"/>
        <w:bottom w:val="none" w:sz="0" w:space="0" w:color="auto"/>
        <w:right w:val="none" w:sz="0" w:space="0" w:color="auto"/>
      </w:divBdr>
    </w:div>
    <w:div w:id="1477986718">
      <w:bodyDiv w:val="1"/>
      <w:marLeft w:val="0"/>
      <w:marRight w:val="0"/>
      <w:marTop w:val="0"/>
      <w:marBottom w:val="0"/>
      <w:divBdr>
        <w:top w:val="none" w:sz="0" w:space="0" w:color="auto"/>
        <w:left w:val="none" w:sz="0" w:space="0" w:color="auto"/>
        <w:bottom w:val="none" w:sz="0" w:space="0" w:color="auto"/>
        <w:right w:val="none" w:sz="0" w:space="0" w:color="auto"/>
      </w:divBdr>
    </w:div>
    <w:div w:id="1481265561">
      <w:bodyDiv w:val="1"/>
      <w:marLeft w:val="0"/>
      <w:marRight w:val="0"/>
      <w:marTop w:val="0"/>
      <w:marBottom w:val="0"/>
      <w:divBdr>
        <w:top w:val="none" w:sz="0" w:space="0" w:color="auto"/>
        <w:left w:val="none" w:sz="0" w:space="0" w:color="auto"/>
        <w:bottom w:val="none" w:sz="0" w:space="0" w:color="auto"/>
        <w:right w:val="none" w:sz="0" w:space="0" w:color="auto"/>
      </w:divBdr>
    </w:div>
    <w:div w:id="1483619078">
      <w:bodyDiv w:val="1"/>
      <w:marLeft w:val="0"/>
      <w:marRight w:val="0"/>
      <w:marTop w:val="0"/>
      <w:marBottom w:val="0"/>
      <w:divBdr>
        <w:top w:val="none" w:sz="0" w:space="0" w:color="auto"/>
        <w:left w:val="none" w:sz="0" w:space="0" w:color="auto"/>
        <w:bottom w:val="none" w:sz="0" w:space="0" w:color="auto"/>
        <w:right w:val="none" w:sz="0" w:space="0" w:color="auto"/>
      </w:divBdr>
    </w:div>
    <w:div w:id="1485900058">
      <w:bodyDiv w:val="1"/>
      <w:marLeft w:val="0"/>
      <w:marRight w:val="0"/>
      <w:marTop w:val="0"/>
      <w:marBottom w:val="0"/>
      <w:divBdr>
        <w:top w:val="none" w:sz="0" w:space="0" w:color="auto"/>
        <w:left w:val="none" w:sz="0" w:space="0" w:color="auto"/>
        <w:bottom w:val="none" w:sz="0" w:space="0" w:color="auto"/>
        <w:right w:val="none" w:sz="0" w:space="0" w:color="auto"/>
      </w:divBdr>
    </w:div>
    <w:div w:id="1495992623">
      <w:bodyDiv w:val="1"/>
      <w:marLeft w:val="0"/>
      <w:marRight w:val="0"/>
      <w:marTop w:val="0"/>
      <w:marBottom w:val="0"/>
      <w:divBdr>
        <w:top w:val="none" w:sz="0" w:space="0" w:color="auto"/>
        <w:left w:val="none" w:sz="0" w:space="0" w:color="auto"/>
        <w:bottom w:val="none" w:sz="0" w:space="0" w:color="auto"/>
        <w:right w:val="none" w:sz="0" w:space="0" w:color="auto"/>
      </w:divBdr>
    </w:div>
    <w:div w:id="1498419935">
      <w:bodyDiv w:val="1"/>
      <w:marLeft w:val="0"/>
      <w:marRight w:val="0"/>
      <w:marTop w:val="0"/>
      <w:marBottom w:val="0"/>
      <w:divBdr>
        <w:top w:val="none" w:sz="0" w:space="0" w:color="auto"/>
        <w:left w:val="none" w:sz="0" w:space="0" w:color="auto"/>
        <w:bottom w:val="none" w:sz="0" w:space="0" w:color="auto"/>
        <w:right w:val="none" w:sz="0" w:space="0" w:color="auto"/>
      </w:divBdr>
    </w:div>
    <w:div w:id="1498838423">
      <w:bodyDiv w:val="1"/>
      <w:marLeft w:val="0"/>
      <w:marRight w:val="0"/>
      <w:marTop w:val="0"/>
      <w:marBottom w:val="0"/>
      <w:divBdr>
        <w:top w:val="none" w:sz="0" w:space="0" w:color="auto"/>
        <w:left w:val="none" w:sz="0" w:space="0" w:color="auto"/>
        <w:bottom w:val="none" w:sz="0" w:space="0" w:color="auto"/>
        <w:right w:val="none" w:sz="0" w:space="0" w:color="auto"/>
      </w:divBdr>
    </w:div>
    <w:div w:id="1503668040">
      <w:bodyDiv w:val="1"/>
      <w:marLeft w:val="0"/>
      <w:marRight w:val="0"/>
      <w:marTop w:val="0"/>
      <w:marBottom w:val="0"/>
      <w:divBdr>
        <w:top w:val="none" w:sz="0" w:space="0" w:color="auto"/>
        <w:left w:val="none" w:sz="0" w:space="0" w:color="auto"/>
        <w:bottom w:val="none" w:sz="0" w:space="0" w:color="auto"/>
        <w:right w:val="none" w:sz="0" w:space="0" w:color="auto"/>
      </w:divBdr>
    </w:div>
    <w:div w:id="1508134935">
      <w:bodyDiv w:val="1"/>
      <w:marLeft w:val="0"/>
      <w:marRight w:val="0"/>
      <w:marTop w:val="0"/>
      <w:marBottom w:val="0"/>
      <w:divBdr>
        <w:top w:val="none" w:sz="0" w:space="0" w:color="auto"/>
        <w:left w:val="none" w:sz="0" w:space="0" w:color="auto"/>
        <w:bottom w:val="none" w:sz="0" w:space="0" w:color="auto"/>
        <w:right w:val="none" w:sz="0" w:space="0" w:color="auto"/>
      </w:divBdr>
    </w:div>
    <w:div w:id="1508863155">
      <w:bodyDiv w:val="1"/>
      <w:marLeft w:val="0"/>
      <w:marRight w:val="0"/>
      <w:marTop w:val="0"/>
      <w:marBottom w:val="0"/>
      <w:divBdr>
        <w:top w:val="none" w:sz="0" w:space="0" w:color="auto"/>
        <w:left w:val="none" w:sz="0" w:space="0" w:color="auto"/>
        <w:bottom w:val="none" w:sz="0" w:space="0" w:color="auto"/>
        <w:right w:val="none" w:sz="0" w:space="0" w:color="auto"/>
      </w:divBdr>
    </w:div>
    <w:div w:id="1512455341">
      <w:bodyDiv w:val="1"/>
      <w:marLeft w:val="0"/>
      <w:marRight w:val="0"/>
      <w:marTop w:val="0"/>
      <w:marBottom w:val="0"/>
      <w:divBdr>
        <w:top w:val="none" w:sz="0" w:space="0" w:color="auto"/>
        <w:left w:val="none" w:sz="0" w:space="0" w:color="auto"/>
        <w:bottom w:val="none" w:sz="0" w:space="0" w:color="auto"/>
        <w:right w:val="none" w:sz="0" w:space="0" w:color="auto"/>
      </w:divBdr>
    </w:div>
    <w:div w:id="1514686649">
      <w:bodyDiv w:val="1"/>
      <w:marLeft w:val="0"/>
      <w:marRight w:val="0"/>
      <w:marTop w:val="0"/>
      <w:marBottom w:val="0"/>
      <w:divBdr>
        <w:top w:val="none" w:sz="0" w:space="0" w:color="auto"/>
        <w:left w:val="none" w:sz="0" w:space="0" w:color="auto"/>
        <w:bottom w:val="none" w:sz="0" w:space="0" w:color="auto"/>
        <w:right w:val="none" w:sz="0" w:space="0" w:color="auto"/>
      </w:divBdr>
    </w:div>
    <w:div w:id="1517579854">
      <w:bodyDiv w:val="1"/>
      <w:marLeft w:val="0"/>
      <w:marRight w:val="0"/>
      <w:marTop w:val="0"/>
      <w:marBottom w:val="0"/>
      <w:divBdr>
        <w:top w:val="none" w:sz="0" w:space="0" w:color="auto"/>
        <w:left w:val="none" w:sz="0" w:space="0" w:color="auto"/>
        <w:bottom w:val="none" w:sz="0" w:space="0" w:color="auto"/>
        <w:right w:val="none" w:sz="0" w:space="0" w:color="auto"/>
      </w:divBdr>
    </w:div>
    <w:div w:id="1520700461">
      <w:bodyDiv w:val="1"/>
      <w:marLeft w:val="0"/>
      <w:marRight w:val="0"/>
      <w:marTop w:val="0"/>
      <w:marBottom w:val="0"/>
      <w:divBdr>
        <w:top w:val="none" w:sz="0" w:space="0" w:color="auto"/>
        <w:left w:val="none" w:sz="0" w:space="0" w:color="auto"/>
        <w:bottom w:val="none" w:sz="0" w:space="0" w:color="auto"/>
        <w:right w:val="none" w:sz="0" w:space="0" w:color="auto"/>
      </w:divBdr>
    </w:div>
    <w:div w:id="1522090809">
      <w:bodyDiv w:val="1"/>
      <w:marLeft w:val="0"/>
      <w:marRight w:val="0"/>
      <w:marTop w:val="0"/>
      <w:marBottom w:val="0"/>
      <w:divBdr>
        <w:top w:val="none" w:sz="0" w:space="0" w:color="auto"/>
        <w:left w:val="none" w:sz="0" w:space="0" w:color="auto"/>
        <w:bottom w:val="none" w:sz="0" w:space="0" w:color="auto"/>
        <w:right w:val="none" w:sz="0" w:space="0" w:color="auto"/>
      </w:divBdr>
    </w:div>
    <w:div w:id="1522670028">
      <w:bodyDiv w:val="1"/>
      <w:marLeft w:val="0"/>
      <w:marRight w:val="0"/>
      <w:marTop w:val="0"/>
      <w:marBottom w:val="0"/>
      <w:divBdr>
        <w:top w:val="none" w:sz="0" w:space="0" w:color="auto"/>
        <w:left w:val="none" w:sz="0" w:space="0" w:color="auto"/>
        <w:bottom w:val="none" w:sz="0" w:space="0" w:color="auto"/>
        <w:right w:val="none" w:sz="0" w:space="0" w:color="auto"/>
      </w:divBdr>
    </w:div>
    <w:div w:id="1524661019">
      <w:bodyDiv w:val="1"/>
      <w:marLeft w:val="0"/>
      <w:marRight w:val="0"/>
      <w:marTop w:val="0"/>
      <w:marBottom w:val="0"/>
      <w:divBdr>
        <w:top w:val="none" w:sz="0" w:space="0" w:color="auto"/>
        <w:left w:val="none" w:sz="0" w:space="0" w:color="auto"/>
        <w:bottom w:val="none" w:sz="0" w:space="0" w:color="auto"/>
        <w:right w:val="none" w:sz="0" w:space="0" w:color="auto"/>
      </w:divBdr>
    </w:div>
    <w:div w:id="1529564027">
      <w:bodyDiv w:val="1"/>
      <w:marLeft w:val="0"/>
      <w:marRight w:val="0"/>
      <w:marTop w:val="0"/>
      <w:marBottom w:val="0"/>
      <w:divBdr>
        <w:top w:val="none" w:sz="0" w:space="0" w:color="auto"/>
        <w:left w:val="none" w:sz="0" w:space="0" w:color="auto"/>
        <w:bottom w:val="none" w:sz="0" w:space="0" w:color="auto"/>
        <w:right w:val="none" w:sz="0" w:space="0" w:color="auto"/>
      </w:divBdr>
    </w:div>
    <w:div w:id="1544369584">
      <w:bodyDiv w:val="1"/>
      <w:marLeft w:val="0"/>
      <w:marRight w:val="0"/>
      <w:marTop w:val="0"/>
      <w:marBottom w:val="0"/>
      <w:divBdr>
        <w:top w:val="none" w:sz="0" w:space="0" w:color="auto"/>
        <w:left w:val="none" w:sz="0" w:space="0" w:color="auto"/>
        <w:bottom w:val="none" w:sz="0" w:space="0" w:color="auto"/>
        <w:right w:val="none" w:sz="0" w:space="0" w:color="auto"/>
      </w:divBdr>
    </w:div>
    <w:div w:id="1544974522">
      <w:bodyDiv w:val="1"/>
      <w:marLeft w:val="0"/>
      <w:marRight w:val="0"/>
      <w:marTop w:val="0"/>
      <w:marBottom w:val="0"/>
      <w:divBdr>
        <w:top w:val="none" w:sz="0" w:space="0" w:color="auto"/>
        <w:left w:val="none" w:sz="0" w:space="0" w:color="auto"/>
        <w:bottom w:val="none" w:sz="0" w:space="0" w:color="auto"/>
        <w:right w:val="none" w:sz="0" w:space="0" w:color="auto"/>
      </w:divBdr>
    </w:div>
    <w:div w:id="1552383195">
      <w:bodyDiv w:val="1"/>
      <w:marLeft w:val="0"/>
      <w:marRight w:val="0"/>
      <w:marTop w:val="0"/>
      <w:marBottom w:val="0"/>
      <w:divBdr>
        <w:top w:val="none" w:sz="0" w:space="0" w:color="auto"/>
        <w:left w:val="none" w:sz="0" w:space="0" w:color="auto"/>
        <w:bottom w:val="none" w:sz="0" w:space="0" w:color="auto"/>
        <w:right w:val="none" w:sz="0" w:space="0" w:color="auto"/>
      </w:divBdr>
    </w:div>
    <w:div w:id="1554077942">
      <w:bodyDiv w:val="1"/>
      <w:marLeft w:val="0"/>
      <w:marRight w:val="0"/>
      <w:marTop w:val="0"/>
      <w:marBottom w:val="0"/>
      <w:divBdr>
        <w:top w:val="none" w:sz="0" w:space="0" w:color="auto"/>
        <w:left w:val="none" w:sz="0" w:space="0" w:color="auto"/>
        <w:bottom w:val="none" w:sz="0" w:space="0" w:color="auto"/>
        <w:right w:val="none" w:sz="0" w:space="0" w:color="auto"/>
      </w:divBdr>
    </w:div>
    <w:div w:id="1554804393">
      <w:bodyDiv w:val="1"/>
      <w:marLeft w:val="0"/>
      <w:marRight w:val="0"/>
      <w:marTop w:val="0"/>
      <w:marBottom w:val="0"/>
      <w:divBdr>
        <w:top w:val="none" w:sz="0" w:space="0" w:color="auto"/>
        <w:left w:val="none" w:sz="0" w:space="0" w:color="auto"/>
        <w:bottom w:val="none" w:sz="0" w:space="0" w:color="auto"/>
        <w:right w:val="none" w:sz="0" w:space="0" w:color="auto"/>
      </w:divBdr>
    </w:div>
    <w:div w:id="1557280936">
      <w:bodyDiv w:val="1"/>
      <w:marLeft w:val="0"/>
      <w:marRight w:val="0"/>
      <w:marTop w:val="0"/>
      <w:marBottom w:val="0"/>
      <w:divBdr>
        <w:top w:val="none" w:sz="0" w:space="0" w:color="auto"/>
        <w:left w:val="none" w:sz="0" w:space="0" w:color="auto"/>
        <w:bottom w:val="none" w:sz="0" w:space="0" w:color="auto"/>
        <w:right w:val="none" w:sz="0" w:space="0" w:color="auto"/>
      </w:divBdr>
    </w:div>
    <w:div w:id="1567719364">
      <w:bodyDiv w:val="1"/>
      <w:marLeft w:val="0"/>
      <w:marRight w:val="0"/>
      <w:marTop w:val="0"/>
      <w:marBottom w:val="0"/>
      <w:divBdr>
        <w:top w:val="none" w:sz="0" w:space="0" w:color="auto"/>
        <w:left w:val="none" w:sz="0" w:space="0" w:color="auto"/>
        <w:bottom w:val="none" w:sz="0" w:space="0" w:color="auto"/>
        <w:right w:val="none" w:sz="0" w:space="0" w:color="auto"/>
      </w:divBdr>
    </w:div>
    <w:div w:id="1568107174">
      <w:bodyDiv w:val="1"/>
      <w:marLeft w:val="0"/>
      <w:marRight w:val="0"/>
      <w:marTop w:val="0"/>
      <w:marBottom w:val="0"/>
      <w:divBdr>
        <w:top w:val="none" w:sz="0" w:space="0" w:color="auto"/>
        <w:left w:val="none" w:sz="0" w:space="0" w:color="auto"/>
        <w:bottom w:val="none" w:sz="0" w:space="0" w:color="auto"/>
        <w:right w:val="none" w:sz="0" w:space="0" w:color="auto"/>
      </w:divBdr>
    </w:div>
    <w:div w:id="1570190610">
      <w:bodyDiv w:val="1"/>
      <w:marLeft w:val="0"/>
      <w:marRight w:val="0"/>
      <w:marTop w:val="0"/>
      <w:marBottom w:val="0"/>
      <w:divBdr>
        <w:top w:val="none" w:sz="0" w:space="0" w:color="auto"/>
        <w:left w:val="none" w:sz="0" w:space="0" w:color="auto"/>
        <w:bottom w:val="none" w:sz="0" w:space="0" w:color="auto"/>
        <w:right w:val="none" w:sz="0" w:space="0" w:color="auto"/>
      </w:divBdr>
    </w:div>
    <w:div w:id="1574005191">
      <w:bodyDiv w:val="1"/>
      <w:marLeft w:val="0"/>
      <w:marRight w:val="0"/>
      <w:marTop w:val="0"/>
      <w:marBottom w:val="0"/>
      <w:divBdr>
        <w:top w:val="none" w:sz="0" w:space="0" w:color="auto"/>
        <w:left w:val="none" w:sz="0" w:space="0" w:color="auto"/>
        <w:bottom w:val="none" w:sz="0" w:space="0" w:color="auto"/>
        <w:right w:val="none" w:sz="0" w:space="0" w:color="auto"/>
      </w:divBdr>
    </w:div>
    <w:div w:id="1585609446">
      <w:bodyDiv w:val="1"/>
      <w:marLeft w:val="0"/>
      <w:marRight w:val="0"/>
      <w:marTop w:val="0"/>
      <w:marBottom w:val="0"/>
      <w:divBdr>
        <w:top w:val="none" w:sz="0" w:space="0" w:color="auto"/>
        <w:left w:val="none" w:sz="0" w:space="0" w:color="auto"/>
        <w:bottom w:val="none" w:sz="0" w:space="0" w:color="auto"/>
        <w:right w:val="none" w:sz="0" w:space="0" w:color="auto"/>
      </w:divBdr>
    </w:div>
    <w:div w:id="1587835192">
      <w:bodyDiv w:val="1"/>
      <w:marLeft w:val="0"/>
      <w:marRight w:val="0"/>
      <w:marTop w:val="0"/>
      <w:marBottom w:val="0"/>
      <w:divBdr>
        <w:top w:val="none" w:sz="0" w:space="0" w:color="auto"/>
        <w:left w:val="none" w:sz="0" w:space="0" w:color="auto"/>
        <w:bottom w:val="none" w:sz="0" w:space="0" w:color="auto"/>
        <w:right w:val="none" w:sz="0" w:space="0" w:color="auto"/>
      </w:divBdr>
    </w:div>
    <w:div w:id="1607346637">
      <w:bodyDiv w:val="1"/>
      <w:marLeft w:val="0"/>
      <w:marRight w:val="0"/>
      <w:marTop w:val="0"/>
      <w:marBottom w:val="0"/>
      <w:divBdr>
        <w:top w:val="none" w:sz="0" w:space="0" w:color="auto"/>
        <w:left w:val="none" w:sz="0" w:space="0" w:color="auto"/>
        <w:bottom w:val="none" w:sz="0" w:space="0" w:color="auto"/>
        <w:right w:val="none" w:sz="0" w:space="0" w:color="auto"/>
      </w:divBdr>
    </w:div>
    <w:div w:id="1618218526">
      <w:bodyDiv w:val="1"/>
      <w:marLeft w:val="0"/>
      <w:marRight w:val="0"/>
      <w:marTop w:val="0"/>
      <w:marBottom w:val="0"/>
      <w:divBdr>
        <w:top w:val="none" w:sz="0" w:space="0" w:color="auto"/>
        <w:left w:val="none" w:sz="0" w:space="0" w:color="auto"/>
        <w:bottom w:val="none" w:sz="0" w:space="0" w:color="auto"/>
        <w:right w:val="none" w:sz="0" w:space="0" w:color="auto"/>
      </w:divBdr>
    </w:div>
    <w:div w:id="1618633637">
      <w:bodyDiv w:val="1"/>
      <w:marLeft w:val="0"/>
      <w:marRight w:val="0"/>
      <w:marTop w:val="0"/>
      <w:marBottom w:val="0"/>
      <w:divBdr>
        <w:top w:val="none" w:sz="0" w:space="0" w:color="auto"/>
        <w:left w:val="none" w:sz="0" w:space="0" w:color="auto"/>
        <w:bottom w:val="none" w:sz="0" w:space="0" w:color="auto"/>
        <w:right w:val="none" w:sz="0" w:space="0" w:color="auto"/>
      </w:divBdr>
    </w:div>
    <w:div w:id="1619867964">
      <w:bodyDiv w:val="1"/>
      <w:marLeft w:val="0"/>
      <w:marRight w:val="0"/>
      <w:marTop w:val="0"/>
      <w:marBottom w:val="0"/>
      <w:divBdr>
        <w:top w:val="none" w:sz="0" w:space="0" w:color="auto"/>
        <w:left w:val="none" w:sz="0" w:space="0" w:color="auto"/>
        <w:bottom w:val="none" w:sz="0" w:space="0" w:color="auto"/>
        <w:right w:val="none" w:sz="0" w:space="0" w:color="auto"/>
      </w:divBdr>
    </w:div>
    <w:div w:id="1622102429">
      <w:bodyDiv w:val="1"/>
      <w:marLeft w:val="0"/>
      <w:marRight w:val="0"/>
      <w:marTop w:val="0"/>
      <w:marBottom w:val="0"/>
      <w:divBdr>
        <w:top w:val="none" w:sz="0" w:space="0" w:color="auto"/>
        <w:left w:val="none" w:sz="0" w:space="0" w:color="auto"/>
        <w:bottom w:val="none" w:sz="0" w:space="0" w:color="auto"/>
        <w:right w:val="none" w:sz="0" w:space="0" w:color="auto"/>
      </w:divBdr>
    </w:div>
    <w:div w:id="1625429675">
      <w:bodyDiv w:val="1"/>
      <w:marLeft w:val="0"/>
      <w:marRight w:val="0"/>
      <w:marTop w:val="0"/>
      <w:marBottom w:val="0"/>
      <w:divBdr>
        <w:top w:val="none" w:sz="0" w:space="0" w:color="auto"/>
        <w:left w:val="none" w:sz="0" w:space="0" w:color="auto"/>
        <w:bottom w:val="none" w:sz="0" w:space="0" w:color="auto"/>
        <w:right w:val="none" w:sz="0" w:space="0" w:color="auto"/>
      </w:divBdr>
    </w:div>
    <w:div w:id="1633826869">
      <w:bodyDiv w:val="1"/>
      <w:marLeft w:val="0"/>
      <w:marRight w:val="0"/>
      <w:marTop w:val="0"/>
      <w:marBottom w:val="0"/>
      <w:divBdr>
        <w:top w:val="none" w:sz="0" w:space="0" w:color="auto"/>
        <w:left w:val="none" w:sz="0" w:space="0" w:color="auto"/>
        <w:bottom w:val="none" w:sz="0" w:space="0" w:color="auto"/>
        <w:right w:val="none" w:sz="0" w:space="0" w:color="auto"/>
      </w:divBdr>
    </w:div>
    <w:div w:id="1638297594">
      <w:bodyDiv w:val="1"/>
      <w:marLeft w:val="0"/>
      <w:marRight w:val="0"/>
      <w:marTop w:val="0"/>
      <w:marBottom w:val="0"/>
      <w:divBdr>
        <w:top w:val="none" w:sz="0" w:space="0" w:color="auto"/>
        <w:left w:val="none" w:sz="0" w:space="0" w:color="auto"/>
        <w:bottom w:val="none" w:sz="0" w:space="0" w:color="auto"/>
        <w:right w:val="none" w:sz="0" w:space="0" w:color="auto"/>
      </w:divBdr>
    </w:div>
    <w:div w:id="1648708949">
      <w:bodyDiv w:val="1"/>
      <w:marLeft w:val="0"/>
      <w:marRight w:val="0"/>
      <w:marTop w:val="0"/>
      <w:marBottom w:val="0"/>
      <w:divBdr>
        <w:top w:val="none" w:sz="0" w:space="0" w:color="auto"/>
        <w:left w:val="none" w:sz="0" w:space="0" w:color="auto"/>
        <w:bottom w:val="none" w:sz="0" w:space="0" w:color="auto"/>
        <w:right w:val="none" w:sz="0" w:space="0" w:color="auto"/>
      </w:divBdr>
    </w:div>
    <w:div w:id="1659765906">
      <w:bodyDiv w:val="1"/>
      <w:marLeft w:val="0"/>
      <w:marRight w:val="0"/>
      <w:marTop w:val="0"/>
      <w:marBottom w:val="0"/>
      <w:divBdr>
        <w:top w:val="none" w:sz="0" w:space="0" w:color="auto"/>
        <w:left w:val="none" w:sz="0" w:space="0" w:color="auto"/>
        <w:bottom w:val="none" w:sz="0" w:space="0" w:color="auto"/>
        <w:right w:val="none" w:sz="0" w:space="0" w:color="auto"/>
      </w:divBdr>
    </w:div>
    <w:div w:id="1663001435">
      <w:bodyDiv w:val="1"/>
      <w:marLeft w:val="0"/>
      <w:marRight w:val="0"/>
      <w:marTop w:val="0"/>
      <w:marBottom w:val="0"/>
      <w:divBdr>
        <w:top w:val="none" w:sz="0" w:space="0" w:color="auto"/>
        <w:left w:val="none" w:sz="0" w:space="0" w:color="auto"/>
        <w:bottom w:val="none" w:sz="0" w:space="0" w:color="auto"/>
        <w:right w:val="none" w:sz="0" w:space="0" w:color="auto"/>
      </w:divBdr>
    </w:div>
    <w:div w:id="1663772005">
      <w:bodyDiv w:val="1"/>
      <w:marLeft w:val="0"/>
      <w:marRight w:val="0"/>
      <w:marTop w:val="0"/>
      <w:marBottom w:val="0"/>
      <w:divBdr>
        <w:top w:val="none" w:sz="0" w:space="0" w:color="auto"/>
        <w:left w:val="none" w:sz="0" w:space="0" w:color="auto"/>
        <w:bottom w:val="none" w:sz="0" w:space="0" w:color="auto"/>
        <w:right w:val="none" w:sz="0" w:space="0" w:color="auto"/>
      </w:divBdr>
    </w:div>
    <w:div w:id="1664888914">
      <w:bodyDiv w:val="1"/>
      <w:marLeft w:val="0"/>
      <w:marRight w:val="0"/>
      <w:marTop w:val="0"/>
      <w:marBottom w:val="0"/>
      <w:divBdr>
        <w:top w:val="none" w:sz="0" w:space="0" w:color="auto"/>
        <w:left w:val="none" w:sz="0" w:space="0" w:color="auto"/>
        <w:bottom w:val="none" w:sz="0" w:space="0" w:color="auto"/>
        <w:right w:val="none" w:sz="0" w:space="0" w:color="auto"/>
      </w:divBdr>
    </w:div>
    <w:div w:id="1666975409">
      <w:bodyDiv w:val="1"/>
      <w:marLeft w:val="0"/>
      <w:marRight w:val="0"/>
      <w:marTop w:val="0"/>
      <w:marBottom w:val="0"/>
      <w:divBdr>
        <w:top w:val="none" w:sz="0" w:space="0" w:color="auto"/>
        <w:left w:val="none" w:sz="0" w:space="0" w:color="auto"/>
        <w:bottom w:val="none" w:sz="0" w:space="0" w:color="auto"/>
        <w:right w:val="none" w:sz="0" w:space="0" w:color="auto"/>
      </w:divBdr>
    </w:div>
    <w:div w:id="1678925387">
      <w:bodyDiv w:val="1"/>
      <w:marLeft w:val="0"/>
      <w:marRight w:val="0"/>
      <w:marTop w:val="0"/>
      <w:marBottom w:val="0"/>
      <w:divBdr>
        <w:top w:val="none" w:sz="0" w:space="0" w:color="auto"/>
        <w:left w:val="none" w:sz="0" w:space="0" w:color="auto"/>
        <w:bottom w:val="none" w:sz="0" w:space="0" w:color="auto"/>
        <w:right w:val="none" w:sz="0" w:space="0" w:color="auto"/>
      </w:divBdr>
    </w:div>
    <w:div w:id="1681393680">
      <w:bodyDiv w:val="1"/>
      <w:marLeft w:val="0"/>
      <w:marRight w:val="0"/>
      <w:marTop w:val="0"/>
      <w:marBottom w:val="0"/>
      <w:divBdr>
        <w:top w:val="none" w:sz="0" w:space="0" w:color="auto"/>
        <w:left w:val="none" w:sz="0" w:space="0" w:color="auto"/>
        <w:bottom w:val="none" w:sz="0" w:space="0" w:color="auto"/>
        <w:right w:val="none" w:sz="0" w:space="0" w:color="auto"/>
      </w:divBdr>
    </w:div>
    <w:div w:id="1682395872">
      <w:bodyDiv w:val="1"/>
      <w:marLeft w:val="0"/>
      <w:marRight w:val="0"/>
      <w:marTop w:val="0"/>
      <w:marBottom w:val="0"/>
      <w:divBdr>
        <w:top w:val="none" w:sz="0" w:space="0" w:color="auto"/>
        <w:left w:val="none" w:sz="0" w:space="0" w:color="auto"/>
        <w:bottom w:val="none" w:sz="0" w:space="0" w:color="auto"/>
        <w:right w:val="none" w:sz="0" w:space="0" w:color="auto"/>
      </w:divBdr>
    </w:div>
    <w:div w:id="1684013267">
      <w:bodyDiv w:val="1"/>
      <w:marLeft w:val="0"/>
      <w:marRight w:val="0"/>
      <w:marTop w:val="0"/>
      <w:marBottom w:val="0"/>
      <w:divBdr>
        <w:top w:val="none" w:sz="0" w:space="0" w:color="auto"/>
        <w:left w:val="none" w:sz="0" w:space="0" w:color="auto"/>
        <w:bottom w:val="none" w:sz="0" w:space="0" w:color="auto"/>
        <w:right w:val="none" w:sz="0" w:space="0" w:color="auto"/>
      </w:divBdr>
    </w:div>
    <w:div w:id="1695233567">
      <w:bodyDiv w:val="1"/>
      <w:marLeft w:val="0"/>
      <w:marRight w:val="0"/>
      <w:marTop w:val="0"/>
      <w:marBottom w:val="0"/>
      <w:divBdr>
        <w:top w:val="none" w:sz="0" w:space="0" w:color="auto"/>
        <w:left w:val="none" w:sz="0" w:space="0" w:color="auto"/>
        <w:bottom w:val="none" w:sz="0" w:space="0" w:color="auto"/>
        <w:right w:val="none" w:sz="0" w:space="0" w:color="auto"/>
      </w:divBdr>
    </w:div>
    <w:div w:id="1703478832">
      <w:bodyDiv w:val="1"/>
      <w:marLeft w:val="0"/>
      <w:marRight w:val="0"/>
      <w:marTop w:val="0"/>
      <w:marBottom w:val="0"/>
      <w:divBdr>
        <w:top w:val="none" w:sz="0" w:space="0" w:color="auto"/>
        <w:left w:val="none" w:sz="0" w:space="0" w:color="auto"/>
        <w:bottom w:val="none" w:sz="0" w:space="0" w:color="auto"/>
        <w:right w:val="none" w:sz="0" w:space="0" w:color="auto"/>
      </w:divBdr>
    </w:div>
    <w:div w:id="1712530273">
      <w:bodyDiv w:val="1"/>
      <w:marLeft w:val="0"/>
      <w:marRight w:val="0"/>
      <w:marTop w:val="0"/>
      <w:marBottom w:val="0"/>
      <w:divBdr>
        <w:top w:val="none" w:sz="0" w:space="0" w:color="auto"/>
        <w:left w:val="none" w:sz="0" w:space="0" w:color="auto"/>
        <w:bottom w:val="none" w:sz="0" w:space="0" w:color="auto"/>
        <w:right w:val="none" w:sz="0" w:space="0" w:color="auto"/>
      </w:divBdr>
    </w:div>
    <w:div w:id="1714384377">
      <w:bodyDiv w:val="1"/>
      <w:marLeft w:val="0"/>
      <w:marRight w:val="0"/>
      <w:marTop w:val="0"/>
      <w:marBottom w:val="0"/>
      <w:divBdr>
        <w:top w:val="none" w:sz="0" w:space="0" w:color="auto"/>
        <w:left w:val="none" w:sz="0" w:space="0" w:color="auto"/>
        <w:bottom w:val="none" w:sz="0" w:space="0" w:color="auto"/>
        <w:right w:val="none" w:sz="0" w:space="0" w:color="auto"/>
      </w:divBdr>
    </w:div>
    <w:div w:id="1721631055">
      <w:bodyDiv w:val="1"/>
      <w:marLeft w:val="0"/>
      <w:marRight w:val="0"/>
      <w:marTop w:val="0"/>
      <w:marBottom w:val="0"/>
      <w:divBdr>
        <w:top w:val="none" w:sz="0" w:space="0" w:color="auto"/>
        <w:left w:val="none" w:sz="0" w:space="0" w:color="auto"/>
        <w:bottom w:val="none" w:sz="0" w:space="0" w:color="auto"/>
        <w:right w:val="none" w:sz="0" w:space="0" w:color="auto"/>
      </w:divBdr>
    </w:div>
    <w:div w:id="1727606546">
      <w:bodyDiv w:val="1"/>
      <w:marLeft w:val="0"/>
      <w:marRight w:val="0"/>
      <w:marTop w:val="0"/>
      <w:marBottom w:val="0"/>
      <w:divBdr>
        <w:top w:val="none" w:sz="0" w:space="0" w:color="auto"/>
        <w:left w:val="none" w:sz="0" w:space="0" w:color="auto"/>
        <w:bottom w:val="none" w:sz="0" w:space="0" w:color="auto"/>
        <w:right w:val="none" w:sz="0" w:space="0" w:color="auto"/>
      </w:divBdr>
    </w:div>
    <w:div w:id="1729067046">
      <w:bodyDiv w:val="1"/>
      <w:marLeft w:val="0"/>
      <w:marRight w:val="0"/>
      <w:marTop w:val="0"/>
      <w:marBottom w:val="0"/>
      <w:divBdr>
        <w:top w:val="none" w:sz="0" w:space="0" w:color="auto"/>
        <w:left w:val="none" w:sz="0" w:space="0" w:color="auto"/>
        <w:bottom w:val="none" w:sz="0" w:space="0" w:color="auto"/>
        <w:right w:val="none" w:sz="0" w:space="0" w:color="auto"/>
      </w:divBdr>
    </w:div>
    <w:div w:id="1730181394">
      <w:bodyDiv w:val="1"/>
      <w:marLeft w:val="0"/>
      <w:marRight w:val="0"/>
      <w:marTop w:val="0"/>
      <w:marBottom w:val="0"/>
      <w:divBdr>
        <w:top w:val="none" w:sz="0" w:space="0" w:color="auto"/>
        <w:left w:val="none" w:sz="0" w:space="0" w:color="auto"/>
        <w:bottom w:val="none" w:sz="0" w:space="0" w:color="auto"/>
        <w:right w:val="none" w:sz="0" w:space="0" w:color="auto"/>
      </w:divBdr>
    </w:div>
    <w:div w:id="1738671958">
      <w:bodyDiv w:val="1"/>
      <w:marLeft w:val="0"/>
      <w:marRight w:val="0"/>
      <w:marTop w:val="0"/>
      <w:marBottom w:val="0"/>
      <w:divBdr>
        <w:top w:val="none" w:sz="0" w:space="0" w:color="auto"/>
        <w:left w:val="none" w:sz="0" w:space="0" w:color="auto"/>
        <w:bottom w:val="none" w:sz="0" w:space="0" w:color="auto"/>
        <w:right w:val="none" w:sz="0" w:space="0" w:color="auto"/>
      </w:divBdr>
    </w:div>
    <w:div w:id="1748991775">
      <w:bodyDiv w:val="1"/>
      <w:marLeft w:val="0"/>
      <w:marRight w:val="0"/>
      <w:marTop w:val="0"/>
      <w:marBottom w:val="0"/>
      <w:divBdr>
        <w:top w:val="none" w:sz="0" w:space="0" w:color="auto"/>
        <w:left w:val="none" w:sz="0" w:space="0" w:color="auto"/>
        <w:bottom w:val="none" w:sz="0" w:space="0" w:color="auto"/>
        <w:right w:val="none" w:sz="0" w:space="0" w:color="auto"/>
      </w:divBdr>
    </w:div>
    <w:div w:id="1750421149">
      <w:bodyDiv w:val="1"/>
      <w:marLeft w:val="0"/>
      <w:marRight w:val="0"/>
      <w:marTop w:val="0"/>
      <w:marBottom w:val="0"/>
      <w:divBdr>
        <w:top w:val="none" w:sz="0" w:space="0" w:color="auto"/>
        <w:left w:val="none" w:sz="0" w:space="0" w:color="auto"/>
        <w:bottom w:val="none" w:sz="0" w:space="0" w:color="auto"/>
        <w:right w:val="none" w:sz="0" w:space="0" w:color="auto"/>
      </w:divBdr>
    </w:div>
    <w:div w:id="1752120733">
      <w:bodyDiv w:val="1"/>
      <w:marLeft w:val="0"/>
      <w:marRight w:val="0"/>
      <w:marTop w:val="0"/>
      <w:marBottom w:val="0"/>
      <w:divBdr>
        <w:top w:val="none" w:sz="0" w:space="0" w:color="auto"/>
        <w:left w:val="none" w:sz="0" w:space="0" w:color="auto"/>
        <w:bottom w:val="none" w:sz="0" w:space="0" w:color="auto"/>
        <w:right w:val="none" w:sz="0" w:space="0" w:color="auto"/>
      </w:divBdr>
    </w:div>
    <w:div w:id="1756781774">
      <w:bodyDiv w:val="1"/>
      <w:marLeft w:val="0"/>
      <w:marRight w:val="0"/>
      <w:marTop w:val="0"/>
      <w:marBottom w:val="0"/>
      <w:divBdr>
        <w:top w:val="none" w:sz="0" w:space="0" w:color="auto"/>
        <w:left w:val="none" w:sz="0" w:space="0" w:color="auto"/>
        <w:bottom w:val="none" w:sz="0" w:space="0" w:color="auto"/>
        <w:right w:val="none" w:sz="0" w:space="0" w:color="auto"/>
      </w:divBdr>
    </w:div>
    <w:div w:id="1777671888">
      <w:bodyDiv w:val="1"/>
      <w:marLeft w:val="0"/>
      <w:marRight w:val="0"/>
      <w:marTop w:val="0"/>
      <w:marBottom w:val="0"/>
      <w:divBdr>
        <w:top w:val="none" w:sz="0" w:space="0" w:color="auto"/>
        <w:left w:val="none" w:sz="0" w:space="0" w:color="auto"/>
        <w:bottom w:val="none" w:sz="0" w:space="0" w:color="auto"/>
        <w:right w:val="none" w:sz="0" w:space="0" w:color="auto"/>
      </w:divBdr>
    </w:div>
    <w:div w:id="1777868325">
      <w:bodyDiv w:val="1"/>
      <w:marLeft w:val="0"/>
      <w:marRight w:val="0"/>
      <w:marTop w:val="0"/>
      <w:marBottom w:val="0"/>
      <w:divBdr>
        <w:top w:val="none" w:sz="0" w:space="0" w:color="auto"/>
        <w:left w:val="none" w:sz="0" w:space="0" w:color="auto"/>
        <w:bottom w:val="none" w:sz="0" w:space="0" w:color="auto"/>
        <w:right w:val="none" w:sz="0" w:space="0" w:color="auto"/>
      </w:divBdr>
    </w:div>
    <w:div w:id="1783187816">
      <w:bodyDiv w:val="1"/>
      <w:marLeft w:val="0"/>
      <w:marRight w:val="0"/>
      <w:marTop w:val="0"/>
      <w:marBottom w:val="0"/>
      <w:divBdr>
        <w:top w:val="none" w:sz="0" w:space="0" w:color="auto"/>
        <w:left w:val="none" w:sz="0" w:space="0" w:color="auto"/>
        <w:bottom w:val="none" w:sz="0" w:space="0" w:color="auto"/>
        <w:right w:val="none" w:sz="0" w:space="0" w:color="auto"/>
      </w:divBdr>
    </w:div>
    <w:div w:id="1786339721">
      <w:bodyDiv w:val="1"/>
      <w:marLeft w:val="0"/>
      <w:marRight w:val="0"/>
      <w:marTop w:val="0"/>
      <w:marBottom w:val="0"/>
      <w:divBdr>
        <w:top w:val="none" w:sz="0" w:space="0" w:color="auto"/>
        <w:left w:val="none" w:sz="0" w:space="0" w:color="auto"/>
        <w:bottom w:val="none" w:sz="0" w:space="0" w:color="auto"/>
        <w:right w:val="none" w:sz="0" w:space="0" w:color="auto"/>
      </w:divBdr>
    </w:div>
    <w:div w:id="1789356064">
      <w:bodyDiv w:val="1"/>
      <w:marLeft w:val="0"/>
      <w:marRight w:val="0"/>
      <w:marTop w:val="0"/>
      <w:marBottom w:val="0"/>
      <w:divBdr>
        <w:top w:val="none" w:sz="0" w:space="0" w:color="auto"/>
        <w:left w:val="none" w:sz="0" w:space="0" w:color="auto"/>
        <w:bottom w:val="none" w:sz="0" w:space="0" w:color="auto"/>
        <w:right w:val="none" w:sz="0" w:space="0" w:color="auto"/>
      </w:divBdr>
    </w:div>
    <w:div w:id="1789395514">
      <w:bodyDiv w:val="1"/>
      <w:marLeft w:val="0"/>
      <w:marRight w:val="0"/>
      <w:marTop w:val="0"/>
      <w:marBottom w:val="0"/>
      <w:divBdr>
        <w:top w:val="none" w:sz="0" w:space="0" w:color="auto"/>
        <w:left w:val="none" w:sz="0" w:space="0" w:color="auto"/>
        <w:bottom w:val="none" w:sz="0" w:space="0" w:color="auto"/>
        <w:right w:val="none" w:sz="0" w:space="0" w:color="auto"/>
      </w:divBdr>
    </w:div>
    <w:div w:id="1798138127">
      <w:bodyDiv w:val="1"/>
      <w:marLeft w:val="0"/>
      <w:marRight w:val="0"/>
      <w:marTop w:val="0"/>
      <w:marBottom w:val="0"/>
      <w:divBdr>
        <w:top w:val="none" w:sz="0" w:space="0" w:color="auto"/>
        <w:left w:val="none" w:sz="0" w:space="0" w:color="auto"/>
        <w:bottom w:val="none" w:sz="0" w:space="0" w:color="auto"/>
        <w:right w:val="none" w:sz="0" w:space="0" w:color="auto"/>
      </w:divBdr>
    </w:div>
    <w:div w:id="1798451240">
      <w:bodyDiv w:val="1"/>
      <w:marLeft w:val="0"/>
      <w:marRight w:val="0"/>
      <w:marTop w:val="0"/>
      <w:marBottom w:val="0"/>
      <w:divBdr>
        <w:top w:val="none" w:sz="0" w:space="0" w:color="auto"/>
        <w:left w:val="none" w:sz="0" w:space="0" w:color="auto"/>
        <w:bottom w:val="none" w:sz="0" w:space="0" w:color="auto"/>
        <w:right w:val="none" w:sz="0" w:space="0" w:color="auto"/>
      </w:divBdr>
    </w:div>
    <w:div w:id="1801682578">
      <w:bodyDiv w:val="1"/>
      <w:marLeft w:val="0"/>
      <w:marRight w:val="0"/>
      <w:marTop w:val="0"/>
      <w:marBottom w:val="0"/>
      <w:divBdr>
        <w:top w:val="none" w:sz="0" w:space="0" w:color="auto"/>
        <w:left w:val="none" w:sz="0" w:space="0" w:color="auto"/>
        <w:bottom w:val="none" w:sz="0" w:space="0" w:color="auto"/>
        <w:right w:val="none" w:sz="0" w:space="0" w:color="auto"/>
      </w:divBdr>
    </w:div>
    <w:div w:id="1809207296">
      <w:bodyDiv w:val="1"/>
      <w:marLeft w:val="0"/>
      <w:marRight w:val="0"/>
      <w:marTop w:val="0"/>
      <w:marBottom w:val="0"/>
      <w:divBdr>
        <w:top w:val="none" w:sz="0" w:space="0" w:color="auto"/>
        <w:left w:val="none" w:sz="0" w:space="0" w:color="auto"/>
        <w:bottom w:val="none" w:sz="0" w:space="0" w:color="auto"/>
        <w:right w:val="none" w:sz="0" w:space="0" w:color="auto"/>
      </w:divBdr>
    </w:div>
    <w:div w:id="1810782402">
      <w:bodyDiv w:val="1"/>
      <w:marLeft w:val="0"/>
      <w:marRight w:val="0"/>
      <w:marTop w:val="0"/>
      <w:marBottom w:val="0"/>
      <w:divBdr>
        <w:top w:val="none" w:sz="0" w:space="0" w:color="auto"/>
        <w:left w:val="none" w:sz="0" w:space="0" w:color="auto"/>
        <w:bottom w:val="none" w:sz="0" w:space="0" w:color="auto"/>
        <w:right w:val="none" w:sz="0" w:space="0" w:color="auto"/>
      </w:divBdr>
    </w:div>
    <w:div w:id="1812870737">
      <w:bodyDiv w:val="1"/>
      <w:marLeft w:val="0"/>
      <w:marRight w:val="0"/>
      <w:marTop w:val="0"/>
      <w:marBottom w:val="0"/>
      <w:divBdr>
        <w:top w:val="none" w:sz="0" w:space="0" w:color="auto"/>
        <w:left w:val="none" w:sz="0" w:space="0" w:color="auto"/>
        <w:bottom w:val="none" w:sz="0" w:space="0" w:color="auto"/>
        <w:right w:val="none" w:sz="0" w:space="0" w:color="auto"/>
      </w:divBdr>
    </w:div>
    <w:div w:id="1813986287">
      <w:bodyDiv w:val="1"/>
      <w:marLeft w:val="0"/>
      <w:marRight w:val="0"/>
      <w:marTop w:val="0"/>
      <w:marBottom w:val="0"/>
      <w:divBdr>
        <w:top w:val="none" w:sz="0" w:space="0" w:color="auto"/>
        <w:left w:val="none" w:sz="0" w:space="0" w:color="auto"/>
        <w:bottom w:val="none" w:sz="0" w:space="0" w:color="auto"/>
        <w:right w:val="none" w:sz="0" w:space="0" w:color="auto"/>
      </w:divBdr>
    </w:div>
    <w:div w:id="1814788037">
      <w:bodyDiv w:val="1"/>
      <w:marLeft w:val="0"/>
      <w:marRight w:val="0"/>
      <w:marTop w:val="0"/>
      <w:marBottom w:val="0"/>
      <w:divBdr>
        <w:top w:val="none" w:sz="0" w:space="0" w:color="auto"/>
        <w:left w:val="none" w:sz="0" w:space="0" w:color="auto"/>
        <w:bottom w:val="none" w:sz="0" w:space="0" w:color="auto"/>
        <w:right w:val="none" w:sz="0" w:space="0" w:color="auto"/>
      </w:divBdr>
    </w:div>
    <w:div w:id="1818178807">
      <w:bodyDiv w:val="1"/>
      <w:marLeft w:val="0"/>
      <w:marRight w:val="0"/>
      <w:marTop w:val="0"/>
      <w:marBottom w:val="0"/>
      <w:divBdr>
        <w:top w:val="none" w:sz="0" w:space="0" w:color="auto"/>
        <w:left w:val="none" w:sz="0" w:space="0" w:color="auto"/>
        <w:bottom w:val="none" w:sz="0" w:space="0" w:color="auto"/>
        <w:right w:val="none" w:sz="0" w:space="0" w:color="auto"/>
      </w:divBdr>
    </w:div>
    <w:div w:id="1823737666">
      <w:bodyDiv w:val="1"/>
      <w:marLeft w:val="0"/>
      <w:marRight w:val="0"/>
      <w:marTop w:val="0"/>
      <w:marBottom w:val="0"/>
      <w:divBdr>
        <w:top w:val="none" w:sz="0" w:space="0" w:color="auto"/>
        <w:left w:val="none" w:sz="0" w:space="0" w:color="auto"/>
        <w:bottom w:val="none" w:sz="0" w:space="0" w:color="auto"/>
        <w:right w:val="none" w:sz="0" w:space="0" w:color="auto"/>
      </w:divBdr>
    </w:div>
    <w:div w:id="1827699759">
      <w:bodyDiv w:val="1"/>
      <w:marLeft w:val="0"/>
      <w:marRight w:val="0"/>
      <w:marTop w:val="0"/>
      <w:marBottom w:val="0"/>
      <w:divBdr>
        <w:top w:val="none" w:sz="0" w:space="0" w:color="auto"/>
        <w:left w:val="none" w:sz="0" w:space="0" w:color="auto"/>
        <w:bottom w:val="none" w:sz="0" w:space="0" w:color="auto"/>
        <w:right w:val="none" w:sz="0" w:space="0" w:color="auto"/>
      </w:divBdr>
    </w:div>
    <w:div w:id="1828396124">
      <w:bodyDiv w:val="1"/>
      <w:marLeft w:val="0"/>
      <w:marRight w:val="0"/>
      <w:marTop w:val="0"/>
      <w:marBottom w:val="0"/>
      <w:divBdr>
        <w:top w:val="none" w:sz="0" w:space="0" w:color="auto"/>
        <w:left w:val="none" w:sz="0" w:space="0" w:color="auto"/>
        <w:bottom w:val="none" w:sz="0" w:space="0" w:color="auto"/>
        <w:right w:val="none" w:sz="0" w:space="0" w:color="auto"/>
      </w:divBdr>
    </w:div>
    <w:div w:id="1838036528">
      <w:bodyDiv w:val="1"/>
      <w:marLeft w:val="0"/>
      <w:marRight w:val="0"/>
      <w:marTop w:val="0"/>
      <w:marBottom w:val="0"/>
      <w:divBdr>
        <w:top w:val="none" w:sz="0" w:space="0" w:color="auto"/>
        <w:left w:val="none" w:sz="0" w:space="0" w:color="auto"/>
        <w:bottom w:val="none" w:sz="0" w:space="0" w:color="auto"/>
        <w:right w:val="none" w:sz="0" w:space="0" w:color="auto"/>
      </w:divBdr>
    </w:div>
    <w:div w:id="1841919661">
      <w:bodyDiv w:val="1"/>
      <w:marLeft w:val="0"/>
      <w:marRight w:val="0"/>
      <w:marTop w:val="0"/>
      <w:marBottom w:val="0"/>
      <w:divBdr>
        <w:top w:val="none" w:sz="0" w:space="0" w:color="auto"/>
        <w:left w:val="none" w:sz="0" w:space="0" w:color="auto"/>
        <w:bottom w:val="none" w:sz="0" w:space="0" w:color="auto"/>
        <w:right w:val="none" w:sz="0" w:space="0" w:color="auto"/>
      </w:divBdr>
    </w:div>
    <w:div w:id="1842574834">
      <w:bodyDiv w:val="1"/>
      <w:marLeft w:val="0"/>
      <w:marRight w:val="0"/>
      <w:marTop w:val="0"/>
      <w:marBottom w:val="0"/>
      <w:divBdr>
        <w:top w:val="none" w:sz="0" w:space="0" w:color="auto"/>
        <w:left w:val="none" w:sz="0" w:space="0" w:color="auto"/>
        <w:bottom w:val="none" w:sz="0" w:space="0" w:color="auto"/>
        <w:right w:val="none" w:sz="0" w:space="0" w:color="auto"/>
      </w:divBdr>
    </w:div>
    <w:div w:id="1849100112">
      <w:bodyDiv w:val="1"/>
      <w:marLeft w:val="0"/>
      <w:marRight w:val="0"/>
      <w:marTop w:val="0"/>
      <w:marBottom w:val="0"/>
      <w:divBdr>
        <w:top w:val="none" w:sz="0" w:space="0" w:color="auto"/>
        <w:left w:val="none" w:sz="0" w:space="0" w:color="auto"/>
        <w:bottom w:val="none" w:sz="0" w:space="0" w:color="auto"/>
        <w:right w:val="none" w:sz="0" w:space="0" w:color="auto"/>
      </w:divBdr>
    </w:div>
    <w:div w:id="1849101890">
      <w:bodyDiv w:val="1"/>
      <w:marLeft w:val="0"/>
      <w:marRight w:val="0"/>
      <w:marTop w:val="0"/>
      <w:marBottom w:val="0"/>
      <w:divBdr>
        <w:top w:val="none" w:sz="0" w:space="0" w:color="auto"/>
        <w:left w:val="none" w:sz="0" w:space="0" w:color="auto"/>
        <w:bottom w:val="none" w:sz="0" w:space="0" w:color="auto"/>
        <w:right w:val="none" w:sz="0" w:space="0" w:color="auto"/>
      </w:divBdr>
    </w:div>
    <w:div w:id="1853255430">
      <w:bodyDiv w:val="1"/>
      <w:marLeft w:val="0"/>
      <w:marRight w:val="0"/>
      <w:marTop w:val="0"/>
      <w:marBottom w:val="0"/>
      <w:divBdr>
        <w:top w:val="none" w:sz="0" w:space="0" w:color="auto"/>
        <w:left w:val="none" w:sz="0" w:space="0" w:color="auto"/>
        <w:bottom w:val="none" w:sz="0" w:space="0" w:color="auto"/>
        <w:right w:val="none" w:sz="0" w:space="0" w:color="auto"/>
      </w:divBdr>
    </w:div>
    <w:div w:id="1858807080">
      <w:bodyDiv w:val="1"/>
      <w:marLeft w:val="0"/>
      <w:marRight w:val="0"/>
      <w:marTop w:val="0"/>
      <w:marBottom w:val="0"/>
      <w:divBdr>
        <w:top w:val="none" w:sz="0" w:space="0" w:color="auto"/>
        <w:left w:val="none" w:sz="0" w:space="0" w:color="auto"/>
        <w:bottom w:val="none" w:sz="0" w:space="0" w:color="auto"/>
        <w:right w:val="none" w:sz="0" w:space="0" w:color="auto"/>
      </w:divBdr>
    </w:div>
    <w:div w:id="1861039805">
      <w:bodyDiv w:val="1"/>
      <w:marLeft w:val="0"/>
      <w:marRight w:val="0"/>
      <w:marTop w:val="0"/>
      <w:marBottom w:val="0"/>
      <w:divBdr>
        <w:top w:val="none" w:sz="0" w:space="0" w:color="auto"/>
        <w:left w:val="none" w:sz="0" w:space="0" w:color="auto"/>
        <w:bottom w:val="none" w:sz="0" w:space="0" w:color="auto"/>
        <w:right w:val="none" w:sz="0" w:space="0" w:color="auto"/>
      </w:divBdr>
    </w:div>
    <w:div w:id="1861700785">
      <w:bodyDiv w:val="1"/>
      <w:marLeft w:val="0"/>
      <w:marRight w:val="0"/>
      <w:marTop w:val="0"/>
      <w:marBottom w:val="0"/>
      <w:divBdr>
        <w:top w:val="none" w:sz="0" w:space="0" w:color="auto"/>
        <w:left w:val="none" w:sz="0" w:space="0" w:color="auto"/>
        <w:bottom w:val="none" w:sz="0" w:space="0" w:color="auto"/>
        <w:right w:val="none" w:sz="0" w:space="0" w:color="auto"/>
      </w:divBdr>
    </w:div>
    <w:div w:id="1863395142">
      <w:bodyDiv w:val="1"/>
      <w:marLeft w:val="0"/>
      <w:marRight w:val="0"/>
      <w:marTop w:val="0"/>
      <w:marBottom w:val="0"/>
      <w:divBdr>
        <w:top w:val="none" w:sz="0" w:space="0" w:color="auto"/>
        <w:left w:val="none" w:sz="0" w:space="0" w:color="auto"/>
        <w:bottom w:val="none" w:sz="0" w:space="0" w:color="auto"/>
        <w:right w:val="none" w:sz="0" w:space="0" w:color="auto"/>
      </w:divBdr>
    </w:div>
    <w:div w:id="1865709429">
      <w:bodyDiv w:val="1"/>
      <w:marLeft w:val="0"/>
      <w:marRight w:val="0"/>
      <w:marTop w:val="0"/>
      <w:marBottom w:val="0"/>
      <w:divBdr>
        <w:top w:val="none" w:sz="0" w:space="0" w:color="auto"/>
        <w:left w:val="none" w:sz="0" w:space="0" w:color="auto"/>
        <w:bottom w:val="none" w:sz="0" w:space="0" w:color="auto"/>
        <w:right w:val="none" w:sz="0" w:space="0" w:color="auto"/>
      </w:divBdr>
    </w:div>
    <w:div w:id="1866753356">
      <w:bodyDiv w:val="1"/>
      <w:marLeft w:val="0"/>
      <w:marRight w:val="0"/>
      <w:marTop w:val="0"/>
      <w:marBottom w:val="0"/>
      <w:divBdr>
        <w:top w:val="none" w:sz="0" w:space="0" w:color="auto"/>
        <w:left w:val="none" w:sz="0" w:space="0" w:color="auto"/>
        <w:bottom w:val="none" w:sz="0" w:space="0" w:color="auto"/>
        <w:right w:val="none" w:sz="0" w:space="0" w:color="auto"/>
      </w:divBdr>
    </w:div>
    <w:div w:id="1874802101">
      <w:bodyDiv w:val="1"/>
      <w:marLeft w:val="0"/>
      <w:marRight w:val="0"/>
      <w:marTop w:val="0"/>
      <w:marBottom w:val="0"/>
      <w:divBdr>
        <w:top w:val="none" w:sz="0" w:space="0" w:color="auto"/>
        <w:left w:val="none" w:sz="0" w:space="0" w:color="auto"/>
        <w:bottom w:val="none" w:sz="0" w:space="0" w:color="auto"/>
        <w:right w:val="none" w:sz="0" w:space="0" w:color="auto"/>
      </w:divBdr>
    </w:div>
    <w:div w:id="1881479588">
      <w:bodyDiv w:val="1"/>
      <w:marLeft w:val="0"/>
      <w:marRight w:val="0"/>
      <w:marTop w:val="0"/>
      <w:marBottom w:val="0"/>
      <w:divBdr>
        <w:top w:val="none" w:sz="0" w:space="0" w:color="auto"/>
        <w:left w:val="none" w:sz="0" w:space="0" w:color="auto"/>
        <w:bottom w:val="none" w:sz="0" w:space="0" w:color="auto"/>
        <w:right w:val="none" w:sz="0" w:space="0" w:color="auto"/>
      </w:divBdr>
    </w:div>
    <w:div w:id="1882279913">
      <w:bodyDiv w:val="1"/>
      <w:marLeft w:val="0"/>
      <w:marRight w:val="0"/>
      <w:marTop w:val="0"/>
      <w:marBottom w:val="0"/>
      <w:divBdr>
        <w:top w:val="none" w:sz="0" w:space="0" w:color="auto"/>
        <w:left w:val="none" w:sz="0" w:space="0" w:color="auto"/>
        <w:bottom w:val="none" w:sz="0" w:space="0" w:color="auto"/>
        <w:right w:val="none" w:sz="0" w:space="0" w:color="auto"/>
      </w:divBdr>
    </w:div>
    <w:div w:id="1885485932">
      <w:bodyDiv w:val="1"/>
      <w:marLeft w:val="0"/>
      <w:marRight w:val="0"/>
      <w:marTop w:val="0"/>
      <w:marBottom w:val="0"/>
      <w:divBdr>
        <w:top w:val="none" w:sz="0" w:space="0" w:color="auto"/>
        <w:left w:val="none" w:sz="0" w:space="0" w:color="auto"/>
        <w:bottom w:val="none" w:sz="0" w:space="0" w:color="auto"/>
        <w:right w:val="none" w:sz="0" w:space="0" w:color="auto"/>
      </w:divBdr>
    </w:div>
    <w:div w:id="1888835353">
      <w:bodyDiv w:val="1"/>
      <w:marLeft w:val="0"/>
      <w:marRight w:val="0"/>
      <w:marTop w:val="0"/>
      <w:marBottom w:val="0"/>
      <w:divBdr>
        <w:top w:val="none" w:sz="0" w:space="0" w:color="auto"/>
        <w:left w:val="none" w:sz="0" w:space="0" w:color="auto"/>
        <w:bottom w:val="none" w:sz="0" w:space="0" w:color="auto"/>
        <w:right w:val="none" w:sz="0" w:space="0" w:color="auto"/>
      </w:divBdr>
    </w:div>
    <w:div w:id="1898124187">
      <w:bodyDiv w:val="1"/>
      <w:marLeft w:val="0"/>
      <w:marRight w:val="0"/>
      <w:marTop w:val="0"/>
      <w:marBottom w:val="0"/>
      <w:divBdr>
        <w:top w:val="none" w:sz="0" w:space="0" w:color="auto"/>
        <w:left w:val="none" w:sz="0" w:space="0" w:color="auto"/>
        <w:bottom w:val="none" w:sz="0" w:space="0" w:color="auto"/>
        <w:right w:val="none" w:sz="0" w:space="0" w:color="auto"/>
      </w:divBdr>
    </w:div>
    <w:div w:id="1901623853">
      <w:bodyDiv w:val="1"/>
      <w:marLeft w:val="0"/>
      <w:marRight w:val="0"/>
      <w:marTop w:val="0"/>
      <w:marBottom w:val="0"/>
      <w:divBdr>
        <w:top w:val="none" w:sz="0" w:space="0" w:color="auto"/>
        <w:left w:val="none" w:sz="0" w:space="0" w:color="auto"/>
        <w:bottom w:val="none" w:sz="0" w:space="0" w:color="auto"/>
        <w:right w:val="none" w:sz="0" w:space="0" w:color="auto"/>
      </w:divBdr>
    </w:div>
    <w:div w:id="1904636472">
      <w:bodyDiv w:val="1"/>
      <w:marLeft w:val="0"/>
      <w:marRight w:val="0"/>
      <w:marTop w:val="0"/>
      <w:marBottom w:val="0"/>
      <w:divBdr>
        <w:top w:val="none" w:sz="0" w:space="0" w:color="auto"/>
        <w:left w:val="none" w:sz="0" w:space="0" w:color="auto"/>
        <w:bottom w:val="none" w:sz="0" w:space="0" w:color="auto"/>
        <w:right w:val="none" w:sz="0" w:space="0" w:color="auto"/>
      </w:divBdr>
    </w:div>
    <w:div w:id="1906643440">
      <w:bodyDiv w:val="1"/>
      <w:marLeft w:val="0"/>
      <w:marRight w:val="0"/>
      <w:marTop w:val="0"/>
      <w:marBottom w:val="0"/>
      <w:divBdr>
        <w:top w:val="none" w:sz="0" w:space="0" w:color="auto"/>
        <w:left w:val="none" w:sz="0" w:space="0" w:color="auto"/>
        <w:bottom w:val="none" w:sz="0" w:space="0" w:color="auto"/>
        <w:right w:val="none" w:sz="0" w:space="0" w:color="auto"/>
      </w:divBdr>
    </w:div>
    <w:div w:id="1907572976">
      <w:bodyDiv w:val="1"/>
      <w:marLeft w:val="0"/>
      <w:marRight w:val="0"/>
      <w:marTop w:val="0"/>
      <w:marBottom w:val="0"/>
      <w:divBdr>
        <w:top w:val="none" w:sz="0" w:space="0" w:color="auto"/>
        <w:left w:val="none" w:sz="0" w:space="0" w:color="auto"/>
        <w:bottom w:val="none" w:sz="0" w:space="0" w:color="auto"/>
        <w:right w:val="none" w:sz="0" w:space="0" w:color="auto"/>
      </w:divBdr>
    </w:div>
    <w:div w:id="1910075334">
      <w:bodyDiv w:val="1"/>
      <w:marLeft w:val="0"/>
      <w:marRight w:val="0"/>
      <w:marTop w:val="0"/>
      <w:marBottom w:val="0"/>
      <w:divBdr>
        <w:top w:val="none" w:sz="0" w:space="0" w:color="auto"/>
        <w:left w:val="none" w:sz="0" w:space="0" w:color="auto"/>
        <w:bottom w:val="none" w:sz="0" w:space="0" w:color="auto"/>
        <w:right w:val="none" w:sz="0" w:space="0" w:color="auto"/>
      </w:divBdr>
    </w:div>
    <w:div w:id="1910336223">
      <w:bodyDiv w:val="1"/>
      <w:marLeft w:val="0"/>
      <w:marRight w:val="0"/>
      <w:marTop w:val="0"/>
      <w:marBottom w:val="0"/>
      <w:divBdr>
        <w:top w:val="none" w:sz="0" w:space="0" w:color="auto"/>
        <w:left w:val="none" w:sz="0" w:space="0" w:color="auto"/>
        <w:bottom w:val="none" w:sz="0" w:space="0" w:color="auto"/>
        <w:right w:val="none" w:sz="0" w:space="0" w:color="auto"/>
      </w:divBdr>
    </w:div>
    <w:div w:id="1911964528">
      <w:bodyDiv w:val="1"/>
      <w:marLeft w:val="0"/>
      <w:marRight w:val="0"/>
      <w:marTop w:val="0"/>
      <w:marBottom w:val="0"/>
      <w:divBdr>
        <w:top w:val="none" w:sz="0" w:space="0" w:color="auto"/>
        <w:left w:val="none" w:sz="0" w:space="0" w:color="auto"/>
        <w:bottom w:val="none" w:sz="0" w:space="0" w:color="auto"/>
        <w:right w:val="none" w:sz="0" w:space="0" w:color="auto"/>
      </w:divBdr>
    </w:div>
    <w:div w:id="1924873775">
      <w:bodyDiv w:val="1"/>
      <w:marLeft w:val="0"/>
      <w:marRight w:val="0"/>
      <w:marTop w:val="0"/>
      <w:marBottom w:val="0"/>
      <w:divBdr>
        <w:top w:val="none" w:sz="0" w:space="0" w:color="auto"/>
        <w:left w:val="none" w:sz="0" w:space="0" w:color="auto"/>
        <w:bottom w:val="none" w:sz="0" w:space="0" w:color="auto"/>
        <w:right w:val="none" w:sz="0" w:space="0" w:color="auto"/>
      </w:divBdr>
    </w:div>
    <w:div w:id="1932348183">
      <w:bodyDiv w:val="1"/>
      <w:marLeft w:val="0"/>
      <w:marRight w:val="0"/>
      <w:marTop w:val="0"/>
      <w:marBottom w:val="0"/>
      <w:divBdr>
        <w:top w:val="none" w:sz="0" w:space="0" w:color="auto"/>
        <w:left w:val="none" w:sz="0" w:space="0" w:color="auto"/>
        <w:bottom w:val="none" w:sz="0" w:space="0" w:color="auto"/>
        <w:right w:val="none" w:sz="0" w:space="0" w:color="auto"/>
      </w:divBdr>
      <w:divsChild>
        <w:div w:id="2071297976">
          <w:marLeft w:val="0"/>
          <w:marRight w:val="0"/>
          <w:marTop w:val="0"/>
          <w:marBottom w:val="0"/>
          <w:divBdr>
            <w:top w:val="none" w:sz="0" w:space="0" w:color="auto"/>
            <w:left w:val="none" w:sz="0" w:space="0" w:color="auto"/>
            <w:bottom w:val="none" w:sz="0" w:space="0" w:color="auto"/>
            <w:right w:val="none" w:sz="0" w:space="0" w:color="auto"/>
          </w:divBdr>
          <w:divsChild>
            <w:div w:id="1646201542">
              <w:marLeft w:val="0"/>
              <w:marRight w:val="0"/>
              <w:marTop w:val="0"/>
              <w:marBottom w:val="0"/>
              <w:divBdr>
                <w:top w:val="none" w:sz="0" w:space="0" w:color="auto"/>
                <w:left w:val="none" w:sz="0" w:space="0" w:color="auto"/>
                <w:bottom w:val="none" w:sz="0" w:space="0" w:color="auto"/>
                <w:right w:val="none" w:sz="0" w:space="0" w:color="auto"/>
              </w:divBdr>
              <w:divsChild>
                <w:div w:id="55535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620609">
      <w:bodyDiv w:val="1"/>
      <w:marLeft w:val="0"/>
      <w:marRight w:val="0"/>
      <w:marTop w:val="0"/>
      <w:marBottom w:val="0"/>
      <w:divBdr>
        <w:top w:val="none" w:sz="0" w:space="0" w:color="auto"/>
        <w:left w:val="none" w:sz="0" w:space="0" w:color="auto"/>
        <w:bottom w:val="none" w:sz="0" w:space="0" w:color="auto"/>
        <w:right w:val="none" w:sz="0" w:space="0" w:color="auto"/>
      </w:divBdr>
    </w:div>
    <w:div w:id="1946425656">
      <w:bodyDiv w:val="1"/>
      <w:marLeft w:val="0"/>
      <w:marRight w:val="0"/>
      <w:marTop w:val="0"/>
      <w:marBottom w:val="0"/>
      <w:divBdr>
        <w:top w:val="none" w:sz="0" w:space="0" w:color="auto"/>
        <w:left w:val="none" w:sz="0" w:space="0" w:color="auto"/>
        <w:bottom w:val="none" w:sz="0" w:space="0" w:color="auto"/>
        <w:right w:val="none" w:sz="0" w:space="0" w:color="auto"/>
      </w:divBdr>
    </w:div>
    <w:div w:id="1946495194">
      <w:bodyDiv w:val="1"/>
      <w:marLeft w:val="0"/>
      <w:marRight w:val="0"/>
      <w:marTop w:val="0"/>
      <w:marBottom w:val="0"/>
      <w:divBdr>
        <w:top w:val="none" w:sz="0" w:space="0" w:color="auto"/>
        <w:left w:val="none" w:sz="0" w:space="0" w:color="auto"/>
        <w:bottom w:val="none" w:sz="0" w:space="0" w:color="auto"/>
        <w:right w:val="none" w:sz="0" w:space="0" w:color="auto"/>
      </w:divBdr>
    </w:div>
    <w:div w:id="1947079423">
      <w:bodyDiv w:val="1"/>
      <w:marLeft w:val="0"/>
      <w:marRight w:val="0"/>
      <w:marTop w:val="0"/>
      <w:marBottom w:val="0"/>
      <w:divBdr>
        <w:top w:val="none" w:sz="0" w:space="0" w:color="auto"/>
        <w:left w:val="none" w:sz="0" w:space="0" w:color="auto"/>
        <w:bottom w:val="none" w:sz="0" w:space="0" w:color="auto"/>
        <w:right w:val="none" w:sz="0" w:space="0" w:color="auto"/>
      </w:divBdr>
    </w:div>
    <w:div w:id="1947884249">
      <w:bodyDiv w:val="1"/>
      <w:marLeft w:val="0"/>
      <w:marRight w:val="0"/>
      <w:marTop w:val="0"/>
      <w:marBottom w:val="0"/>
      <w:divBdr>
        <w:top w:val="none" w:sz="0" w:space="0" w:color="auto"/>
        <w:left w:val="none" w:sz="0" w:space="0" w:color="auto"/>
        <w:bottom w:val="none" w:sz="0" w:space="0" w:color="auto"/>
        <w:right w:val="none" w:sz="0" w:space="0" w:color="auto"/>
      </w:divBdr>
    </w:div>
    <w:div w:id="1959724348">
      <w:bodyDiv w:val="1"/>
      <w:marLeft w:val="0"/>
      <w:marRight w:val="0"/>
      <w:marTop w:val="0"/>
      <w:marBottom w:val="0"/>
      <w:divBdr>
        <w:top w:val="none" w:sz="0" w:space="0" w:color="auto"/>
        <w:left w:val="none" w:sz="0" w:space="0" w:color="auto"/>
        <w:bottom w:val="none" w:sz="0" w:space="0" w:color="auto"/>
        <w:right w:val="none" w:sz="0" w:space="0" w:color="auto"/>
      </w:divBdr>
    </w:div>
    <w:div w:id="1966345282">
      <w:bodyDiv w:val="1"/>
      <w:marLeft w:val="0"/>
      <w:marRight w:val="0"/>
      <w:marTop w:val="0"/>
      <w:marBottom w:val="0"/>
      <w:divBdr>
        <w:top w:val="none" w:sz="0" w:space="0" w:color="auto"/>
        <w:left w:val="none" w:sz="0" w:space="0" w:color="auto"/>
        <w:bottom w:val="none" w:sz="0" w:space="0" w:color="auto"/>
        <w:right w:val="none" w:sz="0" w:space="0" w:color="auto"/>
      </w:divBdr>
    </w:div>
    <w:div w:id="1967812978">
      <w:bodyDiv w:val="1"/>
      <w:marLeft w:val="0"/>
      <w:marRight w:val="0"/>
      <w:marTop w:val="0"/>
      <w:marBottom w:val="0"/>
      <w:divBdr>
        <w:top w:val="none" w:sz="0" w:space="0" w:color="auto"/>
        <w:left w:val="none" w:sz="0" w:space="0" w:color="auto"/>
        <w:bottom w:val="none" w:sz="0" w:space="0" w:color="auto"/>
        <w:right w:val="none" w:sz="0" w:space="0" w:color="auto"/>
      </w:divBdr>
    </w:div>
    <w:div w:id="1968006658">
      <w:bodyDiv w:val="1"/>
      <w:marLeft w:val="0"/>
      <w:marRight w:val="0"/>
      <w:marTop w:val="0"/>
      <w:marBottom w:val="0"/>
      <w:divBdr>
        <w:top w:val="none" w:sz="0" w:space="0" w:color="auto"/>
        <w:left w:val="none" w:sz="0" w:space="0" w:color="auto"/>
        <w:bottom w:val="none" w:sz="0" w:space="0" w:color="auto"/>
        <w:right w:val="none" w:sz="0" w:space="0" w:color="auto"/>
      </w:divBdr>
    </w:div>
    <w:div w:id="1968774055">
      <w:bodyDiv w:val="1"/>
      <w:marLeft w:val="0"/>
      <w:marRight w:val="0"/>
      <w:marTop w:val="0"/>
      <w:marBottom w:val="0"/>
      <w:divBdr>
        <w:top w:val="none" w:sz="0" w:space="0" w:color="auto"/>
        <w:left w:val="none" w:sz="0" w:space="0" w:color="auto"/>
        <w:bottom w:val="none" w:sz="0" w:space="0" w:color="auto"/>
        <w:right w:val="none" w:sz="0" w:space="0" w:color="auto"/>
      </w:divBdr>
    </w:div>
    <w:div w:id="1968777573">
      <w:bodyDiv w:val="1"/>
      <w:marLeft w:val="0"/>
      <w:marRight w:val="0"/>
      <w:marTop w:val="0"/>
      <w:marBottom w:val="0"/>
      <w:divBdr>
        <w:top w:val="none" w:sz="0" w:space="0" w:color="auto"/>
        <w:left w:val="none" w:sz="0" w:space="0" w:color="auto"/>
        <w:bottom w:val="none" w:sz="0" w:space="0" w:color="auto"/>
        <w:right w:val="none" w:sz="0" w:space="0" w:color="auto"/>
      </w:divBdr>
    </w:div>
    <w:div w:id="1969047114">
      <w:bodyDiv w:val="1"/>
      <w:marLeft w:val="0"/>
      <w:marRight w:val="0"/>
      <w:marTop w:val="0"/>
      <w:marBottom w:val="0"/>
      <w:divBdr>
        <w:top w:val="none" w:sz="0" w:space="0" w:color="auto"/>
        <w:left w:val="none" w:sz="0" w:space="0" w:color="auto"/>
        <w:bottom w:val="none" w:sz="0" w:space="0" w:color="auto"/>
        <w:right w:val="none" w:sz="0" w:space="0" w:color="auto"/>
      </w:divBdr>
    </w:div>
    <w:div w:id="1969504672">
      <w:bodyDiv w:val="1"/>
      <w:marLeft w:val="0"/>
      <w:marRight w:val="0"/>
      <w:marTop w:val="0"/>
      <w:marBottom w:val="0"/>
      <w:divBdr>
        <w:top w:val="none" w:sz="0" w:space="0" w:color="auto"/>
        <w:left w:val="none" w:sz="0" w:space="0" w:color="auto"/>
        <w:bottom w:val="none" w:sz="0" w:space="0" w:color="auto"/>
        <w:right w:val="none" w:sz="0" w:space="0" w:color="auto"/>
      </w:divBdr>
    </w:div>
    <w:div w:id="1973902536">
      <w:bodyDiv w:val="1"/>
      <w:marLeft w:val="0"/>
      <w:marRight w:val="0"/>
      <w:marTop w:val="0"/>
      <w:marBottom w:val="0"/>
      <w:divBdr>
        <w:top w:val="none" w:sz="0" w:space="0" w:color="auto"/>
        <w:left w:val="none" w:sz="0" w:space="0" w:color="auto"/>
        <w:bottom w:val="none" w:sz="0" w:space="0" w:color="auto"/>
        <w:right w:val="none" w:sz="0" w:space="0" w:color="auto"/>
      </w:divBdr>
    </w:div>
    <w:div w:id="1983927728">
      <w:bodyDiv w:val="1"/>
      <w:marLeft w:val="0"/>
      <w:marRight w:val="0"/>
      <w:marTop w:val="0"/>
      <w:marBottom w:val="0"/>
      <w:divBdr>
        <w:top w:val="none" w:sz="0" w:space="0" w:color="auto"/>
        <w:left w:val="none" w:sz="0" w:space="0" w:color="auto"/>
        <w:bottom w:val="none" w:sz="0" w:space="0" w:color="auto"/>
        <w:right w:val="none" w:sz="0" w:space="0" w:color="auto"/>
      </w:divBdr>
    </w:div>
    <w:div w:id="1989164581">
      <w:bodyDiv w:val="1"/>
      <w:marLeft w:val="0"/>
      <w:marRight w:val="0"/>
      <w:marTop w:val="0"/>
      <w:marBottom w:val="0"/>
      <w:divBdr>
        <w:top w:val="none" w:sz="0" w:space="0" w:color="auto"/>
        <w:left w:val="none" w:sz="0" w:space="0" w:color="auto"/>
        <w:bottom w:val="none" w:sz="0" w:space="0" w:color="auto"/>
        <w:right w:val="none" w:sz="0" w:space="0" w:color="auto"/>
      </w:divBdr>
    </w:div>
    <w:div w:id="1991518929">
      <w:bodyDiv w:val="1"/>
      <w:marLeft w:val="0"/>
      <w:marRight w:val="0"/>
      <w:marTop w:val="0"/>
      <w:marBottom w:val="0"/>
      <w:divBdr>
        <w:top w:val="none" w:sz="0" w:space="0" w:color="auto"/>
        <w:left w:val="none" w:sz="0" w:space="0" w:color="auto"/>
        <w:bottom w:val="none" w:sz="0" w:space="0" w:color="auto"/>
        <w:right w:val="none" w:sz="0" w:space="0" w:color="auto"/>
      </w:divBdr>
    </w:div>
    <w:div w:id="1994790760">
      <w:bodyDiv w:val="1"/>
      <w:marLeft w:val="0"/>
      <w:marRight w:val="0"/>
      <w:marTop w:val="0"/>
      <w:marBottom w:val="0"/>
      <w:divBdr>
        <w:top w:val="none" w:sz="0" w:space="0" w:color="auto"/>
        <w:left w:val="none" w:sz="0" w:space="0" w:color="auto"/>
        <w:bottom w:val="none" w:sz="0" w:space="0" w:color="auto"/>
        <w:right w:val="none" w:sz="0" w:space="0" w:color="auto"/>
      </w:divBdr>
    </w:div>
    <w:div w:id="2002929966">
      <w:bodyDiv w:val="1"/>
      <w:marLeft w:val="0"/>
      <w:marRight w:val="0"/>
      <w:marTop w:val="0"/>
      <w:marBottom w:val="0"/>
      <w:divBdr>
        <w:top w:val="none" w:sz="0" w:space="0" w:color="auto"/>
        <w:left w:val="none" w:sz="0" w:space="0" w:color="auto"/>
        <w:bottom w:val="none" w:sz="0" w:space="0" w:color="auto"/>
        <w:right w:val="none" w:sz="0" w:space="0" w:color="auto"/>
      </w:divBdr>
    </w:div>
    <w:div w:id="2009364585">
      <w:bodyDiv w:val="1"/>
      <w:marLeft w:val="0"/>
      <w:marRight w:val="0"/>
      <w:marTop w:val="0"/>
      <w:marBottom w:val="0"/>
      <w:divBdr>
        <w:top w:val="none" w:sz="0" w:space="0" w:color="auto"/>
        <w:left w:val="none" w:sz="0" w:space="0" w:color="auto"/>
        <w:bottom w:val="none" w:sz="0" w:space="0" w:color="auto"/>
        <w:right w:val="none" w:sz="0" w:space="0" w:color="auto"/>
      </w:divBdr>
    </w:div>
    <w:div w:id="2010792108">
      <w:bodyDiv w:val="1"/>
      <w:marLeft w:val="0"/>
      <w:marRight w:val="0"/>
      <w:marTop w:val="0"/>
      <w:marBottom w:val="0"/>
      <w:divBdr>
        <w:top w:val="none" w:sz="0" w:space="0" w:color="auto"/>
        <w:left w:val="none" w:sz="0" w:space="0" w:color="auto"/>
        <w:bottom w:val="none" w:sz="0" w:space="0" w:color="auto"/>
        <w:right w:val="none" w:sz="0" w:space="0" w:color="auto"/>
      </w:divBdr>
    </w:div>
    <w:div w:id="2014645399">
      <w:bodyDiv w:val="1"/>
      <w:marLeft w:val="0"/>
      <w:marRight w:val="0"/>
      <w:marTop w:val="0"/>
      <w:marBottom w:val="0"/>
      <w:divBdr>
        <w:top w:val="none" w:sz="0" w:space="0" w:color="auto"/>
        <w:left w:val="none" w:sz="0" w:space="0" w:color="auto"/>
        <w:bottom w:val="none" w:sz="0" w:space="0" w:color="auto"/>
        <w:right w:val="none" w:sz="0" w:space="0" w:color="auto"/>
      </w:divBdr>
    </w:div>
    <w:div w:id="2021740974">
      <w:bodyDiv w:val="1"/>
      <w:marLeft w:val="0"/>
      <w:marRight w:val="0"/>
      <w:marTop w:val="0"/>
      <w:marBottom w:val="0"/>
      <w:divBdr>
        <w:top w:val="none" w:sz="0" w:space="0" w:color="auto"/>
        <w:left w:val="none" w:sz="0" w:space="0" w:color="auto"/>
        <w:bottom w:val="none" w:sz="0" w:space="0" w:color="auto"/>
        <w:right w:val="none" w:sz="0" w:space="0" w:color="auto"/>
      </w:divBdr>
    </w:div>
    <w:div w:id="2022467184">
      <w:bodyDiv w:val="1"/>
      <w:marLeft w:val="0"/>
      <w:marRight w:val="0"/>
      <w:marTop w:val="0"/>
      <w:marBottom w:val="0"/>
      <w:divBdr>
        <w:top w:val="none" w:sz="0" w:space="0" w:color="auto"/>
        <w:left w:val="none" w:sz="0" w:space="0" w:color="auto"/>
        <w:bottom w:val="none" w:sz="0" w:space="0" w:color="auto"/>
        <w:right w:val="none" w:sz="0" w:space="0" w:color="auto"/>
      </w:divBdr>
    </w:div>
    <w:div w:id="2023312226">
      <w:bodyDiv w:val="1"/>
      <w:marLeft w:val="0"/>
      <w:marRight w:val="0"/>
      <w:marTop w:val="0"/>
      <w:marBottom w:val="0"/>
      <w:divBdr>
        <w:top w:val="none" w:sz="0" w:space="0" w:color="auto"/>
        <w:left w:val="none" w:sz="0" w:space="0" w:color="auto"/>
        <w:bottom w:val="none" w:sz="0" w:space="0" w:color="auto"/>
        <w:right w:val="none" w:sz="0" w:space="0" w:color="auto"/>
      </w:divBdr>
    </w:div>
    <w:div w:id="2023362831">
      <w:bodyDiv w:val="1"/>
      <w:marLeft w:val="0"/>
      <w:marRight w:val="0"/>
      <w:marTop w:val="0"/>
      <w:marBottom w:val="0"/>
      <w:divBdr>
        <w:top w:val="none" w:sz="0" w:space="0" w:color="auto"/>
        <w:left w:val="none" w:sz="0" w:space="0" w:color="auto"/>
        <w:bottom w:val="none" w:sz="0" w:space="0" w:color="auto"/>
        <w:right w:val="none" w:sz="0" w:space="0" w:color="auto"/>
      </w:divBdr>
    </w:div>
    <w:div w:id="2023899469">
      <w:bodyDiv w:val="1"/>
      <w:marLeft w:val="0"/>
      <w:marRight w:val="0"/>
      <w:marTop w:val="0"/>
      <w:marBottom w:val="0"/>
      <w:divBdr>
        <w:top w:val="none" w:sz="0" w:space="0" w:color="auto"/>
        <w:left w:val="none" w:sz="0" w:space="0" w:color="auto"/>
        <w:bottom w:val="none" w:sz="0" w:space="0" w:color="auto"/>
        <w:right w:val="none" w:sz="0" w:space="0" w:color="auto"/>
      </w:divBdr>
    </w:div>
    <w:div w:id="2029480325">
      <w:bodyDiv w:val="1"/>
      <w:marLeft w:val="0"/>
      <w:marRight w:val="0"/>
      <w:marTop w:val="0"/>
      <w:marBottom w:val="0"/>
      <w:divBdr>
        <w:top w:val="none" w:sz="0" w:space="0" w:color="auto"/>
        <w:left w:val="none" w:sz="0" w:space="0" w:color="auto"/>
        <w:bottom w:val="none" w:sz="0" w:space="0" w:color="auto"/>
        <w:right w:val="none" w:sz="0" w:space="0" w:color="auto"/>
      </w:divBdr>
    </w:div>
    <w:div w:id="2037922243">
      <w:bodyDiv w:val="1"/>
      <w:marLeft w:val="0"/>
      <w:marRight w:val="0"/>
      <w:marTop w:val="0"/>
      <w:marBottom w:val="0"/>
      <w:divBdr>
        <w:top w:val="none" w:sz="0" w:space="0" w:color="auto"/>
        <w:left w:val="none" w:sz="0" w:space="0" w:color="auto"/>
        <w:bottom w:val="none" w:sz="0" w:space="0" w:color="auto"/>
        <w:right w:val="none" w:sz="0" w:space="0" w:color="auto"/>
      </w:divBdr>
    </w:div>
    <w:div w:id="2039037582">
      <w:bodyDiv w:val="1"/>
      <w:marLeft w:val="0"/>
      <w:marRight w:val="0"/>
      <w:marTop w:val="0"/>
      <w:marBottom w:val="0"/>
      <w:divBdr>
        <w:top w:val="none" w:sz="0" w:space="0" w:color="auto"/>
        <w:left w:val="none" w:sz="0" w:space="0" w:color="auto"/>
        <w:bottom w:val="none" w:sz="0" w:space="0" w:color="auto"/>
        <w:right w:val="none" w:sz="0" w:space="0" w:color="auto"/>
      </w:divBdr>
    </w:div>
    <w:div w:id="2039425698">
      <w:bodyDiv w:val="1"/>
      <w:marLeft w:val="0"/>
      <w:marRight w:val="0"/>
      <w:marTop w:val="0"/>
      <w:marBottom w:val="0"/>
      <w:divBdr>
        <w:top w:val="none" w:sz="0" w:space="0" w:color="auto"/>
        <w:left w:val="none" w:sz="0" w:space="0" w:color="auto"/>
        <w:bottom w:val="none" w:sz="0" w:space="0" w:color="auto"/>
        <w:right w:val="none" w:sz="0" w:space="0" w:color="auto"/>
      </w:divBdr>
    </w:div>
    <w:div w:id="2041588418">
      <w:bodyDiv w:val="1"/>
      <w:marLeft w:val="0"/>
      <w:marRight w:val="0"/>
      <w:marTop w:val="0"/>
      <w:marBottom w:val="0"/>
      <w:divBdr>
        <w:top w:val="none" w:sz="0" w:space="0" w:color="auto"/>
        <w:left w:val="none" w:sz="0" w:space="0" w:color="auto"/>
        <w:bottom w:val="none" w:sz="0" w:space="0" w:color="auto"/>
        <w:right w:val="none" w:sz="0" w:space="0" w:color="auto"/>
      </w:divBdr>
    </w:div>
    <w:div w:id="2045061093">
      <w:bodyDiv w:val="1"/>
      <w:marLeft w:val="0"/>
      <w:marRight w:val="0"/>
      <w:marTop w:val="0"/>
      <w:marBottom w:val="0"/>
      <w:divBdr>
        <w:top w:val="none" w:sz="0" w:space="0" w:color="auto"/>
        <w:left w:val="none" w:sz="0" w:space="0" w:color="auto"/>
        <w:bottom w:val="none" w:sz="0" w:space="0" w:color="auto"/>
        <w:right w:val="none" w:sz="0" w:space="0" w:color="auto"/>
      </w:divBdr>
    </w:div>
    <w:div w:id="2046440624">
      <w:bodyDiv w:val="1"/>
      <w:marLeft w:val="0"/>
      <w:marRight w:val="0"/>
      <w:marTop w:val="0"/>
      <w:marBottom w:val="0"/>
      <w:divBdr>
        <w:top w:val="none" w:sz="0" w:space="0" w:color="auto"/>
        <w:left w:val="none" w:sz="0" w:space="0" w:color="auto"/>
        <w:bottom w:val="none" w:sz="0" w:space="0" w:color="auto"/>
        <w:right w:val="none" w:sz="0" w:space="0" w:color="auto"/>
      </w:divBdr>
    </w:div>
    <w:div w:id="2048941692">
      <w:bodyDiv w:val="1"/>
      <w:marLeft w:val="0"/>
      <w:marRight w:val="0"/>
      <w:marTop w:val="0"/>
      <w:marBottom w:val="0"/>
      <w:divBdr>
        <w:top w:val="none" w:sz="0" w:space="0" w:color="auto"/>
        <w:left w:val="none" w:sz="0" w:space="0" w:color="auto"/>
        <w:bottom w:val="none" w:sz="0" w:space="0" w:color="auto"/>
        <w:right w:val="none" w:sz="0" w:space="0" w:color="auto"/>
      </w:divBdr>
    </w:div>
    <w:div w:id="2056000442">
      <w:bodyDiv w:val="1"/>
      <w:marLeft w:val="0"/>
      <w:marRight w:val="0"/>
      <w:marTop w:val="0"/>
      <w:marBottom w:val="0"/>
      <w:divBdr>
        <w:top w:val="none" w:sz="0" w:space="0" w:color="auto"/>
        <w:left w:val="none" w:sz="0" w:space="0" w:color="auto"/>
        <w:bottom w:val="none" w:sz="0" w:space="0" w:color="auto"/>
        <w:right w:val="none" w:sz="0" w:space="0" w:color="auto"/>
      </w:divBdr>
    </w:div>
    <w:div w:id="2060549811">
      <w:bodyDiv w:val="1"/>
      <w:marLeft w:val="0"/>
      <w:marRight w:val="0"/>
      <w:marTop w:val="0"/>
      <w:marBottom w:val="0"/>
      <w:divBdr>
        <w:top w:val="none" w:sz="0" w:space="0" w:color="auto"/>
        <w:left w:val="none" w:sz="0" w:space="0" w:color="auto"/>
        <w:bottom w:val="none" w:sz="0" w:space="0" w:color="auto"/>
        <w:right w:val="none" w:sz="0" w:space="0" w:color="auto"/>
      </w:divBdr>
    </w:div>
    <w:div w:id="2061245584">
      <w:bodyDiv w:val="1"/>
      <w:marLeft w:val="0"/>
      <w:marRight w:val="0"/>
      <w:marTop w:val="0"/>
      <w:marBottom w:val="0"/>
      <w:divBdr>
        <w:top w:val="none" w:sz="0" w:space="0" w:color="auto"/>
        <w:left w:val="none" w:sz="0" w:space="0" w:color="auto"/>
        <w:bottom w:val="none" w:sz="0" w:space="0" w:color="auto"/>
        <w:right w:val="none" w:sz="0" w:space="0" w:color="auto"/>
      </w:divBdr>
    </w:div>
    <w:div w:id="2063168872">
      <w:bodyDiv w:val="1"/>
      <w:marLeft w:val="0"/>
      <w:marRight w:val="0"/>
      <w:marTop w:val="0"/>
      <w:marBottom w:val="0"/>
      <w:divBdr>
        <w:top w:val="none" w:sz="0" w:space="0" w:color="auto"/>
        <w:left w:val="none" w:sz="0" w:space="0" w:color="auto"/>
        <w:bottom w:val="none" w:sz="0" w:space="0" w:color="auto"/>
        <w:right w:val="none" w:sz="0" w:space="0" w:color="auto"/>
      </w:divBdr>
    </w:div>
    <w:div w:id="2063407288">
      <w:bodyDiv w:val="1"/>
      <w:marLeft w:val="0"/>
      <w:marRight w:val="0"/>
      <w:marTop w:val="0"/>
      <w:marBottom w:val="0"/>
      <w:divBdr>
        <w:top w:val="none" w:sz="0" w:space="0" w:color="auto"/>
        <w:left w:val="none" w:sz="0" w:space="0" w:color="auto"/>
        <w:bottom w:val="none" w:sz="0" w:space="0" w:color="auto"/>
        <w:right w:val="none" w:sz="0" w:space="0" w:color="auto"/>
      </w:divBdr>
    </w:div>
    <w:div w:id="2072390009">
      <w:bodyDiv w:val="1"/>
      <w:marLeft w:val="0"/>
      <w:marRight w:val="0"/>
      <w:marTop w:val="0"/>
      <w:marBottom w:val="0"/>
      <w:divBdr>
        <w:top w:val="none" w:sz="0" w:space="0" w:color="auto"/>
        <w:left w:val="none" w:sz="0" w:space="0" w:color="auto"/>
        <w:bottom w:val="none" w:sz="0" w:space="0" w:color="auto"/>
        <w:right w:val="none" w:sz="0" w:space="0" w:color="auto"/>
      </w:divBdr>
    </w:div>
    <w:div w:id="2072919514">
      <w:bodyDiv w:val="1"/>
      <w:marLeft w:val="0"/>
      <w:marRight w:val="0"/>
      <w:marTop w:val="0"/>
      <w:marBottom w:val="0"/>
      <w:divBdr>
        <w:top w:val="none" w:sz="0" w:space="0" w:color="auto"/>
        <w:left w:val="none" w:sz="0" w:space="0" w:color="auto"/>
        <w:bottom w:val="none" w:sz="0" w:space="0" w:color="auto"/>
        <w:right w:val="none" w:sz="0" w:space="0" w:color="auto"/>
      </w:divBdr>
    </w:div>
    <w:div w:id="2077121075">
      <w:bodyDiv w:val="1"/>
      <w:marLeft w:val="0"/>
      <w:marRight w:val="0"/>
      <w:marTop w:val="0"/>
      <w:marBottom w:val="0"/>
      <w:divBdr>
        <w:top w:val="none" w:sz="0" w:space="0" w:color="auto"/>
        <w:left w:val="none" w:sz="0" w:space="0" w:color="auto"/>
        <w:bottom w:val="none" w:sz="0" w:space="0" w:color="auto"/>
        <w:right w:val="none" w:sz="0" w:space="0" w:color="auto"/>
      </w:divBdr>
    </w:div>
    <w:div w:id="2079013994">
      <w:bodyDiv w:val="1"/>
      <w:marLeft w:val="0"/>
      <w:marRight w:val="0"/>
      <w:marTop w:val="0"/>
      <w:marBottom w:val="0"/>
      <w:divBdr>
        <w:top w:val="none" w:sz="0" w:space="0" w:color="auto"/>
        <w:left w:val="none" w:sz="0" w:space="0" w:color="auto"/>
        <w:bottom w:val="none" w:sz="0" w:space="0" w:color="auto"/>
        <w:right w:val="none" w:sz="0" w:space="0" w:color="auto"/>
      </w:divBdr>
    </w:div>
    <w:div w:id="2080204203">
      <w:bodyDiv w:val="1"/>
      <w:marLeft w:val="0"/>
      <w:marRight w:val="0"/>
      <w:marTop w:val="0"/>
      <w:marBottom w:val="0"/>
      <w:divBdr>
        <w:top w:val="none" w:sz="0" w:space="0" w:color="auto"/>
        <w:left w:val="none" w:sz="0" w:space="0" w:color="auto"/>
        <w:bottom w:val="none" w:sz="0" w:space="0" w:color="auto"/>
        <w:right w:val="none" w:sz="0" w:space="0" w:color="auto"/>
      </w:divBdr>
    </w:div>
    <w:div w:id="2081050506">
      <w:bodyDiv w:val="1"/>
      <w:marLeft w:val="0"/>
      <w:marRight w:val="0"/>
      <w:marTop w:val="0"/>
      <w:marBottom w:val="0"/>
      <w:divBdr>
        <w:top w:val="none" w:sz="0" w:space="0" w:color="auto"/>
        <w:left w:val="none" w:sz="0" w:space="0" w:color="auto"/>
        <w:bottom w:val="none" w:sz="0" w:space="0" w:color="auto"/>
        <w:right w:val="none" w:sz="0" w:space="0" w:color="auto"/>
      </w:divBdr>
    </w:div>
    <w:div w:id="2084793263">
      <w:bodyDiv w:val="1"/>
      <w:marLeft w:val="0"/>
      <w:marRight w:val="0"/>
      <w:marTop w:val="0"/>
      <w:marBottom w:val="0"/>
      <w:divBdr>
        <w:top w:val="none" w:sz="0" w:space="0" w:color="auto"/>
        <w:left w:val="none" w:sz="0" w:space="0" w:color="auto"/>
        <w:bottom w:val="none" w:sz="0" w:space="0" w:color="auto"/>
        <w:right w:val="none" w:sz="0" w:space="0" w:color="auto"/>
      </w:divBdr>
    </w:div>
    <w:div w:id="2090419569">
      <w:bodyDiv w:val="1"/>
      <w:marLeft w:val="0"/>
      <w:marRight w:val="0"/>
      <w:marTop w:val="0"/>
      <w:marBottom w:val="0"/>
      <w:divBdr>
        <w:top w:val="none" w:sz="0" w:space="0" w:color="auto"/>
        <w:left w:val="none" w:sz="0" w:space="0" w:color="auto"/>
        <w:bottom w:val="none" w:sz="0" w:space="0" w:color="auto"/>
        <w:right w:val="none" w:sz="0" w:space="0" w:color="auto"/>
      </w:divBdr>
    </w:div>
    <w:div w:id="2097482873">
      <w:bodyDiv w:val="1"/>
      <w:marLeft w:val="0"/>
      <w:marRight w:val="0"/>
      <w:marTop w:val="0"/>
      <w:marBottom w:val="0"/>
      <w:divBdr>
        <w:top w:val="none" w:sz="0" w:space="0" w:color="auto"/>
        <w:left w:val="none" w:sz="0" w:space="0" w:color="auto"/>
        <w:bottom w:val="none" w:sz="0" w:space="0" w:color="auto"/>
        <w:right w:val="none" w:sz="0" w:space="0" w:color="auto"/>
      </w:divBdr>
    </w:div>
    <w:div w:id="2115662036">
      <w:bodyDiv w:val="1"/>
      <w:marLeft w:val="0"/>
      <w:marRight w:val="0"/>
      <w:marTop w:val="0"/>
      <w:marBottom w:val="0"/>
      <w:divBdr>
        <w:top w:val="none" w:sz="0" w:space="0" w:color="auto"/>
        <w:left w:val="none" w:sz="0" w:space="0" w:color="auto"/>
        <w:bottom w:val="none" w:sz="0" w:space="0" w:color="auto"/>
        <w:right w:val="none" w:sz="0" w:space="0" w:color="auto"/>
      </w:divBdr>
    </w:div>
    <w:div w:id="2115860910">
      <w:bodyDiv w:val="1"/>
      <w:marLeft w:val="0"/>
      <w:marRight w:val="0"/>
      <w:marTop w:val="0"/>
      <w:marBottom w:val="0"/>
      <w:divBdr>
        <w:top w:val="none" w:sz="0" w:space="0" w:color="auto"/>
        <w:left w:val="none" w:sz="0" w:space="0" w:color="auto"/>
        <w:bottom w:val="none" w:sz="0" w:space="0" w:color="auto"/>
        <w:right w:val="none" w:sz="0" w:space="0" w:color="auto"/>
      </w:divBdr>
    </w:div>
    <w:div w:id="2116633942">
      <w:bodyDiv w:val="1"/>
      <w:marLeft w:val="0"/>
      <w:marRight w:val="0"/>
      <w:marTop w:val="0"/>
      <w:marBottom w:val="0"/>
      <w:divBdr>
        <w:top w:val="none" w:sz="0" w:space="0" w:color="auto"/>
        <w:left w:val="none" w:sz="0" w:space="0" w:color="auto"/>
        <w:bottom w:val="none" w:sz="0" w:space="0" w:color="auto"/>
        <w:right w:val="none" w:sz="0" w:space="0" w:color="auto"/>
      </w:divBdr>
    </w:div>
    <w:div w:id="2118790909">
      <w:bodyDiv w:val="1"/>
      <w:marLeft w:val="0"/>
      <w:marRight w:val="0"/>
      <w:marTop w:val="0"/>
      <w:marBottom w:val="0"/>
      <w:divBdr>
        <w:top w:val="none" w:sz="0" w:space="0" w:color="auto"/>
        <w:left w:val="none" w:sz="0" w:space="0" w:color="auto"/>
        <w:bottom w:val="none" w:sz="0" w:space="0" w:color="auto"/>
        <w:right w:val="none" w:sz="0" w:space="0" w:color="auto"/>
      </w:divBdr>
    </w:div>
    <w:div w:id="2122727685">
      <w:bodyDiv w:val="1"/>
      <w:marLeft w:val="0"/>
      <w:marRight w:val="0"/>
      <w:marTop w:val="0"/>
      <w:marBottom w:val="0"/>
      <w:divBdr>
        <w:top w:val="none" w:sz="0" w:space="0" w:color="auto"/>
        <w:left w:val="none" w:sz="0" w:space="0" w:color="auto"/>
        <w:bottom w:val="none" w:sz="0" w:space="0" w:color="auto"/>
        <w:right w:val="none" w:sz="0" w:space="0" w:color="auto"/>
      </w:divBdr>
    </w:div>
    <w:div w:id="2131362267">
      <w:bodyDiv w:val="1"/>
      <w:marLeft w:val="0"/>
      <w:marRight w:val="0"/>
      <w:marTop w:val="0"/>
      <w:marBottom w:val="0"/>
      <w:divBdr>
        <w:top w:val="none" w:sz="0" w:space="0" w:color="auto"/>
        <w:left w:val="none" w:sz="0" w:space="0" w:color="auto"/>
        <w:bottom w:val="none" w:sz="0" w:space="0" w:color="auto"/>
        <w:right w:val="none" w:sz="0" w:space="0" w:color="auto"/>
      </w:divBdr>
    </w:div>
    <w:div w:id="2138792972">
      <w:bodyDiv w:val="1"/>
      <w:marLeft w:val="0"/>
      <w:marRight w:val="0"/>
      <w:marTop w:val="0"/>
      <w:marBottom w:val="0"/>
      <w:divBdr>
        <w:top w:val="none" w:sz="0" w:space="0" w:color="auto"/>
        <w:left w:val="none" w:sz="0" w:space="0" w:color="auto"/>
        <w:bottom w:val="none" w:sz="0" w:space="0" w:color="auto"/>
        <w:right w:val="none" w:sz="0" w:space="0" w:color="auto"/>
      </w:divBdr>
    </w:div>
    <w:div w:id="21398323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chart" Target="charts/chart1.xml"/><Relationship Id="rId21" Type="http://schemas.openxmlformats.org/officeDocument/2006/relationships/image" Target="media/image10.jpeg"/><Relationship Id="rId34" Type="http://schemas.openxmlformats.org/officeDocument/2006/relationships/image" Target="media/image21.png"/><Relationship Id="rId42" Type="http://schemas.openxmlformats.org/officeDocument/2006/relationships/image" Target="media/image25.png"/><Relationship Id="rId47" Type="http://schemas.openxmlformats.org/officeDocument/2006/relationships/chart" Target="charts/chart4.xml"/><Relationship Id="rId50" Type="http://schemas.openxmlformats.org/officeDocument/2006/relationships/image" Target="media/image29.jpeg"/><Relationship Id="rId55"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7.png"/><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image" Target="media/image19.png"/><Relationship Id="rId40" Type="http://schemas.openxmlformats.org/officeDocument/2006/relationships/image" Target="media/image23.png"/><Relationship Id="rId45" Type="http://schemas.openxmlformats.org/officeDocument/2006/relationships/chart" Target="charts/chart2.xml"/><Relationship Id="rId53" Type="http://schemas.openxmlformats.org/officeDocument/2006/relationships/header" Target="header1.xml"/><Relationship Id="rId5" Type="http://schemas.openxmlformats.org/officeDocument/2006/relationships/webSettings" Target="webSettings.xm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image" Target="media/image18.jpeg"/><Relationship Id="rId44" Type="http://schemas.openxmlformats.org/officeDocument/2006/relationships/image" Target="media/image27.png"/><Relationship Id="rId52" Type="http://schemas.openxmlformats.org/officeDocument/2006/relationships/image" Target="media/image31.jpe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5.jpeg"/><Relationship Id="rId30" Type="http://schemas.microsoft.com/office/2007/relationships/hdphoto" Target="media/hdphoto1.wdp"/><Relationship Id="rId35" Type="http://schemas.openxmlformats.org/officeDocument/2006/relationships/image" Target="media/image22.jpeg"/><Relationship Id="rId43" Type="http://schemas.openxmlformats.org/officeDocument/2006/relationships/image" Target="media/image26.jpeg"/><Relationship Id="rId48" Type="http://schemas.openxmlformats.org/officeDocument/2006/relationships/chart" Target="charts/chart5.xm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0.jpe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0.jpeg"/><Relationship Id="rId46" Type="http://schemas.openxmlformats.org/officeDocument/2006/relationships/chart" Target="charts/chart3.xml"/><Relationship Id="rId20" Type="http://schemas.openxmlformats.org/officeDocument/2006/relationships/image" Target="media/image9.png"/><Relationship Id="rId41" Type="http://schemas.openxmlformats.org/officeDocument/2006/relationships/image" Target="media/image2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jpeg"/><Relationship Id="rId36" Type="http://schemas.microsoft.com/office/2014/relationships/chartEx" Target="charts/chartEx1.xml"/><Relationship Id="rId49" Type="http://schemas.openxmlformats.org/officeDocument/2006/relationships/image" Target="media/image2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TEMP\Projeto%20de%20graduacao.dot"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1986a4fae6ce276f/UFES%20(atual)/Projeto%20de%20Gradua&#231;&#227;o/Dados%20Coletados/Tabela_radiacao.xlsx" TargetMode="External"/><Relationship Id="rId2" Type="http://schemas.microsoft.com/office/2011/relationships/chartColorStyle" Target="colors3.xml"/><Relationship Id="rId1" Type="http://schemas.microsoft.com/office/2011/relationships/chartStyle" Target="style3.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1986a4fae6ce276f/UFES%20(atual)/Projeto%20de%20Gradua&#231;&#227;o/Dados%20Coletados/semana0-7a13-abril_grafico.xlsx" TargetMode="External"/><Relationship Id="rId2" Type="http://schemas.microsoft.com/office/2011/relationships/chartColorStyle" Target="colors4.xml"/><Relationship Id="rId1" Type="http://schemas.microsoft.com/office/2011/relationships/chartStyle" Target="style4.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1986a4fae6ce276f/UFES%20(atual)/Projeto%20de%20Gradua&#231;&#227;o/Dados%20Coletados/semana4-maio-5a11_grafico.xlsx" TargetMode="External"/><Relationship Id="rId2" Type="http://schemas.microsoft.com/office/2011/relationships/chartColorStyle" Target="colors5.xml"/><Relationship Id="rId1" Type="http://schemas.microsoft.com/office/2011/relationships/chartStyle" Target="style5.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1986a4fae6ce276f/UFES%20(atual)/Projeto%20de%20Gradua&#231;&#227;o/Dados%20Coletados/diario_todas_semanas_grafico.xlsx" TargetMode="External"/><Relationship Id="rId2" Type="http://schemas.microsoft.com/office/2011/relationships/chartColorStyle" Target="colors6.xml"/><Relationship Id="rId1" Type="http://schemas.microsoft.com/office/2011/relationships/chartStyle" Target="style6.xml"/></Relationships>
</file>

<file path=word/charts/_rels/chartEx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https://d.docs.live.net/1986a4fae6ce276f/UFES%20(atual)/Projeto%20de%20Gradua&#231;&#227;o/Dados%20Coletados/Limpezas%20e%20Identifica&#231;&#227;o/semana1_limpeza%2014.04.2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dk1"/>
              </a:solidFill>
              <a:latin typeface="+mn-lt"/>
              <a:ea typeface="+mn-ea"/>
              <a:cs typeface="+mn-cs"/>
            </a:defRPr>
          </a:pPr>
          <a:endParaRPr lang="en-150"/>
        </a:p>
      </c:txPr>
    </c:title>
    <c:autoTitleDeleted val="0"/>
    <c:plotArea>
      <c:layout/>
      <c:pieChart>
        <c:varyColors val="1"/>
        <c:ser>
          <c:idx val="0"/>
          <c:order val="0"/>
          <c:tx>
            <c:strRef>
              <c:f>Sheet1!$B$1</c:f>
              <c:strCache>
                <c:ptCount val="1"/>
                <c:pt idx="0">
                  <c:v>População</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FD1-4170-9F66-EEEFF97422C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FD1-4170-9F66-EEEFF97422C3}"/>
              </c:ext>
            </c:extLst>
          </c:dPt>
          <c:cat>
            <c:strRef>
              <c:f>Sheet1!$A$2:$A$3</c:f>
              <c:strCache>
                <c:ptCount val="2"/>
                <c:pt idx="0">
                  <c:v>Não amostrado</c:v>
                </c:pt>
                <c:pt idx="1">
                  <c:v>Amostra</c:v>
                </c:pt>
              </c:strCache>
            </c:strRef>
          </c:cat>
          <c:val>
            <c:numRef>
              <c:f>Sheet1!$B$2:$B$3</c:f>
              <c:numCache>
                <c:formatCode>General</c:formatCode>
                <c:ptCount val="2"/>
                <c:pt idx="0">
                  <c:v>10</c:v>
                </c:pt>
                <c:pt idx="1">
                  <c:v>1</c:v>
                </c:pt>
              </c:numCache>
            </c:numRef>
          </c:val>
          <c:extLst>
            <c:ext xmlns:c16="http://schemas.microsoft.com/office/drawing/2014/chart" uri="{C3380CC4-5D6E-409C-BE32-E72D297353CC}">
              <c16:uniqueId val="{00000000-0897-4F44-8333-1A09AAA6294B}"/>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150"/>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solidFill>
            <a:schemeClr val="dk1"/>
          </a:solidFill>
          <a:latin typeface="+mn-lt"/>
          <a:ea typeface="+mn-ea"/>
          <a:cs typeface="+mn-cs"/>
        </a:defRPr>
      </a:pPr>
      <a:endParaRPr lang="en-150"/>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dk1"/>
                </a:solidFill>
                <a:latin typeface="+mn-lt"/>
                <a:ea typeface="+mn-ea"/>
                <a:cs typeface="+mn-cs"/>
              </a:defRPr>
            </a:pPr>
            <a:r>
              <a:rPr lang="de-DE"/>
              <a:t>Irradiância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dk1"/>
              </a:solidFill>
              <a:latin typeface="+mn-lt"/>
              <a:ea typeface="+mn-ea"/>
              <a:cs typeface="+mn-cs"/>
            </a:defRPr>
          </a:pPr>
          <a:endParaRPr lang="en-150"/>
        </a:p>
      </c:txPr>
    </c:title>
    <c:autoTitleDeleted val="0"/>
    <c:plotArea>
      <c:layout>
        <c:manualLayout>
          <c:layoutTarget val="inner"/>
          <c:xMode val="edge"/>
          <c:yMode val="edge"/>
          <c:x val="0.14243733443675027"/>
          <c:y val="0.15398712233779102"/>
          <c:w val="0.71544722867910449"/>
          <c:h val="0.56664403436056987"/>
        </c:manualLayout>
      </c:layout>
      <c:barChart>
        <c:barDir val="col"/>
        <c:grouping val="clustered"/>
        <c:varyColors val="0"/>
        <c:ser>
          <c:idx val="2"/>
          <c:order val="2"/>
          <c:tx>
            <c:strRef>
              <c:f>[Tabela_radiacao.xlsx]Medias!$J$1</c:f>
              <c:strCache>
                <c:ptCount val="1"/>
                <c:pt idx="0">
                  <c:v>Diferença (%) em relação a 2021</c:v>
                </c:pt>
              </c:strCache>
            </c:strRef>
          </c:tx>
          <c:spPr>
            <a:solidFill>
              <a:schemeClr val="tx2">
                <a:lumMod val="20000"/>
                <a:lumOff val="80000"/>
              </a:schemeClr>
            </a:solidFill>
            <a:ln>
              <a:noFill/>
            </a:ln>
            <a:effectLst/>
          </c:spPr>
          <c:invertIfNegative val="0"/>
          <c:cat>
            <c:numRef>
              <c:f>[Tabela_radiacao.xlsx]Medias!$A$2:$A$14</c:f>
              <c:numCache>
                <c:formatCode>h:mm</c:formatCode>
                <c:ptCount val="11"/>
                <c:pt idx="0">
                  <c:v>0.29166666666666669</c:v>
                </c:pt>
                <c:pt idx="1">
                  <c:v>0.33333333333333331</c:v>
                </c:pt>
                <c:pt idx="2">
                  <c:v>0.375</c:v>
                </c:pt>
                <c:pt idx="3">
                  <c:v>0.41666666666666702</c:v>
                </c:pt>
                <c:pt idx="4">
                  <c:v>0.45833333333333398</c:v>
                </c:pt>
                <c:pt idx="5">
                  <c:v>0.5</c:v>
                </c:pt>
                <c:pt idx="6">
                  <c:v>0.54166666666666696</c:v>
                </c:pt>
                <c:pt idx="7">
                  <c:v>0.58333333333333304</c:v>
                </c:pt>
                <c:pt idx="8">
                  <c:v>0.625</c:v>
                </c:pt>
                <c:pt idx="9">
                  <c:v>0.66666666666666696</c:v>
                </c:pt>
                <c:pt idx="10">
                  <c:v>0.70833333333333304</c:v>
                </c:pt>
              </c:numCache>
            </c:numRef>
          </c:cat>
          <c:val>
            <c:numRef>
              <c:f>[Tabela_radiacao.xlsx]Medias!$J$2:$J$14</c:f>
              <c:numCache>
                <c:formatCode>0.0%</c:formatCode>
                <c:ptCount val="11"/>
                <c:pt idx="0">
                  <c:v>0.85259117599949019</c:v>
                </c:pt>
                <c:pt idx="1">
                  <c:v>0.25418626196620986</c:v>
                </c:pt>
                <c:pt idx="2">
                  <c:v>0.18343060818245799</c:v>
                </c:pt>
                <c:pt idx="3">
                  <c:v>0.14938906468640648</c:v>
                </c:pt>
                <c:pt idx="4">
                  <c:v>5.4944923468386885E-2</c:v>
                </c:pt>
                <c:pt idx="5">
                  <c:v>6.6657756866319168E-2</c:v>
                </c:pt>
                <c:pt idx="6">
                  <c:v>-0.23476237737892203</c:v>
                </c:pt>
                <c:pt idx="7">
                  <c:v>-0.58654313334112296</c:v>
                </c:pt>
                <c:pt idx="8">
                  <c:v>-0.36007258402048425</c:v>
                </c:pt>
                <c:pt idx="9">
                  <c:v>-0.48646751769535074</c:v>
                </c:pt>
                <c:pt idx="10">
                  <c:v>-0.55934242334910023</c:v>
                </c:pt>
              </c:numCache>
            </c:numRef>
          </c:val>
          <c:extLst>
            <c:ext xmlns:c16="http://schemas.microsoft.com/office/drawing/2014/chart" uri="{C3380CC4-5D6E-409C-BE32-E72D297353CC}">
              <c16:uniqueId val="{00000000-1443-4E3D-8901-0A7C0AA6D175}"/>
            </c:ext>
          </c:extLst>
        </c:ser>
        <c:dLbls>
          <c:showLegendKey val="0"/>
          <c:showVal val="0"/>
          <c:showCatName val="0"/>
          <c:showSerName val="0"/>
          <c:showPercent val="0"/>
          <c:showBubbleSize val="0"/>
        </c:dLbls>
        <c:gapWidth val="150"/>
        <c:axId val="1561871407"/>
        <c:axId val="1561877231"/>
      </c:barChart>
      <c:lineChart>
        <c:grouping val="standard"/>
        <c:varyColors val="0"/>
        <c:ser>
          <c:idx val="1"/>
          <c:order val="0"/>
          <c:tx>
            <c:strRef>
              <c:f>[Tabela_radiacao.xlsx]Medias!$I$1</c:f>
              <c:strCache>
                <c:ptCount val="1"/>
                <c:pt idx="0">
                  <c:v>2016-2020</c:v>
                </c:pt>
              </c:strCache>
            </c:strRef>
          </c:tx>
          <c:spPr>
            <a:ln w="28575" cap="rnd">
              <a:solidFill>
                <a:schemeClr val="accent2"/>
              </a:solidFill>
              <a:round/>
            </a:ln>
            <a:effectLst/>
          </c:spPr>
          <c:marker>
            <c:symbol val="none"/>
          </c:marker>
          <c:cat>
            <c:numRef>
              <c:f>[Tabela_radiacao.xlsx]Medias!$A$2:$A$14</c:f>
              <c:numCache>
                <c:formatCode>h:mm</c:formatCode>
                <c:ptCount val="11"/>
                <c:pt idx="0">
                  <c:v>0.29166666666666669</c:v>
                </c:pt>
                <c:pt idx="1">
                  <c:v>0.33333333333333331</c:v>
                </c:pt>
                <c:pt idx="2">
                  <c:v>0.375</c:v>
                </c:pt>
                <c:pt idx="3">
                  <c:v>0.41666666666666702</c:v>
                </c:pt>
                <c:pt idx="4">
                  <c:v>0.45833333333333398</c:v>
                </c:pt>
                <c:pt idx="5">
                  <c:v>0.5</c:v>
                </c:pt>
                <c:pt idx="6">
                  <c:v>0.54166666666666696</c:v>
                </c:pt>
                <c:pt idx="7">
                  <c:v>0.58333333333333304</c:v>
                </c:pt>
                <c:pt idx="8">
                  <c:v>0.625</c:v>
                </c:pt>
                <c:pt idx="9">
                  <c:v>0.66666666666666696</c:v>
                </c:pt>
                <c:pt idx="10">
                  <c:v>0.70833333333333304</c:v>
                </c:pt>
              </c:numCache>
            </c:numRef>
          </c:cat>
          <c:val>
            <c:numRef>
              <c:f>[Tabela_radiacao.xlsx]Medias!$I$2:$I$14</c:f>
              <c:numCache>
                <c:formatCode>0.0</c:formatCode>
                <c:ptCount val="11"/>
                <c:pt idx="0">
                  <c:v>173.85379147465434</c:v>
                </c:pt>
                <c:pt idx="1">
                  <c:v>778.43070553462746</c:v>
                </c:pt>
                <c:pt idx="2">
                  <c:v>1383.6068764416113</c:v>
                </c:pt>
                <c:pt idx="3">
                  <c:v>1867.4015644003059</c:v>
                </c:pt>
                <c:pt idx="4">
                  <c:v>2169.6914683229816</c:v>
                </c:pt>
                <c:pt idx="5">
                  <c:v>2238.4850285714283</c:v>
                </c:pt>
                <c:pt idx="6">
                  <c:v>2188.2569714285714</c:v>
                </c:pt>
                <c:pt idx="7">
                  <c:v>2008.6882199134202</c:v>
                </c:pt>
                <c:pt idx="8">
                  <c:v>1522.4039096821334</c:v>
                </c:pt>
                <c:pt idx="9">
                  <c:v>906.7059611756664</c:v>
                </c:pt>
                <c:pt idx="10">
                  <c:v>217.63011059907831</c:v>
                </c:pt>
              </c:numCache>
            </c:numRef>
          </c:val>
          <c:smooth val="0"/>
          <c:extLst>
            <c:ext xmlns:c16="http://schemas.microsoft.com/office/drawing/2014/chart" uri="{C3380CC4-5D6E-409C-BE32-E72D297353CC}">
              <c16:uniqueId val="{00000001-1443-4E3D-8901-0A7C0AA6D175}"/>
            </c:ext>
          </c:extLst>
        </c:ser>
        <c:ser>
          <c:idx val="0"/>
          <c:order val="1"/>
          <c:tx>
            <c:strRef>
              <c:f>[Tabela_radiacao.xlsx]Medias!$B$1</c:f>
              <c:strCache>
                <c:ptCount val="1"/>
                <c:pt idx="0">
                  <c:v>2021</c:v>
                </c:pt>
              </c:strCache>
            </c:strRef>
          </c:tx>
          <c:spPr>
            <a:ln w="28575" cap="rnd">
              <a:solidFill>
                <a:schemeClr val="accent1"/>
              </a:solidFill>
              <a:round/>
            </a:ln>
            <a:effectLst/>
          </c:spPr>
          <c:marker>
            <c:symbol val="none"/>
          </c:marker>
          <c:cat>
            <c:numRef>
              <c:f>[Tabela_radiacao.xlsx]Medias!$A$2:$A$14</c:f>
              <c:numCache>
                <c:formatCode>h:mm</c:formatCode>
                <c:ptCount val="11"/>
                <c:pt idx="0">
                  <c:v>0.29166666666666669</c:v>
                </c:pt>
                <c:pt idx="1">
                  <c:v>0.33333333333333331</c:v>
                </c:pt>
                <c:pt idx="2">
                  <c:v>0.375</c:v>
                </c:pt>
                <c:pt idx="3">
                  <c:v>0.41666666666666702</c:v>
                </c:pt>
                <c:pt idx="4">
                  <c:v>0.45833333333333398</c:v>
                </c:pt>
                <c:pt idx="5">
                  <c:v>0.5</c:v>
                </c:pt>
                <c:pt idx="6">
                  <c:v>0.54166666666666696</c:v>
                </c:pt>
                <c:pt idx="7">
                  <c:v>0.58333333333333304</c:v>
                </c:pt>
                <c:pt idx="8">
                  <c:v>0.625</c:v>
                </c:pt>
                <c:pt idx="9">
                  <c:v>0.66666666666666696</c:v>
                </c:pt>
                <c:pt idx="10">
                  <c:v>0.70833333333333304</c:v>
                </c:pt>
              </c:numCache>
            </c:numRef>
          </c:cat>
          <c:val>
            <c:numRef>
              <c:f>[Tabela_radiacao.xlsx]Medias!$B$2:$B$14</c:f>
              <c:numCache>
                <c:formatCode>0.0</c:formatCode>
                <c:ptCount val="11"/>
                <c:pt idx="0">
                  <c:v>322.08000000000004</c:v>
                </c:pt>
                <c:pt idx="1">
                  <c:v>976.29709677419385</c:v>
                </c:pt>
                <c:pt idx="2">
                  <c:v>1637.4027272727271</c:v>
                </c:pt>
                <c:pt idx="3">
                  <c:v>2146.3709374999999</c:v>
                </c:pt>
                <c:pt idx="4">
                  <c:v>2288.9049999999997</c:v>
                </c:pt>
                <c:pt idx="5">
                  <c:v>2387.6974193548381</c:v>
                </c:pt>
                <c:pt idx="6">
                  <c:v>1674.5365625000002</c:v>
                </c:pt>
                <c:pt idx="7">
                  <c:v>830.50593749999996</c:v>
                </c:pt>
                <c:pt idx="8">
                  <c:v>974.22799999999972</c:v>
                </c:pt>
                <c:pt idx="9">
                  <c:v>465.6229629629629</c:v>
                </c:pt>
                <c:pt idx="10">
                  <c:v>95.900357142857146</c:v>
                </c:pt>
              </c:numCache>
            </c:numRef>
          </c:val>
          <c:smooth val="0"/>
          <c:extLst>
            <c:ext xmlns:c16="http://schemas.microsoft.com/office/drawing/2014/chart" uri="{C3380CC4-5D6E-409C-BE32-E72D297353CC}">
              <c16:uniqueId val="{00000002-1443-4E3D-8901-0A7C0AA6D175}"/>
            </c:ext>
          </c:extLst>
        </c:ser>
        <c:dLbls>
          <c:showLegendKey val="0"/>
          <c:showVal val="0"/>
          <c:showCatName val="0"/>
          <c:showSerName val="0"/>
          <c:showPercent val="0"/>
          <c:showBubbleSize val="0"/>
        </c:dLbls>
        <c:marker val="1"/>
        <c:smooth val="0"/>
        <c:axId val="1442776079"/>
        <c:axId val="1442771919"/>
      </c:lineChart>
      <c:catAx>
        <c:axId val="144277607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dk1"/>
                    </a:solidFill>
                    <a:latin typeface="+mn-lt"/>
                    <a:ea typeface="+mn-ea"/>
                    <a:cs typeface="+mn-cs"/>
                  </a:defRPr>
                </a:pPr>
                <a:r>
                  <a:rPr lang="de-DE"/>
                  <a:t>Médias horárias </a:t>
                </a:r>
                <a:br>
                  <a:rPr lang="de-DE"/>
                </a:br>
                <a:r>
                  <a:rPr lang="de-DE"/>
                  <a:t>de 7-abril a 11-maio</a:t>
                </a:r>
              </a:p>
            </c:rich>
          </c:tx>
          <c:layout>
            <c:manualLayout>
              <c:xMode val="edge"/>
              <c:yMode val="edge"/>
              <c:x val="0.16110394430989788"/>
              <c:y val="0.835728304232241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dk1"/>
                  </a:solidFill>
                  <a:latin typeface="+mn-lt"/>
                  <a:ea typeface="+mn-ea"/>
                  <a:cs typeface="+mn-cs"/>
                </a:defRPr>
              </a:pPr>
              <a:endParaRPr lang="en-150"/>
            </a:p>
          </c:txPr>
        </c:title>
        <c:numFmt formatCode="h:mm"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150"/>
          </a:p>
        </c:txPr>
        <c:crossAx val="1442771919"/>
        <c:crosses val="autoZero"/>
        <c:auto val="1"/>
        <c:lblAlgn val="ctr"/>
        <c:lblOffset val="100"/>
        <c:noMultiLvlLbl val="0"/>
      </c:catAx>
      <c:valAx>
        <c:axId val="14427719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dk1"/>
                    </a:solidFill>
                    <a:latin typeface="+mn-lt"/>
                    <a:ea typeface="+mn-ea"/>
                    <a:cs typeface="+mn-cs"/>
                  </a:defRPr>
                </a:pPr>
                <a:r>
                  <a:rPr lang="de-DE"/>
                  <a:t>Radiação (kJ/m²)</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dk1"/>
                  </a:solidFill>
                  <a:latin typeface="+mn-lt"/>
                  <a:ea typeface="+mn-ea"/>
                  <a:cs typeface="+mn-cs"/>
                </a:defRPr>
              </a:pPr>
              <a:endParaRPr lang="en-150"/>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150"/>
          </a:p>
        </c:txPr>
        <c:crossAx val="1442776079"/>
        <c:crosses val="autoZero"/>
        <c:crossBetween val="between"/>
      </c:valAx>
      <c:valAx>
        <c:axId val="1561877231"/>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dk1"/>
                    </a:solidFill>
                    <a:latin typeface="+mn-lt"/>
                    <a:ea typeface="+mn-ea"/>
                    <a:cs typeface="+mn-cs"/>
                  </a:defRPr>
                </a:pPr>
                <a:r>
                  <a:rPr lang="de-DE"/>
                  <a:t>Diferença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dk1"/>
                  </a:solidFill>
                  <a:latin typeface="+mn-lt"/>
                  <a:ea typeface="+mn-ea"/>
                  <a:cs typeface="+mn-cs"/>
                </a:defRPr>
              </a:pPr>
              <a:endParaRPr lang="en-150"/>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150"/>
          </a:p>
        </c:txPr>
        <c:crossAx val="1561871407"/>
        <c:crosses val="max"/>
        <c:crossBetween val="between"/>
      </c:valAx>
      <c:catAx>
        <c:axId val="1561871407"/>
        <c:scaling>
          <c:orientation val="minMax"/>
        </c:scaling>
        <c:delete val="1"/>
        <c:axPos val="b"/>
        <c:numFmt formatCode="h:mm" sourceLinked="1"/>
        <c:majorTickMark val="out"/>
        <c:minorTickMark val="none"/>
        <c:tickLblPos val="nextTo"/>
        <c:crossAx val="1561877231"/>
        <c:crosses val="autoZero"/>
        <c:auto val="1"/>
        <c:lblAlgn val="ctr"/>
        <c:lblOffset val="100"/>
        <c:noMultiLvlLbl val="0"/>
      </c:catAx>
      <c:spPr>
        <a:noFill/>
        <a:ln>
          <a:noFill/>
        </a:ln>
        <a:effectLst/>
      </c:spPr>
    </c:plotArea>
    <c:legend>
      <c:legendPos val="b"/>
      <c:layout>
        <c:manualLayout>
          <c:xMode val="edge"/>
          <c:yMode val="edge"/>
          <c:x val="0.35989627069413849"/>
          <c:y val="0.79461553792262452"/>
          <c:w val="0.47525141273878635"/>
          <c:h val="0.2053844620773755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150"/>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solidFill>
            <a:schemeClr val="dk1"/>
          </a:solidFill>
          <a:latin typeface="+mn-lt"/>
          <a:ea typeface="+mn-ea"/>
          <a:cs typeface="+mn-cs"/>
        </a:defRPr>
      </a:pPr>
      <a:endParaRPr lang="en-150"/>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rtl="0">
              <a:defRPr sz="1400" b="0" i="0" u="none" strike="noStrike" kern="1200" spc="0" baseline="0">
                <a:solidFill>
                  <a:schemeClr val="dk1"/>
                </a:solidFill>
                <a:latin typeface="+mn-lt"/>
                <a:ea typeface="+mn-ea"/>
                <a:cs typeface="+mn-cs"/>
              </a:defRPr>
            </a:pPr>
            <a:r>
              <a:rPr lang="de-DE"/>
              <a:t>Diferença de desempenho relativo horário</a:t>
            </a:r>
          </a:p>
        </c:rich>
      </c:tx>
      <c:overlay val="0"/>
      <c:spPr>
        <a:noFill/>
        <a:ln>
          <a:noFill/>
        </a:ln>
        <a:effectLst/>
      </c:spPr>
      <c:txPr>
        <a:bodyPr rot="0" spcFirstLastPara="1" vertOverflow="ellipsis" vert="horz" wrap="square" anchor="ctr" anchorCtr="1"/>
        <a:lstStyle/>
        <a:p>
          <a:pPr algn="ctr" rtl="0">
            <a:defRPr sz="1400" b="0" i="0" u="none" strike="noStrike" kern="1200" spc="0" baseline="0">
              <a:solidFill>
                <a:schemeClr val="dk1"/>
              </a:solidFill>
              <a:latin typeface="+mn-lt"/>
              <a:ea typeface="+mn-ea"/>
              <a:cs typeface="+mn-cs"/>
            </a:defRPr>
          </a:pPr>
          <a:endParaRPr lang="en-150"/>
        </a:p>
      </c:txPr>
    </c:title>
    <c:autoTitleDeleted val="0"/>
    <c:plotArea>
      <c:layout/>
      <c:scatterChart>
        <c:scatterStyle val="lineMarker"/>
        <c:varyColors val="0"/>
        <c:ser>
          <c:idx val="0"/>
          <c:order val="0"/>
          <c:tx>
            <c:strRef>
              <c:f>'[semana0-7a13-abril_grafico.xlsx]Gráfico DD'!$B$1</c:f>
              <c:strCache>
                <c:ptCount val="1"/>
                <c:pt idx="0">
                  <c:v>101.1.5</c:v>
                </c:pt>
              </c:strCache>
            </c:strRef>
          </c:tx>
          <c:spPr>
            <a:ln w="19050" cap="rnd">
              <a:solidFill>
                <a:srgbClr val="00B0F0"/>
              </a:solidFill>
              <a:round/>
            </a:ln>
            <a:effectLst/>
          </c:spPr>
          <c:marker>
            <c:symbol val="none"/>
          </c:marker>
          <c:xVal>
            <c:numRef>
              <c:f>'[semana0-7a13-abril_grafico.xlsx]Gráfico DD'!$A$2:$A$94</c:f>
              <c:numCache>
                <c:formatCode>dd/mm\ hh"h"</c:formatCode>
                <c:ptCount val="93"/>
                <c:pt idx="0">
                  <c:v>44293.208333333336</c:v>
                </c:pt>
                <c:pt idx="1">
                  <c:v>44293.25</c:v>
                </c:pt>
                <c:pt idx="2">
                  <c:v>44293.291666666664</c:v>
                </c:pt>
                <c:pt idx="3">
                  <c:v>44293.333333333336</c:v>
                </c:pt>
                <c:pt idx="4">
                  <c:v>44293.375</c:v>
                </c:pt>
                <c:pt idx="5">
                  <c:v>44293.416666666664</c:v>
                </c:pt>
                <c:pt idx="6">
                  <c:v>44293.458333333336</c:v>
                </c:pt>
                <c:pt idx="7">
                  <c:v>44293.5</c:v>
                </c:pt>
                <c:pt idx="8">
                  <c:v>44293.541666666664</c:v>
                </c:pt>
                <c:pt idx="9">
                  <c:v>44293.583333333336</c:v>
                </c:pt>
                <c:pt idx="10">
                  <c:v>44293.625</c:v>
                </c:pt>
                <c:pt idx="11">
                  <c:v>44293.666666666664</c:v>
                </c:pt>
                <c:pt idx="12">
                  <c:v>44293.708333333336</c:v>
                </c:pt>
                <c:pt idx="13">
                  <c:v>44293.75</c:v>
                </c:pt>
                <c:pt idx="14">
                  <c:v>44294.25</c:v>
                </c:pt>
                <c:pt idx="15">
                  <c:v>44294.291666666664</c:v>
                </c:pt>
                <c:pt idx="16">
                  <c:v>44294.333333333336</c:v>
                </c:pt>
                <c:pt idx="17">
                  <c:v>44294.375</c:v>
                </c:pt>
                <c:pt idx="18">
                  <c:v>44294.416666666664</c:v>
                </c:pt>
                <c:pt idx="19">
                  <c:v>44294.458333333336</c:v>
                </c:pt>
                <c:pt idx="20">
                  <c:v>44294.5</c:v>
                </c:pt>
                <c:pt idx="21">
                  <c:v>44294.541666666664</c:v>
                </c:pt>
                <c:pt idx="22">
                  <c:v>44294.583333333336</c:v>
                </c:pt>
                <c:pt idx="23">
                  <c:v>44294.625</c:v>
                </c:pt>
                <c:pt idx="24">
                  <c:v>44294.666666666664</c:v>
                </c:pt>
                <c:pt idx="25">
                  <c:v>44294.708333333336</c:v>
                </c:pt>
                <c:pt idx="26">
                  <c:v>44294.75</c:v>
                </c:pt>
                <c:pt idx="27">
                  <c:v>44295.208333333336</c:v>
                </c:pt>
                <c:pt idx="28">
                  <c:v>44295.25</c:v>
                </c:pt>
                <c:pt idx="29">
                  <c:v>44295.291666666664</c:v>
                </c:pt>
                <c:pt idx="30">
                  <c:v>44295.333333333336</c:v>
                </c:pt>
                <c:pt idx="31">
                  <c:v>44295.375</c:v>
                </c:pt>
                <c:pt idx="32">
                  <c:v>44295.416666666664</c:v>
                </c:pt>
                <c:pt idx="33">
                  <c:v>44295.458333333336</c:v>
                </c:pt>
                <c:pt idx="34">
                  <c:v>44295.5</c:v>
                </c:pt>
                <c:pt idx="35">
                  <c:v>44295.541666666664</c:v>
                </c:pt>
                <c:pt idx="36">
                  <c:v>44295.583333333336</c:v>
                </c:pt>
                <c:pt idx="37">
                  <c:v>44295.625</c:v>
                </c:pt>
                <c:pt idx="38">
                  <c:v>44295.666666666664</c:v>
                </c:pt>
                <c:pt idx="39">
                  <c:v>44295.708333333336</c:v>
                </c:pt>
                <c:pt idx="40">
                  <c:v>44295.75</c:v>
                </c:pt>
                <c:pt idx="41">
                  <c:v>44296.25</c:v>
                </c:pt>
                <c:pt idx="42">
                  <c:v>44296.291666666664</c:v>
                </c:pt>
                <c:pt idx="43">
                  <c:v>44296.333333333336</c:v>
                </c:pt>
                <c:pt idx="44">
                  <c:v>44296.375</c:v>
                </c:pt>
                <c:pt idx="45">
                  <c:v>44296.416666666664</c:v>
                </c:pt>
                <c:pt idx="46">
                  <c:v>44296.458333333336</c:v>
                </c:pt>
                <c:pt idx="47">
                  <c:v>44296.5</c:v>
                </c:pt>
                <c:pt idx="48">
                  <c:v>44296.541666666664</c:v>
                </c:pt>
                <c:pt idx="49">
                  <c:v>44296.583333333336</c:v>
                </c:pt>
                <c:pt idx="50">
                  <c:v>44296.625</c:v>
                </c:pt>
                <c:pt idx="51">
                  <c:v>44296.666666666664</c:v>
                </c:pt>
                <c:pt idx="52">
                  <c:v>44296.708333333336</c:v>
                </c:pt>
                <c:pt idx="53">
                  <c:v>44296.75</c:v>
                </c:pt>
                <c:pt idx="54">
                  <c:v>44297.25</c:v>
                </c:pt>
                <c:pt idx="55">
                  <c:v>44297.291666666664</c:v>
                </c:pt>
                <c:pt idx="56">
                  <c:v>44297.333333333336</c:v>
                </c:pt>
                <c:pt idx="57">
                  <c:v>44297.375</c:v>
                </c:pt>
                <c:pt idx="58">
                  <c:v>44297.416666666664</c:v>
                </c:pt>
                <c:pt idx="59">
                  <c:v>44297.458333333336</c:v>
                </c:pt>
                <c:pt idx="60">
                  <c:v>44297.5</c:v>
                </c:pt>
                <c:pt idx="61">
                  <c:v>44297.541666666664</c:v>
                </c:pt>
                <c:pt idx="62">
                  <c:v>44297.583333333336</c:v>
                </c:pt>
                <c:pt idx="63">
                  <c:v>44297.625</c:v>
                </c:pt>
                <c:pt idx="64">
                  <c:v>44297.666666666664</c:v>
                </c:pt>
                <c:pt idx="65">
                  <c:v>44297.708333333336</c:v>
                </c:pt>
                <c:pt idx="66">
                  <c:v>44297.75</c:v>
                </c:pt>
                <c:pt idx="67">
                  <c:v>44298.25</c:v>
                </c:pt>
                <c:pt idx="68">
                  <c:v>44298.291666666664</c:v>
                </c:pt>
                <c:pt idx="69">
                  <c:v>44298.333333333336</c:v>
                </c:pt>
                <c:pt idx="70">
                  <c:v>44298.375</c:v>
                </c:pt>
                <c:pt idx="71">
                  <c:v>44298.416666666664</c:v>
                </c:pt>
                <c:pt idx="72">
                  <c:v>44298.458333333336</c:v>
                </c:pt>
                <c:pt idx="73">
                  <c:v>44298.5</c:v>
                </c:pt>
                <c:pt idx="74">
                  <c:v>44298.541666666664</c:v>
                </c:pt>
                <c:pt idx="75">
                  <c:v>44298.583333333336</c:v>
                </c:pt>
                <c:pt idx="76">
                  <c:v>44298.625</c:v>
                </c:pt>
                <c:pt idx="77">
                  <c:v>44298.666666666664</c:v>
                </c:pt>
                <c:pt idx="78">
                  <c:v>44298.708333333336</c:v>
                </c:pt>
                <c:pt idx="79">
                  <c:v>44298.75</c:v>
                </c:pt>
                <c:pt idx="80">
                  <c:v>44299.25</c:v>
                </c:pt>
                <c:pt idx="81">
                  <c:v>44299.291666666664</c:v>
                </c:pt>
                <c:pt idx="82">
                  <c:v>44299.333333333336</c:v>
                </c:pt>
                <c:pt idx="83">
                  <c:v>44299.375</c:v>
                </c:pt>
                <c:pt idx="84">
                  <c:v>44299.416666666664</c:v>
                </c:pt>
                <c:pt idx="85">
                  <c:v>44299.458333333336</c:v>
                </c:pt>
                <c:pt idx="86">
                  <c:v>44299.5</c:v>
                </c:pt>
                <c:pt idx="87">
                  <c:v>44299.541666666664</c:v>
                </c:pt>
                <c:pt idx="88">
                  <c:v>44299.583333333336</c:v>
                </c:pt>
                <c:pt idx="89">
                  <c:v>44299.625</c:v>
                </c:pt>
                <c:pt idx="90">
                  <c:v>44299.666666666664</c:v>
                </c:pt>
                <c:pt idx="91">
                  <c:v>44299.708333333336</c:v>
                </c:pt>
                <c:pt idx="92">
                  <c:v>44299.75</c:v>
                </c:pt>
              </c:numCache>
            </c:numRef>
          </c:xVal>
          <c:yVal>
            <c:numRef>
              <c:f>'[semana0-7a13-abril_grafico.xlsx]Gráfico DD'!$B$2:$B$94</c:f>
              <c:numCache>
                <c:formatCode>0.00</c:formatCode>
                <c:ptCount val="93"/>
                <c:pt idx="0">
                  <c:v>0</c:v>
                </c:pt>
                <c:pt idx="1">
                  <c:v>0</c:v>
                </c:pt>
                <c:pt idx="2">
                  <c:v>0.25562160386638577</c:v>
                </c:pt>
                <c:pt idx="3">
                  <c:v>-0.12743224071426326</c:v>
                </c:pt>
                <c:pt idx="4">
                  <c:v>-0.18275890158154937</c:v>
                </c:pt>
                <c:pt idx="5">
                  <c:v>-0.32200212138683054</c:v>
                </c:pt>
                <c:pt idx="6">
                  <c:v>-9.0546224211239965E-2</c:v>
                </c:pt>
                <c:pt idx="7">
                  <c:v>-8.4533101648738757E-2</c:v>
                </c:pt>
                <c:pt idx="8">
                  <c:v>-8.5574198592465039E-2</c:v>
                </c:pt>
                <c:pt idx="9">
                  <c:v>2.3516664282237291E-3</c:v>
                </c:pt>
                <c:pt idx="10">
                  <c:v>6.5394164624988553E-3</c:v>
                </c:pt>
                <c:pt idx="11">
                  <c:v>7.8707643574858471E-3</c:v>
                </c:pt>
                <c:pt idx="12">
                  <c:v>0.16144843547886248</c:v>
                </c:pt>
                <c:pt idx="13">
                  <c:v>0</c:v>
                </c:pt>
                <c:pt idx="14">
                  <c:v>0</c:v>
                </c:pt>
                <c:pt idx="15">
                  <c:v>-0.18835406015037581</c:v>
                </c:pt>
                <c:pt idx="16">
                  <c:v>0</c:v>
                </c:pt>
                <c:pt idx="17">
                  <c:v>0</c:v>
                </c:pt>
                <c:pt idx="18">
                  <c:v>-0.52838912954919881</c:v>
                </c:pt>
                <c:pt idx="19">
                  <c:v>-8.1717544728210245E-2</c:v>
                </c:pt>
                <c:pt idx="20">
                  <c:v>-1.2801198577078633E-2</c:v>
                </c:pt>
                <c:pt idx="21">
                  <c:v>8.6999000404290551E-4</c:v>
                </c:pt>
                <c:pt idx="22">
                  <c:v>1.3896195469451721E-2</c:v>
                </c:pt>
                <c:pt idx="23">
                  <c:v>8.9745527169208902E-2</c:v>
                </c:pt>
                <c:pt idx="24">
                  <c:v>0.13258521575605919</c:v>
                </c:pt>
                <c:pt idx="25">
                  <c:v>0</c:v>
                </c:pt>
                <c:pt idx="26">
                  <c:v>0</c:v>
                </c:pt>
                <c:pt idx="27">
                  <c:v>0</c:v>
                </c:pt>
                <c:pt idx="28">
                  <c:v>0</c:v>
                </c:pt>
                <c:pt idx="29">
                  <c:v>-0.30143175251802778</c:v>
                </c:pt>
                <c:pt idx="30">
                  <c:v>0</c:v>
                </c:pt>
                <c:pt idx="31">
                  <c:v>0</c:v>
                </c:pt>
                <c:pt idx="32">
                  <c:v>-0.55854966819830332</c:v>
                </c:pt>
                <c:pt idx="33">
                  <c:v>-0.1091329698575069</c:v>
                </c:pt>
                <c:pt idx="34">
                  <c:v>1.7830602881189244E-2</c:v>
                </c:pt>
                <c:pt idx="35">
                  <c:v>1.9583783074569726E-2</c:v>
                </c:pt>
                <c:pt idx="36">
                  <c:v>2.2140058010371173E-2</c:v>
                </c:pt>
                <c:pt idx="37">
                  <c:v>2.9582046756954989E-2</c:v>
                </c:pt>
                <c:pt idx="38">
                  <c:v>4.8688206054029924E-2</c:v>
                </c:pt>
                <c:pt idx="39">
                  <c:v>0.37021657632812194</c:v>
                </c:pt>
                <c:pt idx="40">
                  <c:v>0</c:v>
                </c:pt>
                <c:pt idx="41">
                  <c:v>0</c:v>
                </c:pt>
                <c:pt idx="42">
                  <c:v>3.4676999416516384E-2</c:v>
                </c:pt>
                <c:pt idx="43">
                  <c:v>-0.7683662541099171</c:v>
                </c:pt>
                <c:pt idx="44">
                  <c:v>0</c:v>
                </c:pt>
                <c:pt idx="45">
                  <c:v>-0.57112233866458961</c:v>
                </c:pt>
                <c:pt idx="46">
                  <c:v>-0.22283209221281469</c:v>
                </c:pt>
                <c:pt idx="47">
                  <c:v>1.4323648309364705E-2</c:v>
                </c:pt>
                <c:pt idx="48">
                  <c:v>2.1609880596437443E-2</c:v>
                </c:pt>
                <c:pt idx="49">
                  <c:v>2.1229729121790154E-2</c:v>
                </c:pt>
                <c:pt idx="50">
                  <c:v>1.2388642867751341E-2</c:v>
                </c:pt>
                <c:pt idx="51">
                  <c:v>3.2737156312119181E-2</c:v>
                </c:pt>
                <c:pt idx="52">
                  <c:v>0.48615079380176451</c:v>
                </c:pt>
                <c:pt idx="53">
                  <c:v>0</c:v>
                </c:pt>
                <c:pt idx="54">
                  <c:v>0</c:v>
                </c:pt>
                <c:pt idx="55">
                  <c:v>-0.35124062019445434</c:v>
                </c:pt>
                <c:pt idx="56">
                  <c:v>0</c:v>
                </c:pt>
                <c:pt idx="57">
                  <c:v>0</c:v>
                </c:pt>
                <c:pt idx="58">
                  <c:v>-0.64747931997280972</c:v>
                </c:pt>
                <c:pt idx="59">
                  <c:v>-0.1078316081396886</c:v>
                </c:pt>
                <c:pt idx="60">
                  <c:v>1.5476803584444594E-2</c:v>
                </c:pt>
                <c:pt idx="61">
                  <c:v>1.1386485255184276E-2</c:v>
                </c:pt>
                <c:pt idx="62">
                  <c:v>2.2559898421364164E-2</c:v>
                </c:pt>
                <c:pt idx="63">
                  <c:v>2.5879406879201181E-2</c:v>
                </c:pt>
                <c:pt idx="64">
                  <c:v>6.8572917449286258E-2</c:v>
                </c:pt>
                <c:pt idx="65">
                  <c:v>0</c:v>
                </c:pt>
                <c:pt idx="66">
                  <c:v>0</c:v>
                </c:pt>
                <c:pt idx="67">
                  <c:v>0</c:v>
                </c:pt>
                <c:pt idx="68">
                  <c:v>-9.3846427741383256E-2</c:v>
                </c:pt>
                <c:pt idx="69">
                  <c:v>0</c:v>
                </c:pt>
                <c:pt idx="70">
                  <c:v>0</c:v>
                </c:pt>
                <c:pt idx="71">
                  <c:v>-0.68879457359590113</c:v>
                </c:pt>
                <c:pt idx="72">
                  <c:v>-0.13422540802061816</c:v>
                </c:pt>
                <c:pt idx="73">
                  <c:v>2.3749344762874356E-2</c:v>
                </c:pt>
                <c:pt idx="74">
                  <c:v>2.0808388758075225E-2</c:v>
                </c:pt>
                <c:pt idx="75">
                  <c:v>2.9682766190766274E-2</c:v>
                </c:pt>
                <c:pt idx="76">
                  <c:v>4.7877144699748166E-2</c:v>
                </c:pt>
                <c:pt idx="77">
                  <c:v>4.2137552597657099E-2</c:v>
                </c:pt>
                <c:pt idx="78">
                  <c:v>0.302960969737124</c:v>
                </c:pt>
                <c:pt idx="79">
                  <c:v>0</c:v>
                </c:pt>
                <c:pt idx="80">
                  <c:v>0</c:v>
                </c:pt>
                <c:pt idx="81">
                  <c:v>-0.15782896235790403</c:v>
                </c:pt>
                <c:pt idx="82">
                  <c:v>0</c:v>
                </c:pt>
                <c:pt idx="83">
                  <c:v>-0.8292099710460189</c:v>
                </c:pt>
                <c:pt idx="84">
                  <c:v>-0.67856428656990919</c:v>
                </c:pt>
                <c:pt idx="85">
                  <c:v>-0.14822930641170146</c:v>
                </c:pt>
                <c:pt idx="86">
                  <c:v>-2.0738585268644413E-2</c:v>
                </c:pt>
                <c:pt idx="87">
                  <c:v>-1.8968802853458727E-2</c:v>
                </c:pt>
                <c:pt idx="88">
                  <c:v>6.2299266214948393E-3</c:v>
                </c:pt>
                <c:pt idx="89">
                  <c:v>2.9862248596039323E-2</c:v>
                </c:pt>
                <c:pt idx="90">
                  <c:v>0.13206539921322541</c:v>
                </c:pt>
                <c:pt idx="91">
                  <c:v>0.39727390722971423</c:v>
                </c:pt>
                <c:pt idx="92">
                  <c:v>0</c:v>
                </c:pt>
              </c:numCache>
            </c:numRef>
          </c:yVal>
          <c:smooth val="0"/>
          <c:extLst>
            <c:ext xmlns:c16="http://schemas.microsoft.com/office/drawing/2014/chart" uri="{C3380CC4-5D6E-409C-BE32-E72D297353CC}">
              <c16:uniqueId val="{00000000-F878-4050-B366-3338DDB8BA92}"/>
            </c:ext>
          </c:extLst>
        </c:ser>
        <c:ser>
          <c:idx val="1"/>
          <c:order val="1"/>
          <c:tx>
            <c:strRef>
              <c:f>'[semana0-7a13-abril_grafico.xlsx]Gráfico DD'!$C$1</c:f>
              <c:strCache>
                <c:ptCount val="1"/>
                <c:pt idx="0">
                  <c:v>101.1.6</c:v>
                </c:pt>
              </c:strCache>
            </c:strRef>
          </c:tx>
          <c:spPr>
            <a:ln w="19050" cap="rnd">
              <a:solidFill>
                <a:srgbClr val="FF0000"/>
              </a:solidFill>
              <a:round/>
            </a:ln>
            <a:effectLst/>
          </c:spPr>
          <c:marker>
            <c:symbol val="none"/>
          </c:marker>
          <c:xVal>
            <c:numRef>
              <c:f>'[semana0-7a13-abril_grafico.xlsx]Gráfico DD'!$A$2:$A$94</c:f>
              <c:numCache>
                <c:formatCode>dd/mm\ hh"h"</c:formatCode>
                <c:ptCount val="93"/>
                <c:pt idx="0">
                  <c:v>44293.208333333336</c:v>
                </c:pt>
                <c:pt idx="1">
                  <c:v>44293.25</c:v>
                </c:pt>
                <c:pt idx="2">
                  <c:v>44293.291666666664</c:v>
                </c:pt>
                <c:pt idx="3">
                  <c:v>44293.333333333336</c:v>
                </c:pt>
                <c:pt idx="4">
                  <c:v>44293.375</c:v>
                </c:pt>
                <c:pt idx="5">
                  <c:v>44293.416666666664</c:v>
                </c:pt>
                <c:pt idx="6">
                  <c:v>44293.458333333336</c:v>
                </c:pt>
                <c:pt idx="7">
                  <c:v>44293.5</c:v>
                </c:pt>
                <c:pt idx="8">
                  <c:v>44293.541666666664</c:v>
                </c:pt>
                <c:pt idx="9">
                  <c:v>44293.583333333336</c:v>
                </c:pt>
                <c:pt idx="10">
                  <c:v>44293.625</c:v>
                </c:pt>
                <c:pt idx="11">
                  <c:v>44293.666666666664</c:v>
                </c:pt>
                <c:pt idx="12">
                  <c:v>44293.708333333336</c:v>
                </c:pt>
                <c:pt idx="13">
                  <c:v>44293.75</c:v>
                </c:pt>
                <c:pt idx="14">
                  <c:v>44294.25</c:v>
                </c:pt>
                <c:pt idx="15">
                  <c:v>44294.291666666664</c:v>
                </c:pt>
                <c:pt idx="16">
                  <c:v>44294.333333333336</c:v>
                </c:pt>
                <c:pt idx="17">
                  <c:v>44294.375</c:v>
                </c:pt>
                <c:pt idx="18">
                  <c:v>44294.416666666664</c:v>
                </c:pt>
                <c:pt idx="19">
                  <c:v>44294.458333333336</c:v>
                </c:pt>
                <c:pt idx="20">
                  <c:v>44294.5</c:v>
                </c:pt>
                <c:pt idx="21">
                  <c:v>44294.541666666664</c:v>
                </c:pt>
                <c:pt idx="22">
                  <c:v>44294.583333333336</c:v>
                </c:pt>
                <c:pt idx="23">
                  <c:v>44294.625</c:v>
                </c:pt>
                <c:pt idx="24">
                  <c:v>44294.666666666664</c:v>
                </c:pt>
                <c:pt idx="25">
                  <c:v>44294.708333333336</c:v>
                </c:pt>
                <c:pt idx="26">
                  <c:v>44294.75</c:v>
                </c:pt>
                <c:pt idx="27">
                  <c:v>44295.208333333336</c:v>
                </c:pt>
                <c:pt idx="28">
                  <c:v>44295.25</c:v>
                </c:pt>
                <c:pt idx="29">
                  <c:v>44295.291666666664</c:v>
                </c:pt>
                <c:pt idx="30">
                  <c:v>44295.333333333336</c:v>
                </c:pt>
                <c:pt idx="31">
                  <c:v>44295.375</c:v>
                </c:pt>
                <c:pt idx="32">
                  <c:v>44295.416666666664</c:v>
                </c:pt>
                <c:pt idx="33">
                  <c:v>44295.458333333336</c:v>
                </c:pt>
                <c:pt idx="34">
                  <c:v>44295.5</c:v>
                </c:pt>
                <c:pt idx="35">
                  <c:v>44295.541666666664</c:v>
                </c:pt>
                <c:pt idx="36">
                  <c:v>44295.583333333336</c:v>
                </c:pt>
                <c:pt idx="37">
                  <c:v>44295.625</c:v>
                </c:pt>
                <c:pt idx="38">
                  <c:v>44295.666666666664</c:v>
                </c:pt>
                <c:pt idx="39">
                  <c:v>44295.708333333336</c:v>
                </c:pt>
                <c:pt idx="40">
                  <c:v>44295.75</c:v>
                </c:pt>
                <c:pt idx="41">
                  <c:v>44296.25</c:v>
                </c:pt>
                <c:pt idx="42">
                  <c:v>44296.291666666664</c:v>
                </c:pt>
                <c:pt idx="43">
                  <c:v>44296.333333333336</c:v>
                </c:pt>
                <c:pt idx="44">
                  <c:v>44296.375</c:v>
                </c:pt>
                <c:pt idx="45">
                  <c:v>44296.416666666664</c:v>
                </c:pt>
                <c:pt idx="46">
                  <c:v>44296.458333333336</c:v>
                </c:pt>
                <c:pt idx="47">
                  <c:v>44296.5</c:v>
                </c:pt>
                <c:pt idx="48">
                  <c:v>44296.541666666664</c:v>
                </c:pt>
                <c:pt idx="49">
                  <c:v>44296.583333333336</c:v>
                </c:pt>
                <c:pt idx="50">
                  <c:v>44296.625</c:v>
                </c:pt>
                <c:pt idx="51">
                  <c:v>44296.666666666664</c:v>
                </c:pt>
                <c:pt idx="52">
                  <c:v>44296.708333333336</c:v>
                </c:pt>
                <c:pt idx="53">
                  <c:v>44296.75</c:v>
                </c:pt>
                <c:pt idx="54">
                  <c:v>44297.25</c:v>
                </c:pt>
                <c:pt idx="55">
                  <c:v>44297.291666666664</c:v>
                </c:pt>
                <c:pt idx="56">
                  <c:v>44297.333333333336</c:v>
                </c:pt>
                <c:pt idx="57">
                  <c:v>44297.375</c:v>
                </c:pt>
                <c:pt idx="58">
                  <c:v>44297.416666666664</c:v>
                </c:pt>
                <c:pt idx="59">
                  <c:v>44297.458333333336</c:v>
                </c:pt>
                <c:pt idx="60">
                  <c:v>44297.5</c:v>
                </c:pt>
                <c:pt idx="61">
                  <c:v>44297.541666666664</c:v>
                </c:pt>
                <c:pt idx="62">
                  <c:v>44297.583333333336</c:v>
                </c:pt>
                <c:pt idx="63">
                  <c:v>44297.625</c:v>
                </c:pt>
                <c:pt idx="64">
                  <c:v>44297.666666666664</c:v>
                </c:pt>
                <c:pt idx="65">
                  <c:v>44297.708333333336</c:v>
                </c:pt>
                <c:pt idx="66">
                  <c:v>44297.75</c:v>
                </c:pt>
                <c:pt idx="67">
                  <c:v>44298.25</c:v>
                </c:pt>
                <c:pt idx="68">
                  <c:v>44298.291666666664</c:v>
                </c:pt>
                <c:pt idx="69">
                  <c:v>44298.333333333336</c:v>
                </c:pt>
                <c:pt idx="70">
                  <c:v>44298.375</c:v>
                </c:pt>
                <c:pt idx="71">
                  <c:v>44298.416666666664</c:v>
                </c:pt>
                <c:pt idx="72">
                  <c:v>44298.458333333336</c:v>
                </c:pt>
                <c:pt idx="73">
                  <c:v>44298.5</c:v>
                </c:pt>
                <c:pt idx="74">
                  <c:v>44298.541666666664</c:v>
                </c:pt>
                <c:pt idx="75">
                  <c:v>44298.583333333336</c:v>
                </c:pt>
                <c:pt idx="76">
                  <c:v>44298.625</c:v>
                </c:pt>
                <c:pt idx="77">
                  <c:v>44298.666666666664</c:v>
                </c:pt>
                <c:pt idx="78">
                  <c:v>44298.708333333336</c:v>
                </c:pt>
                <c:pt idx="79">
                  <c:v>44298.75</c:v>
                </c:pt>
                <c:pt idx="80">
                  <c:v>44299.25</c:v>
                </c:pt>
                <c:pt idx="81">
                  <c:v>44299.291666666664</c:v>
                </c:pt>
                <c:pt idx="82">
                  <c:v>44299.333333333336</c:v>
                </c:pt>
                <c:pt idx="83">
                  <c:v>44299.375</c:v>
                </c:pt>
                <c:pt idx="84">
                  <c:v>44299.416666666664</c:v>
                </c:pt>
                <c:pt idx="85">
                  <c:v>44299.458333333336</c:v>
                </c:pt>
                <c:pt idx="86">
                  <c:v>44299.5</c:v>
                </c:pt>
                <c:pt idx="87">
                  <c:v>44299.541666666664</c:v>
                </c:pt>
                <c:pt idx="88">
                  <c:v>44299.583333333336</c:v>
                </c:pt>
                <c:pt idx="89">
                  <c:v>44299.625</c:v>
                </c:pt>
                <c:pt idx="90">
                  <c:v>44299.666666666664</c:v>
                </c:pt>
                <c:pt idx="91">
                  <c:v>44299.708333333336</c:v>
                </c:pt>
                <c:pt idx="92">
                  <c:v>44299.75</c:v>
                </c:pt>
              </c:numCache>
            </c:numRef>
          </c:xVal>
          <c:yVal>
            <c:numRef>
              <c:f>'[semana0-7a13-abril_grafico.xlsx]Gráfico DD'!$C$2:$C$94</c:f>
              <c:numCache>
                <c:formatCode>0.00</c:formatCode>
                <c:ptCount val="93"/>
                <c:pt idx="0">
                  <c:v>0</c:v>
                </c:pt>
                <c:pt idx="1">
                  <c:v>0</c:v>
                </c:pt>
                <c:pt idx="2">
                  <c:v>0</c:v>
                </c:pt>
                <c:pt idx="3">
                  <c:v>-9.4304126122332382E-2</c:v>
                </c:pt>
                <c:pt idx="4">
                  <c:v>-4.8255622207530595E-2</c:v>
                </c:pt>
                <c:pt idx="5">
                  <c:v>-3.7285271440320837E-2</c:v>
                </c:pt>
                <c:pt idx="6">
                  <c:v>-5.9229634899233857E-2</c:v>
                </c:pt>
                <c:pt idx="7">
                  <c:v>-6.1801892825878897E-2</c:v>
                </c:pt>
                <c:pt idx="8">
                  <c:v>-5.2136649209250367E-2</c:v>
                </c:pt>
                <c:pt idx="9">
                  <c:v>-1.5791044463604166E-2</c:v>
                </c:pt>
                <c:pt idx="10">
                  <c:v>-5.1217836320550512E-2</c:v>
                </c:pt>
                <c:pt idx="11">
                  <c:v>-5.2285932101928237E-2</c:v>
                </c:pt>
                <c:pt idx="12">
                  <c:v>-8.6507560857853216E-2</c:v>
                </c:pt>
                <c:pt idx="13">
                  <c:v>0</c:v>
                </c:pt>
                <c:pt idx="14">
                  <c:v>0</c:v>
                </c:pt>
                <c:pt idx="15">
                  <c:v>0</c:v>
                </c:pt>
                <c:pt idx="16">
                  <c:v>-4.8244428616768004E-2</c:v>
                </c:pt>
                <c:pt idx="17">
                  <c:v>-1.7392654565949475E-2</c:v>
                </c:pt>
                <c:pt idx="18">
                  <c:v>-6.0687783437839801E-2</c:v>
                </c:pt>
                <c:pt idx="19">
                  <c:v>-1.1961409273415116E-2</c:v>
                </c:pt>
                <c:pt idx="20">
                  <c:v>-4.4433553051738982E-2</c:v>
                </c:pt>
                <c:pt idx="21">
                  <c:v>-3.8173723416496219E-2</c:v>
                </c:pt>
                <c:pt idx="22">
                  <c:v>-3.6814004161237111E-2</c:v>
                </c:pt>
                <c:pt idx="23">
                  <c:v>-3.3802151889787385E-2</c:v>
                </c:pt>
                <c:pt idx="24">
                  <c:v>-2.096367315470905E-2</c:v>
                </c:pt>
                <c:pt idx="25">
                  <c:v>2.6170128965268935E-2</c:v>
                </c:pt>
                <c:pt idx="26">
                  <c:v>0</c:v>
                </c:pt>
                <c:pt idx="27">
                  <c:v>0</c:v>
                </c:pt>
                <c:pt idx="28">
                  <c:v>0</c:v>
                </c:pt>
                <c:pt idx="29">
                  <c:v>0</c:v>
                </c:pt>
                <c:pt idx="30">
                  <c:v>-7.8627831340368534E-2</c:v>
                </c:pt>
                <c:pt idx="31">
                  <c:v>-2.1602017157115572E-2</c:v>
                </c:pt>
                <c:pt idx="32">
                  <c:v>-3.6189064220949106E-2</c:v>
                </c:pt>
                <c:pt idx="33">
                  <c:v>-1.979560881906826E-2</c:v>
                </c:pt>
                <c:pt idx="34">
                  <c:v>-1.8203488854757349E-2</c:v>
                </c:pt>
                <c:pt idx="35">
                  <c:v>-2.7043264835003609E-2</c:v>
                </c:pt>
                <c:pt idx="36">
                  <c:v>-2.3951907877846224E-2</c:v>
                </c:pt>
                <c:pt idx="37">
                  <c:v>-3.385718887681715E-2</c:v>
                </c:pt>
                <c:pt idx="38">
                  <c:v>-1.9369381743168324E-2</c:v>
                </c:pt>
                <c:pt idx="39">
                  <c:v>-4.7048713777150197E-2</c:v>
                </c:pt>
                <c:pt idx="40">
                  <c:v>0</c:v>
                </c:pt>
                <c:pt idx="41">
                  <c:v>0</c:v>
                </c:pt>
                <c:pt idx="42">
                  <c:v>-0.16101754983202496</c:v>
                </c:pt>
                <c:pt idx="43">
                  <c:v>-5.7536379880695113E-2</c:v>
                </c:pt>
                <c:pt idx="44">
                  <c:v>-1.3993553665442124E-2</c:v>
                </c:pt>
                <c:pt idx="45">
                  <c:v>-8.0040362184757324E-2</c:v>
                </c:pt>
                <c:pt idx="46">
                  <c:v>-7.2256903290189245E-2</c:v>
                </c:pt>
                <c:pt idx="47">
                  <c:v>-1.7705833615355403E-2</c:v>
                </c:pt>
                <c:pt idx="48">
                  <c:v>-8.8727465504857654E-3</c:v>
                </c:pt>
                <c:pt idx="49">
                  <c:v>-1.4052372285254786E-2</c:v>
                </c:pt>
                <c:pt idx="50">
                  <c:v>-2.6834923158089059E-2</c:v>
                </c:pt>
                <c:pt idx="51">
                  <c:v>-2.0720709036846172E-2</c:v>
                </c:pt>
                <c:pt idx="52">
                  <c:v>-0.15812025155127113</c:v>
                </c:pt>
                <c:pt idx="53">
                  <c:v>0</c:v>
                </c:pt>
                <c:pt idx="54">
                  <c:v>0</c:v>
                </c:pt>
                <c:pt idx="55">
                  <c:v>0</c:v>
                </c:pt>
                <c:pt idx="56">
                  <c:v>-6.135420071646603E-2</c:v>
                </c:pt>
                <c:pt idx="57">
                  <c:v>-1.8754873498205198E-2</c:v>
                </c:pt>
                <c:pt idx="58">
                  <c:v>-2.81725054350839E-2</c:v>
                </c:pt>
                <c:pt idx="59">
                  <c:v>-6.169427700834609E-3</c:v>
                </c:pt>
                <c:pt idx="60">
                  <c:v>-1.7673231375945189E-2</c:v>
                </c:pt>
                <c:pt idx="61">
                  <c:v>-1.8223188585096781E-2</c:v>
                </c:pt>
                <c:pt idx="62">
                  <c:v>-1.4986149231252513E-2</c:v>
                </c:pt>
                <c:pt idx="63">
                  <c:v>-2.5992400667629405E-2</c:v>
                </c:pt>
                <c:pt idx="64">
                  <c:v>-6.3019878512178638E-3</c:v>
                </c:pt>
                <c:pt idx="65">
                  <c:v>0</c:v>
                </c:pt>
                <c:pt idx="66">
                  <c:v>0</c:v>
                </c:pt>
                <c:pt idx="67">
                  <c:v>0</c:v>
                </c:pt>
                <c:pt idx="68">
                  <c:v>0</c:v>
                </c:pt>
                <c:pt idx="69">
                  <c:v>-5.1211665210875203E-2</c:v>
                </c:pt>
                <c:pt idx="70">
                  <c:v>-1.7805151834201571E-2</c:v>
                </c:pt>
                <c:pt idx="71">
                  <c:v>-3.3421938014021685E-2</c:v>
                </c:pt>
                <c:pt idx="72">
                  <c:v>-8.0042180233749431E-3</c:v>
                </c:pt>
                <c:pt idx="73">
                  <c:v>-1.5037827706477552E-2</c:v>
                </c:pt>
                <c:pt idx="74">
                  <c:v>-7.8363047976522521E-3</c:v>
                </c:pt>
                <c:pt idx="75">
                  <c:v>-7.8949561489573186E-3</c:v>
                </c:pt>
                <c:pt idx="76">
                  <c:v>-9.2001820185775313E-3</c:v>
                </c:pt>
                <c:pt idx="77">
                  <c:v>-3.2160771496803929E-2</c:v>
                </c:pt>
                <c:pt idx="78">
                  <c:v>-0.12769021152992233</c:v>
                </c:pt>
                <c:pt idx="79">
                  <c:v>0</c:v>
                </c:pt>
                <c:pt idx="80">
                  <c:v>0</c:v>
                </c:pt>
                <c:pt idx="81">
                  <c:v>-0.14434103570859552</c:v>
                </c:pt>
                <c:pt idx="82">
                  <c:v>-8.7718034758895516E-2</c:v>
                </c:pt>
                <c:pt idx="83">
                  <c:v>-5.2632244208298068E-2</c:v>
                </c:pt>
                <c:pt idx="84">
                  <c:v>-2.5995769857717892E-2</c:v>
                </c:pt>
                <c:pt idx="85">
                  <c:v>-2.5958873127009653E-2</c:v>
                </c:pt>
                <c:pt idx="86">
                  <c:v>-1.4163217441780774E-2</c:v>
                </c:pt>
                <c:pt idx="87">
                  <c:v>-2.2528258284910545E-2</c:v>
                </c:pt>
                <c:pt idx="88">
                  <c:v>-4.825319959639645E-2</c:v>
                </c:pt>
                <c:pt idx="89">
                  <c:v>-2.4802790600393806E-2</c:v>
                </c:pt>
                <c:pt idx="90">
                  <c:v>1.0825652088645095E-2</c:v>
                </c:pt>
                <c:pt idx="91">
                  <c:v>-9.8738515471487906E-4</c:v>
                </c:pt>
                <c:pt idx="92">
                  <c:v>0</c:v>
                </c:pt>
              </c:numCache>
            </c:numRef>
          </c:yVal>
          <c:smooth val="0"/>
          <c:extLst>
            <c:ext xmlns:c16="http://schemas.microsoft.com/office/drawing/2014/chart" uri="{C3380CC4-5D6E-409C-BE32-E72D297353CC}">
              <c16:uniqueId val="{00000001-F878-4050-B366-3338DDB8BA92}"/>
            </c:ext>
          </c:extLst>
        </c:ser>
        <c:ser>
          <c:idx val="2"/>
          <c:order val="2"/>
          <c:tx>
            <c:strRef>
              <c:f>'[semana0-7a13-abril_grafico.xlsx]Gráfico DD'!$D$1</c:f>
              <c:strCache>
                <c:ptCount val="1"/>
                <c:pt idx="0">
                  <c:v>101.1.7</c:v>
                </c:pt>
              </c:strCache>
            </c:strRef>
          </c:tx>
          <c:spPr>
            <a:ln w="19050" cap="rnd">
              <a:solidFill>
                <a:schemeClr val="tx1"/>
              </a:solidFill>
              <a:round/>
            </a:ln>
            <a:effectLst/>
          </c:spPr>
          <c:marker>
            <c:symbol val="none"/>
          </c:marker>
          <c:xVal>
            <c:numRef>
              <c:f>'[semana0-7a13-abril_grafico.xlsx]Gráfico DD'!$A$2:$A$94</c:f>
              <c:numCache>
                <c:formatCode>dd/mm\ hh"h"</c:formatCode>
                <c:ptCount val="93"/>
                <c:pt idx="0">
                  <c:v>44293.208333333336</c:v>
                </c:pt>
                <c:pt idx="1">
                  <c:v>44293.25</c:v>
                </c:pt>
                <c:pt idx="2">
                  <c:v>44293.291666666664</c:v>
                </c:pt>
                <c:pt idx="3">
                  <c:v>44293.333333333336</c:v>
                </c:pt>
                <c:pt idx="4">
                  <c:v>44293.375</c:v>
                </c:pt>
                <c:pt idx="5">
                  <c:v>44293.416666666664</c:v>
                </c:pt>
                <c:pt idx="6">
                  <c:v>44293.458333333336</c:v>
                </c:pt>
                <c:pt idx="7">
                  <c:v>44293.5</c:v>
                </c:pt>
                <c:pt idx="8">
                  <c:v>44293.541666666664</c:v>
                </c:pt>
                <c:pt idx="9">
                  <c:v>44293.583333333336</c:v>
                </c:pt>
                <c:pt idx="10">
                  <c:v>44293.625</c:v>
                </c:pt>
                <c:pt idx="11">
                  <c:v>44293.666666666664</c:v>
                </c:pt>
                <c:pt idx="12">
                  <c:v>44293.708333333336</c:v>
                </c:pt>
                <c:pt idx="13">
                  <c:v>44293.75</c:v>
                </c:pt>
                <c:pt idx="14">
                  <c:v>44294.25</c:v>
                </c:pt>
                <c:pt idx="15">
                  <c:v>44294.291666666664</c:v>
                </c:pt>
                <c:pt idx="16">
                  <c:v>44294.333333333336</c:v>
                </c:pt>
                <c:pt idx="17">
                  <c:v>44294.375</c:v>
                </c:pt>
                <c:pt idx="18">
                  <c:v>44294.416666666664</c:v>
                </c:pt>
                <c:pt idx="19">
                  <c:v>44294.458333333336</c:v>
                </c:pt>
                <c:pt idx="20">
                  <c:v>44294.5</c:v>
                </c:pt>
                <c:pt idx="21">
                  <c:v>44294.541666666664</c:v>
                </c:pt>
                <c:pt idx="22">
                  <c:v>44294.583333333336</c:v>
                </c:pt>
                <c:pt idx="23">
                  <c:v>44294.625</c:v>
                </c:pt>
                <c:pt idx="24">
                  <c:v>44294.666666666664</c:v>
                </c:pt>
                <c:pt idx="25">
                  <c:v>44294.708333333336</c:v>
                </c:pt>
                <c:pt idx="26">
                  <c:v>44294.75</c:v>
                </c:pt>
                <c:pt idx="27">
                  <c:v>44295.208333333336</c:v>
                </c:pt>
                <c:pt idx="28">
                  <c:v>44295.25</c:v>
                </c:pt>
                <c:pt idx="29">
                  <c:v>44295.291666666664</c:v>
                </c:pt>
                <c:pt idx="30">
                  <c:v>44295.333333333336</c:v>
                </c:pt>
                <c:pt idx="31">
                  <c:v>44295.375</c:v>
                </c:pt>
                <c:pt idx="32">
                  <c:v>44295.416666666664</c:v>
                </c:pt>
                <c:pt idx="33">
                  <c:v>44295.458333333336</c:v>
                </c:pt>
                <c:pt idx="34">
                  <c:v>44295.5</c:v>
                </c:pt>
                <c:pt idx="35">
                  <c:v>44295.541666666664</c:v>
                </c:pt>
                <c:pt idx="36">
                  <c:v>44295.583333333336</c:v>
                </c:pt>
                <c:pt idx="37">
                  <c:v>44295.625</c:v>
                </c:pt>
                <c:pt idx="38">
                  <c:v>44295.666666666664</c:v>
                </c:pt>
                <c:pt idx="39">
                  <c:v>44295.708333333336</c:v>
                </c:pt>
                <c:pt idx="40">
                  <c:v>44295.75</c:v>
                </c:pt>
                <c:pt idx="41">
                  <c:v>44296.25</c:v>
                </c:pt>
                <c:pt idx="42">
                  <c:v>44296.291666666664</c:v>
                </c:pt>
                <c:pt idx="43">
                  <c:v>44296.333333333336</c:v>
                </c:pt>
                <c:pt idx="44">
                  <c:v>44296.375</c:v>
                </c:pt>
                <c:pt idx="45">
                  <c:v>44296.416666666664</c:v>
                </c:pt>
                <c:pt idx="46">
                  <c:v>44296.458333333336</c:v>
                </c:pt>
                <c:pt idx="47">
                  <c:v>44296.5</c:v>
                </c:pt>
                <c:pt idx="48">
                  <c:v>44296.541666666664</c:v>
                </c:pt>
                <c:pt idx="49">
                  <c:v>44296.583333333336</c:v>
                </c:pt>
                <c:pt idx="50">
                  <c:v>44296.625</c:v>
                </c:pt>
                <c:pt idx="51">
                  <c:v>44296.666666666664</c:v>
                </c:pt>
                <c:pt idx="52">
                  <c:v>44296.708333333336</c:v>
                </c:pt>
                <c:pt idx="53">
                  <c:v>44296.75</c:v>
                </c:pt>
                <c:pt idx="54">
                  <c:v>44297.25</c:v>
                </c:pt>
                <c:pt idx="55">
                  <c:v>44297.291666666664</c:v>
                </c:pt>
                <c:pt idx="56">
                  <c:v>44297.333333333336</c:v>
                </c:pt>
                <c:pt idx="57">
                  <c:v>44297.375</c:v>
                </c:pt>
                <c:pt idx="58">
                  <c:v>44297.416666666664</c:v>
                </c:pt>
                <c:pt idx="59">
                  <c:v>44297.458333333336</c:v>
                </c:pt>
                <c:pt idx="60">
                  <c:v>44297.5</c:v>
                </c:pt>
                <c:pt idx="61">
                  <c:v>44297.541666666664</c:v>
                </c:pt>
                <c:pt idx="62">
                  <c:v>44297.583333333336</c:v>
                </c:pt>
                <c:pt idx="63">
                  <c:v>44297.625</c:v>
                </c:pt>
                <c:pt idx="64">
                  <c:v>44297.666666666664</c:v>
                </c:pt>
                <c:pt idx="65">
                  <c:v>44297.708333333336</c:v>
                </c:pt>
                <c:pt idx="66">
                  <c:v>44297.75</c:v>
                </c:pt>
                <c:pt idx="67">
                  <c:v>44298.25</c:v>
                </c:pt>
                <c:pt idx="68">
                  <c:v>44298.291666666664</c:v>
                </c:pt>
                <c:pt idx="69">
                  <c:v>44298.333333333336</c:v>
                </c:pt>
                <c:pt idx="70">
                  <c:v>44298.375</c:v>
                </c:pt>
                <c:pt idx="71">
                  <c:v>44298.416666666664</c:v>
                </c:pt>
                <c:pt idx="72">
                  <c:v>44298.458333333336</c:v>
                </c:pt>
                <c:pt idx="73">
                  <c:v>44298.5</c:v>
                </c:pt>
                <c:pt idx="74">
                  <c:v>44298.541666666664</c:v>
                </c:pt>
                <c:pt idx="75">
                  <c:v>44298.583333333336</c:v>
                </c:pt>
                <c:pt idx="76">
                  <c:v>44298.625</c:v>
                </c:pt>
                <c:pt idx="77">
                  <c:v>44298.666666666664</c:v>
                </c:pt>
                <c:pt idx="78">
                  <c:v>44298.708333333336</c:v>
                </c:pt>
                <c:pt idx="79">
                  <c:v>44298.75</c:v>
                </c:pt>
                <c:pt idx="80">
                  <c:v>44299.25</c:v>
                </c:pt>
                <c:pt idx="81">
                  <c:v>44299.291666666664</c:v>
                </c:pt>
                <c:pt idx="82">
                  <c:v>44299.333333333336</c:v>
                </c:pt>
                <c:pt idx="83">
                  <c:v>44299.375</c:v>
                </c:pt>
                <c:pt idx="84">
                  <c:v>44299.416666666664</c:v>
                </c:pt>
                <c:pt idx="85">
                  <c:v>44299.458333333336</c:v>
                </c:pt>
                <c:pt idx="86">
                  <c:v>44299.5</c:v>
                </c:pt>
                <c:pt idx="87">
                  <c:v>44299.541666666664</c:v>
                </c:pt>
                <c:pt idx="88">
                  <c:v>44299.583333333336</c:v>
                </c:pt>
                <c:pt idx="89">
                  <c:v>44299.625</c:v>
                </c:pt>
                <c:pt idx="90">
                  <c:v>44299.666666666664</c:v>
                </c:pt>
                <c:pt idx="91">
                  <c:v>44299.708333333336</c:v>
                </c:pt>
                <c:pt idx="92">
                  <c:v>44299.75</c:v>
                </c:pt>
              </c:numCache>
            </c:numRef>
          </c:xVal>
          <c:yVal>
            <c:numRef>
              <c:f>'[semana0-7a13-abril_grafico.xlsx]Gráfico DD'!$D$2:$D$94</c:f>
              <c:numCache>
                <c:formatCode>0.00</c:formatCode>
                <c:ptCount val="93"/>
                <c:pt idx="0">
                  <c:v>0</c:v>
                </c:pt>
                <c:pt idx="1">
                  <c:v>0</c:v>
                </c:pt>
                <c:pt idx="2">
                  <c:v>0</c:v>
                </c:pt>
                <c:pt idx="3">
                  <c:v>0.17338617108401444</c:v>
                </c:pt>
                <c:pt idx="4">
                  <c:v>9.5075761388951505E-2</c:v>
                </c:pt>
                <c:pt idx="5">
                  <c:v>4.1752714884924838E-2</c:v>
                </c:pt>
                <c:pt idx="6">
                  <c:v>9.6514244354393555E-2</c:v>
                </c:pt>
                <c:pt idx="7">
                  <c:v>7.5777749609299436E-2</c:v>
                </c:pt>
                <c:pt idx="8">
                  <c:v>0.1541687859634718</c:v>
                </c:pt>
                <c:pt idx="9">
                  <c:v>0.21808695414702151</c:v>
                </c:pt>
                <c:pt idx="10">
                  <c:v>0.15102154252125791</c:v>
                </c:pt>
                <c:pt idx="11">
                  <c:v>0.14693777387835885</c:v>
                </c:pt>
                <c:pt idx="12">
                  <c:v>0</c:v>
                </c:pt>
                <c:pt idx="13">
                  <c:v>0</c:v>
                </c:pt>
                <c:pt idx="14">
                  <c:v>0</c:v>
                </c:pt>
                <c:pt idx="15">
                  <c:v>0</c:v>
                </c:pt>
                <c:pt idx="16">
                  <c:v>0.14074419106470126</c:v>
                </c:pt>
                <c:pt idx="17">
                  <c:v>9.5332230842386664E-2</c:v>
                </c:pt>
                <c:pt idx="18">
                  <c:v>4.8461947028148933E-2</c:v>
                </c:pt>
                <c:pt idx="19">
                  <c:v>3.5794348204668827E-2</c:v>
                </c:pt>
                <c:pt idx="20">
                  <c:v>2.8879430355226235E-2</c:v>
                </c:pt>
                <c:pt idx="21">
                  <c:v>7.4555198837711043E-2</c:v>
                </c:pt>
                <c:pt idx="22">
                  <c:v>5.6952957096235171E-2</c:v>
                </c:pt>
                <c:pt idx="23">
                  <c:v>0.20096735325552367</c:v>
                </c:pt>
                <c:pt idx="24">
                  <c:v>0.12230093564282483</c:v>
                </c:pt>
                <c:pt idx="25">
                  <c:v>0.37122915895485475</c:v>
                </c:pt>
                <c:pt idx="26">
                  <c:v>0</c:v>
                </c:pt>
                <c:pt idx="27">
                  <c:v>0</c:v>
                </c:pt>
                <c:pt idx="28">
                  <c:v>0</c:v>
                </c:pt>
                <c:pt idx="29">
                  <c:v>0.28335725986664151</c:v>
                </c:pt>
                <c:pt idx="30">
                  <c:v>0.10618168837969318</c:v>
                </c:pt>
                <c:pt idx="31">
                  <c:v>9.4654230704771275E-2</c:v>
                </c:pt>
                <c:pt idx="32">
                  <c:v>5.4915777350999409E-2</c:v>
                </c:pt>
                <c:pt idx="33">
                  <c:v>2.0673959712948487E-2</c:v>
                </c:pt>
                <c:pt idx="34">
                  <c:v>4.2380720672998929E-3</c:v>
                </c:pt>
                <c:pt idx="35">
                  <c:v>-2.7284947353004897E-2</c:v>
                </c:pt>
                <c:pt idx="36">
                  <c:v>-5.0904859697987789E-2</c:v>
                </c:pt>
                <c:pt idx="37">
                  <c:v>-0.14648563554827007</c:v>
                </c:pt>
                <c:pt idx="38">
                  <c:v>-0.21449336185370851</c:v>
                </c:pt>
                <c:pt idx="39">
                  <c:v>-0.12834704535276542</c:v>
                </c:pt>
                <c:pt idx="40">
                  <c:v>0</c:v>
                </c:pt>
                <c:pt idx="41">
                  <c:v>0</c:v>
                </c:pt>
                <c:pt idx="42">
                  <c:v>0.24978186580271083</c:v>
                </c:pt>
                <c:pt idx="43">
                  <c:v>8.3389141669889408E-2</c:v>
                </c:pt>
                <c:pt idx="44">
                  <c:v>8.6208908036917081E-2</c:v>
                </c:pt>
                <c:pt idx="45">
                  <c:v>3.5822426305443605E-2</c:v>
                </c:pt>
                <c:pt idx="46">
                  <c:v>1.2328863882842205E-2</c:v>
                </c:pt>
                <c:pt idx="47">
                  <c:v>-2.0257844262444528E-2</c:v>
                </c:pt>
                <c:pt idx="48">
                  <c:v>-3.1887248038999796E-2</c:v>
                </c:pt>
                <c:pt idx="49">
                  <c:v>-7.1280049936897502E-2</c:v>
                </c:pt>
                <c:pt idx="50">
                  <c:v>-0.14084610669242814</c:v>
                </c:pt>
                <c:pt idx="51">
                  <c:v>-0.23540114771168649</c:v>
                </c:pt>
                <c:pt idx="52">
                  <c:v>0</c:v>
                </c:pt>
                <c:pt idx="53">
                  <c:v>0</c:v>
                </c:pt>
                <c:pt idx="54">
                  <c:v>0</c:v>
                </c:pt>
                <c:pt idx="55">
                  <c:v>3.7290693630496648E-2</c:v>
                </c:pt>
                <c:pt idx="56">
                  <c:v>0.1188897846361513</c:v>
                </c:pt>
                <c:pt idx="57">
                  <c:v>9.0830785210024897E-2</c:v>
                </c:pt>
                <c:pt idx="58">
                  <c:v>4.2037439802750737E-2</c:v>
                </c:pt>
                <c:pt idx="59">
                  <c:v>1.5120838322710342E-2</c:v>
                </c:pt>
                <c:pt idx="60">
                  <c:v>-2.8342801763120624E-3</c:v>
                </c:pt>
                <c:pt idx="61">
                  <c:v>-2.334907556771192E-2</c:v>
                </c:pt>
                <c:pt idx="62">
                  <c:v>-7.0911968097697148E-2</c:v>
                </c:pt>
                <c:pt idx="63">
                  <c:v>-0.12947447829247588</c:v>
                </c:pt>
                <c:pt idx="64">
                  <c:v>-0.21722414455978448</c:v>
                </c:pt>
                <c:pt idx="65">
                  <c:v>0</c:v>
                </c:pt>
                <c:pt idx="66">
                  <c:v>0</c:v>
                </c:pt>
                <c:pt idx="67">
                  <c:v>0</c:v>
                </c:pt>
                <c:pt idx="68">
                  <c:v>0</c:v>
                </c:pt>
                <c:pt idx="69">
                  <c:v>0.13010206856471862</c:v>
                </c:pt>
                <c:pt idx="70">
                  <c:v>8.1216405711280804E-2</c:v>
                </c:pt>
                <c:pt idx="71">
                  <c:v>3.2826384152374009E-2</c:v>
                </c:pt>
                <c:pt idx="72">
                  <c:v>-1.1313930900647554E-3</c:v>
                </c:pt>
                <c:pt idx="73">
                  <c:v>-4.2671924366640707E-3</c:v>
                </c:pt>
                <c:pt idx="74">
                  <c:v>-3.2024557819336059E-2</c:v>
                </c:pt>
                <c:pt idx="75">
                  <c:v>-6.9836462317419912E-2</c:v>
                </c:pt>
                <c:pt idx="76">
                  <c:v>-0.12649637241458697</c:v>
                </c:pt>
                <c:pt idx="77">
                  <c:v>-0.24383685295512625</c:v>
                </c:pt>
                <c:pt idx="78">
                  <c:v>0</c:v>
                </c:pt>
                <c:pt idx="79">
                  <c:v>0</c:v>
                </c:pt>
                <c:pt idx="80">
                  <c:v>0</c:v>
                </c:pt>
                <c:pt idx="81">
                  <c:v>0</c:v>
                </c:pt>
                <c:pt idx="82">
                  <c:v>8.6125504879884865E-2</c:v>
                </c:pt>
                <c:pt idx="83">
                  <c:v>9.2018121074917608E-2</c:v>
                </c:pt>
                <c:pt idx="84">
                  <c:v>4.0864219641884567E-2</c:v>
                </c:pt>
                <c:pt idx="85">
                  <c:v>3.7204930909699993E-2</c:v>
                </c:pt>
                <c:pt idx="86">
                  <c:v>1.9978263694248106E-2</c:v>
                </c:pt>
                <c:pt idx="87">
                  <c:v>3.6100440410603271E-2</c:v>
                </c:pt>
                <c:pt idx="88">
                  <c:v>2.1706501888532109E-2</c:v>
                </c:pt>
                <c:pt idx="89">
                  <c:v>1.7626791513316004E-2</c:v>
                </c:pt>
                <c:pt idx="90">
                  <c:v>0.19349699479713509</c:v>
                </c:pt>
                <c:pt idx="91">
                  <c:v>0</c:v>
                </c:pt>
                <c:pt idx="92">
                  <c:v>0</c:v>
                </c:pt>
              </c:numCache>
            </c:numRef>
          </c:yVal>
          <c:smooth val="0"/>
          <c:extLst>
            <c:ext xmlns:c16="http://schemas.microsoft.com/office/drawing/2014/chart" uri="{C3380CC4-5D6E-409C-BE32-E72D297353CC}">
              <c16:uniqueId val="{00000002-F878-4050-B366-3338DDB8BA92}"/>
            </c:ext>
          </c:extLst>
        </c:ser>
        <c:ser>
          <c:idx val="3"/>
          <c:order val="3"/>
          <c:tx>
            <c:strRef>
              <c:f>'[semana0-7a13-abril_grafico.xlsx]Gráfico DD'!$E$1</c:f>
              <c:strCache>
                <c:ptCount val="1"/>
                <c:pt idx="0">
                  <c:v>101.1.8</c:v>
                </c:pt>
              </c:strCache>
            </c:strRef>
          </c:tx>
          <c:spPr>
            <a:ln w="19050" cap="rnd">
              <a:solidFill>
                <a:srgbClr val="FFC000"/>
              </a:solidFill>
              <a:round/>
            </a:ln>
            <a:effectLst/>
          </c:spPr>
          <c:marker>
            <c:symbol val="none"/>
          </c:marker>
          <c:xVal>
            <c:numRef>
              <c:f>'[semana0-7a13-abril_grafico.xlsx]Gráfico DD'!$A$2:$A$94</c:f>
              <c:numCache>
                <c:formatCode>dd/mm\ hh"h"</c:formatCode>
                <c:ptCount val="93"/>
                <c:pt idx="0">
                  <c:v>44293.208333333336</c:v>
                </c:pt>
                <c:pt idx="1">
                  <c:v>44293.25</c:v>
                </c:pt>
                <c:pt idx="2">
                  <c:v>44293.291666666664</c:v>
                </c:pt>
                <c:pt idx="3">
                  <c:v>44293.333333333336</c:v>
                </c:pt>
                <c:pt idx="4">
                  <c:v>44293.375</c:v>
                </c:pt>
                <c:pt idx="5">
                  <c:v>44293.416666666664</c:v>
                </c:pt>
                <c:pt idx="6">
                  <c:v>44293.458333333336</c:v>
                </c:pt>
                <c:pt idx="7">
                  <c:v>44293.5</c:v>
                </c:pt>
                <c:pt idx="8">
                  <c:v>44293.541666666664</c:v>
                </c:pt>
                <c:pt idx="9">
                  <c:v>44293.583333333336</c:v>
                </c:pt>
                <c:pt idx="10">
                  <c:v>44293.625</c:v>
                </c:pt>
                <c:pt idx="11">
                  <c:v>44293.666666666664</c:v>
                </c:pt>
                <c:pt idx="12">
                  <c:v>44293.708333333336</c:v>
                </c:pt>
                <c:pt idx="13">
                  <c:v>44293.75</c:v>
                </c:pt>
                <c:pt idx="14">
                  <c:v>44294.25</c:v>
                </c:pt>
                <c:pt idx="15">
                  <c:v>44294.291666666664</c:v>
                </c:pt>
                <c:pt idx="16">
                  <c:v>44294.333333333336</c:v>
                </c:pt>
                <c:pt idx="17">
                  <c:v>44294.375</c:v>
                </c:pt>
                <c:pt idx="18">
                  <c:v>44294.416666666664</c:v>
                </c:pt>
                <c:pt idx="19">
                  <c:v>44294.458333333336</c:v>
                </c:pt>
                <c:pt idx="20">
                  <c:v>44294.5</c:v>
                </c:pt>
                <c:pt idx="21">
                  <c:v>44294.541666666664</c:v>
                </c:pt>
                <c:pt idx="22">
                  <c:v>44294.583333333336</c:v>
                </c:pt>
                <c:pt idx="23">
                  <c:v>44294.625</c:v>
                </c:pt>
                <c:pt idx="24">
                  <c:v>44294.666666666664</c:v>
                </c:pt>
                <c:pt idx="25">
                  <c:v>44294.708333333336</c:v>
                </c:pt>
                <c:pt idx="26">
                  <c:v>44294.75</c:v>
                </c:pt>
                <c:pt idx="27">
                  <c:v>44295.208333333336</c:v>
                </c:pt>
                <c:pt idx="28">
                  <c:v>44295.25</c:v>
                </c:pt>
                <c:pt idx="29">
                  <c:v>44295.291666666664</c:v>
                </c:pt>
                <c:pt idx="30">
                  <c:v>44295.333333333336</c:v>
                </c:pt>
                <c:pt idx="31">
                  <c:v>44295.375</c:v>
                </c:pt>
                <c:pt idx="32">
                  <c:v>44295.416666666664</c:v>
                </c:pt>
                <c:pt idx="33">
                  <c:v>44295.458333333336</c:v>
                </c:pt>
                <c:pt idx="34">
                  <c:v>44295.5</c:v>
                </c:pt>
                <c:pt idx="35">
                  <c:v>44295.541666666664</c:v>
                </c:pt>
                <c:pt idx="36">
                  <c:v>44295.583333333336</c:v>
                </c:pt>
                <c:pt idx="37">
                  <c:v>44295.625</c:v>
                </c:pt>
                <c:pt idx="38">
                  <c:v>44295.666666666664</c:v>
                </c:pt>
                <c:pt idx="39">
                  <c:v>44295.708333333336</c:v>
                </c:pt>
                <c:pt idx="40">
                  <c:v>44295.75</c:v>
                </c:pt>
                <c:pt idx="41">
                  <c:v>44296.25</c:v>
                </c:pt>
                <c:pt idx="42">
                  <c:v>44296.291666666664</c:v>
                </c:pt>
                <c:pt idx="43">
                  <c:v>44296.333333333336</c:v>
                </c:pt>
                <c:pt idx="44">
                  <c:v>44296.375</c:v>
                </c:pt>
                <c:pt idx="45">
                  <c:v>44296.416666666664</c:v>
                </c:pt>
                <c:pt idx="46">
                  <c:v>44296.458333333336</c:v>
                </c:pt>
                <c:pt idx="47">
                  <c:v>44296.5</c:v>
                </c:pt>
                <c:pt idx="48">
                  <c:v>44296.541666666664</c:v>
                </c:pt>
                <c:pt idx="49">
                  <c:v>44296.583333333336</c:v>
                </c:pt>
                <c:pt idx="50">
                  <c:v>44296.625</c:v>
                </c:pt>
                <c:pt idx="51">
                  <c:v>44296.666666666664</c:v>
                </c:pt>
                <c:pt idx="52">
                  <c:v>44296.708333333336</c:v>
                </c:pt>
                <c:pt idx="53">
                  <c:v>44296.75</c:v>
                </c:pt>
                <c:pt idx="54">
                  <c:v>44297.25</c:v>
                </c:pt>
                <c:pt idx="55">
                  <c:v>44297.291666666664</c:v>
                </c:pt>
                <c:pt idx="56">
                  <c:v>44297.333333333336</c:v>
                </c:pt>
                <c:pt idx="57">
                  <c:v>44297.375</c:v>
                </c:pt>
                <c:pt idx="58">
                  <c:v>44297.416666666664</c:v>
                </c:pt>
                <c:pt idx="59">
                  <c:v>44297.458333333336</c:v>
                </c:pt>
                <c:pt idx="60">
                  <c:v>44297.5</c:v>
                </c:pt>
                <c:pt idx="61">
                  <c:v>44297.541666666664</c:v>
                </c:pt>
                <c:pt idx="62">
                  <c:v>44297.583333333336</c:v>
                </c:pt>
                <c:pt idx="63">
                  <c:v>44297.625</c:v>
                </c:pt>
                <c:pt idx="64">
                  <c:v>44297.666666666664</c:v>
                </c:pt>
                <c:pt idx="65">
                  <c:v>44297.708333333336</c:v>
                </c:pt>
                <c:pt idx="66">
                  <c:v>44297.75</c:v>
                </c:pt>
                <c:pt idx="67">
                  <c:v>44298.25</c:v>
                </c:pt>
                <c:pt idx="68">
                  <c:v>44298.291666666664</c:v>
                </c:pt>
                <c:pt idx="69">
                  <c:v>44298.333333333336</c:v>
                </c:pt>
                <c:pt idx="70">
                  <c:v>44298.375</c:v>
                </c:pt>
                <c:pt idx="71">
                  <c:v>44298.416666666664</c:v>
                </c:pt>
                <c:pt idx="72">
                  <c:v>44298.458333333336</c:v>
                </c:pt>
                <c:pt idx="73">
                  <c:v>44298.5</c:v>
                </c:pt>
                <c:pt idx="74">
                  <c:v>44298.541666666664</c:v>
                </c:pt>
                <c:pt idx="75">
                  <c:v>44298.583333333336</c:v>
                </c:pt>
                <c:pt idx="76">
                  <c:v>44298.625</c:v>
                </c:pt>
                <c:pt idx="77">
                  <c:v>44298.666666666664</c:v>
                </c:pt>
                <c:pt idx="78">
                  <c:v>44298.708333333336</c:v>
                </c:pt>
                <c:pt idx="79">
                  <c:v>44298.75</c:v>
                </c:pt>
                <c:pt idx="80">
                  <c:v>44299.25</c:v>
                </c:pt>
                <c:pt idx="81">
                  <c:v>44299.291666666664</c:v>
                </c:pt>
                <c:pt idx="82">
                  <c:v>44299.333333333336</c:v>
                </c:pt>
                <c:pt idx="83">
                  <c:v>44299.375</c:v>
                </c:pt>
                <c:pt idx="84">
                  <c:v>44299.416666666664</c:v>
                </c:pt>
                <c:pt idx="85">
                  <c:v>44299.458333333336</c:v>
                </c:pt>
                <c:pt idx="86">
                  <c:v>44299.5</c:v>
                </c:pt>
                <c:pt idx="87">
                  <c:v>44299.541666666664</c:v>
                </c:pt>
                <c:pt idx="88">
                  <c:v>44299.583333333336</c:v>
                </c:pt>
                <c:pt idx="89">
                  <c:v>44299.625</c:v>
                </c:pt>
                <c:pt idx="90">
                  <c:v>44299.666666666664</c:v>
                </c:pt>
                <c:pt idx="91">
                  <c:v>44299.708333333336</c:v>
                </c:pt>
                <c:pt idx="92">
                  <c:v>44299.75</c:v>
                </c:pt>
              </c:numCache>
            </c:numRef>
          </c:xVal>
          <c:yVal>
            <c:numRef>
              <c:f>'[semana0-7a13-abril_grafico.xlsx]Gráfico DD'!$E$2:$E$94</c:f>
              <c:numCache>
                <c:formatCode>0.00</c:formatCode>
                <c:ptCount val="93"/>
                <c:pt idx="0">
                  <c:v>0</c:v>
                </c:pt>
                <c:pt idx="1">
                  <c:v>0</c:v>
                </c:pt>
                <c:pt idx="2">
                  <c:v>-0.58474271583313153</c:v>
                </c:pt>
                <c:pt idx="3">
                  <c:v>-0.22289772211974074</c:v>
                </c:pt>
                <c:pt idx="4">
                  <c:v>-0.162630562202498</c:v>
                </c:pt>
                <c:pt idx="5">
                  <c:v>-8.7376953651828071E-2</c:v>
                </c:pt>
                <c:pt idx="6">
                  <c:v>-0.10169858380764793</c:v>
                </c:pt>
                <c:pt idx="7">
                  <c:v>-9.7440861774650722E-2</c:v>
                </c:pt>
                <c:pt idx="8">
                  <c:v>-0.12797961274582781</c:v>
                </c:pt>
                <c:pt idx="9">
                  <c:v>-0.13987944047970682</c:v>
                </c:pt>
                <c:pt idx="10">
                  <c:v>-0.13694208528704907</c:v>
                </c:pt>
                <c:pt idx="11">
                  <c:v>-0.13052454057922355</c:v>
                </c:pt>
                <c:pt idx="12">
                  <c:v>-0.42285096137510664</c:v>
                </c:pt>
                <c:pt idx="13">
                  <c:v>0</c:v>
                </c:pt>
                <c:pt idx="14">
                  <c:v>0</c:v>
                </c:pt>
                <c:pt idx="15">
                  <c:v>0</c:v>
                </c:pt>
                <c:pt idx="16">
                  <c:v>0</c:v>
                </c:pt>
                <c:pt idx="17">
                  <c:v>-0.42330230504727034</c:v>
                </c:pt>
                <c:pt idx="18">
                  <c:v>-1.7870461635807692E-2</c:v>
                </c:pt>
                <c:pt idx="19">
                  <c:v>-2.1352205888320267E-2</c:v>
                </c:pt>
                <c:pt idx="20">
                  <c:v>-7.225884473387173E-2</c:v>
                </c:pt>
                <c:pt idx="21">
                  <c:v>-9.4050566794289941E-2</c:v>
                </c:pt>
                <c:pt idx="22">
                  <c:v>-0.10291383551546052</c:v>
                </c:pt>
                <c:pt idx="23">
                  <c:v>-0.12222615951857028</c:v>
                </c:pt>
                <c:pt idx="24">
                  <c:v>-0.14636279928306067</c:v>
                </c:pt>
                <c:pt idx="25">
                  <c:v>-0.26885801871953163</c:v>
                </c:pt>
                <c:pt idx="26">
                  <c:v>0</c:v>
                </c:pt>
                <c:pt idx="27">
                  <c:v>0</c:v>
                </c:pt>
                <c:pt idx="28">
                  <c:v>0</c:v>
                </c:pt>
                <c:pt idx="29">
                  <c:v>-0.89734373892708297</c:v>
                </c:pt>
                <c:pt idx="30">
                  <c:v>0</c:v>
                </c:pt>
                <c:pt idx="31">
                  <c:v>-0.378565129966207</c:v>
                </c:pt>
                <c:pt idx="32">
                  <c:v>-5.1748063800115931E-3</c:v>
                </c:pt>
                <c:pt idx="33">
                  <c:v>-4.2409758258280798E-2</c:v>
                </c:pt>
                <c:pt idx="34">
                  <c:v>-6.5598839314734092E-2</c:v>
                </c:pt>
                <c:pt idx="35">
                  <c:v>-0.1045883128764067</c:v>
                </c:pt>
                <c:pt idx="36">
                  <c:v>-0.12509355579359394</c:v>
                </c:pt>
                <c:pt idx="37">
                  <c:v>-0.21040215722374192</c:v>
                </c:pt>
                <c:pt idx="38">
                  <c:v>-0.28170643945470181</c:v>
                </c:pt>
                <c:pt idx="39">
                  <c:v>-0.26239827262165233</c:v>
                </c:pt>
                <c:pt idx="40">
                  <c:v>0</c:v>
                </c:pt>
                <c:pt idx="41">
                  <c:v>0</c:v>
                </c:pt>
                <c:pt idx="42">
                  <c:v>-0.45538112330992869</c:v>
                </c:pt>
                <c:pt idx="43">
                  <c:v>-0.82761926809116482</c:v>
                </c:pt>
                <c:pt idx="44">
                  <c:v>-0.36748716472529147</c:v>
                </c:pt>
                <c:pt idx="45">
                  <c:v>3.9524239289752246E-2</c:v>
                </c:pt>
                <c:pt idx="46">
                  <c:v>-2.7280450738455062E-2</c:v>
                </c:pt>
                <c:pt idx="47">
                  <c:v>-8.9131280267779542E-2</c:v>
                </c:pt>
                <c:pt idx="48">
                  <c:v>-9.9511336398747555E-2</c:v>
                </c:pt>
                <c:pt idx="49">
                  <c:v>-0.14555328717816593</c:v>
                </c:pt>
                <c:pt idx="50">
                  <c:v>-0.19017786932579622</c:v>
                </c:pt>
                <c:pt idx="51">
                  <c:v>-0.29742276344214658</c:v>
                </c:pt>
                <c:pt idx="52">
                  <c:v>-0.43205937629589614</c:v>
                </c:pt>
                <c:pt idx="53">
                  <c:v>0</c:v>
                </c:pt>
                <c:pt idx="54">
                  <c:v>0</c:v>
                </c:pt>
                <c:pt idx="55">
                  <c:v>0</c:v>
                </c:pt>
                <c:pt idx="56">
                  <c:v>0</c:v>
                </c:pt>
                <c:pt idx="57">
                  <c:v>-0.35388956023249357</c:v>
                </c:pt>
                <c:pt idx="58">
                  <c:v>-8.5000539142446648E-3</c:v>
                </c:pt>
                <c:pt idx="59">
                  <c:v>-3.7719666136167472E-2</c:v>
                </c:pt>
                <c:pt idx="60">
                  <c:v>-8.2383068415721517E-2</c:v>
                </c:pt>
                <c:pt idx="61">
                  <c:v>-0.10856336486300731</c:v>
                </c:pt>
                <c:pt idx="62">
                  <c:v>-0.14467118450095207</c:v>
                </c:pt>
                <c:pt idx="63">
                  <c:v>-0.19091389341788068</c:v>
                </c:pt>
                <c:pt idx="64">
                  <c:v>-0.30320064105654587</c:v>
                </c:pt>
                <c:pt idx="65">
                  <c:v>-0.46634461501211932</c:v>
                </c:pt>
                <c:pt idx="66">
                  <c:v>0</c:v>
                </c:pt>
                <c:pt idx="67">
                  <c:v>0</c:v>
                </c:pt>
                <c:pt idx="68">
                  <c:v>0</c:v>
                </c:pt>
                <c:pt idx="69">
                  <c:v>0</c:v>
                </c:pt>
                <c:pt idx="70">
                  <c:v>-0.33982438197722276</c:v>
                </c:pt>
                <c:pt idx="71">
                  <c:v>-6.2801313071644063E-3</c:v>
                </c:pt>
                <c:pt idx="72">
                  <c:v>-5.041483956727269E-2</c:v>
                </c:pt>
                <c:pt idx="73">
                  <c:v>-6.0159993776061474E-2</c:v>
                </c:pt>
                <c:pt idx="74">
                  <c:v>-9.4358268056150718E-2</c:v>
                </c:pt>
                <c:pt idx="75">
                  <c:v>-0.13409272993919788</c:v>
                </c:pt>
                <c:pt idx="76">
                  <c:v>-0.17935170419388877</c:v>
                </c:pt>
                <c:pt idx="77">
                  <c:v>-0.30866935379991578</c:v>
                </c:pt>
                <c:pt idx="78">
                  <c:v>-0.41758689599057469</c:v>
                </c:pt>
                <c:pt idx="79">
                  <c:v>0</c:v>
                </c:pt>
                <c:pt idx="80">
                  <c:v>0</c:v>
                </c:pt>
                <c:pt idx="81">
                  <c:v>-0.81210434834854128</c:v>
                </c:pt>
                <c:pt idx="82">
                  <c:v>-0.91331175908049189</c:v>
                </c:pt>
                <c:pt idx="83">
                  <c:v>-0.30135215947125504</c:v>
                </c:pt>
                <c:pt idx="84">
                  <c:v>-1.7865517713897463E-2</c:v>
                </c:pt>
                <c:pt idx="85">
                  <c:v>-5.0023520555145834E-2</c:v>
                </c:pt>
                <c:pt idx="86">
                  <c:v>-7.350013855266134E-2</c:v>
                </c:pt>
                <c:pt idx="87">
                  <c:v>-6.2015339015690729E-2</c:v>
                </c:pt>
                <c:pt idx="88">
                  <c:v>-0.10553176914888385</c:v>
                </c:pt>
                <c:pt idx="89">
                  <c:v>-0.1062807237256055</c:v>
                </c:pt>
                <c:pt idx="90">
                  <c:v>-0.15280504827936256</c:v>
                </c:pt>
                <c:pt idx="91">
                  <c:v>-0.32087664743919025</c:v>
                </c:pt>
                <c:pt idx="92">
                  <c:v>0</c:v>
                </c:pt>
              </c:numCache>
            </c:numRef>
          </c:yVal>
          <c:smooth val="0"/>
          <c:extLst>
            <c:ext xmlns:c16="http://schemas.microsoft.com/office/drawing/2014/chart" uri="{C3380CC4-5D6E-409C-BE32-E72D297353CC}">
              <c16:uniqueId val="{00000003-F878-4050-B366-3338DDB8BA92}"/>
            </c:ext>
          </c:extLst>
        </c:ser>
        <c:dLbls>
          <c:showLegendKey val="0"/>
          <c:showVal val="0"/>
          <c:showCatName val="0"/>
          <c:showSerName val="0"/>
          <c:showPercent val="0"/>
          <c:showBubbleSize val="0"/>
        </c:dLbls>
        <c:axId val="1548981327"/>
        <c:axId val="1548985487"/>
      </c:scatterChart>
      <c:valAx>
        <c:axId val="1548981327"/>
        <c:scaling>
          <c:orientation val="minMax"/>
          <c:max val="44300"/>
          <c:min val="44293"/>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dk1"/>
                    </a:solidFill>
                    <a:latin typeface="+mn-lt"/>
                    <a:ea typeface="+mn-ea"/>
                    <a:cs typeface="+mn-cs"/>
                  </a:defRPr>
                </a:pPr>
                <a:r>
                  <a:rPr lang="de-DE"/>
                  <a:t>Semana 0 (em horas)</a:t>
                </a:r>
              </a:p>
            </c:rich>
          </c:tx>
          <c:layout>
            <c:manualLayout>
              <c:xMode val="edge"/>
              <c:yMode val="edge"/>
              <c:x val="0.35755682135477745"/>
              <c:y val="0.9375957445816607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dk1"/>
                  </a:solidFill>
                  <a:latin typeface="+mn-lt"/>
                  <a:ea typeface="+mn-ea"/>
                  <a:cs typeface="+mn-cs"/>
                </a:defRPr>
              </a:pPr>
              <a:endParaRPr lang="en-150"/>
            </a:p>
          </c:txPr>
        </c:title>
        <c:numFmt formatCode="dd/mm" sourceLinked="0"/>
        <c:majorTickMark val="none"/>
        <c:minorTickMark val="none"/>
        <c:tickLblPos val="low"/>
        <c:spPr>
          <a:noFill/>
          <a:ln w="9525" cap="flat" cmpd="sng" algn="ctr">
            <a:solidFill>
              <a:schemeClr val="tx1">
                <a:lumMod val="25000"/>
                <a:lumOff val="75000"/>
              </a:schemeClr>
            </a:solidFill>
            <a:round/>
          </a:ln>
          <a:effectLst/>
        </c:spPr>
        <c:txPr>
          <a:bodyPr rot="0" spcFirstLastPara="1" vertOverflow="ellipsis" wrap="square" anchor="ctr" anchorCtr="1"/>
          <a:lstStyle/>
          <a:p>
            <a:pPr>
              <a:defRPr sz="900" b="0" i="0" u="none" strike="noStrike" kern="1200" baseline="0">
                <a:solidFill>
                  <a:schemeClr val="dk1"/>
                </a:solidFill>
                <a:latin typeface="+mn-lt"/>
                <a:ea typeface="+mn-ea"/>
                <a:cs typeface="+mn-cs"/>
              </a:defRPr>
            </a:pPr>
            <a:endParaRPr lang="en-150"/>
          </a:p>
        </c:txPr>
        <c:crossAx val="1548985487"/>
        <c:crosses val="autoZero"/>
        <c:crossBetween val="midCat"/>
      </c:valAx>
      <c:valAx>
        <c:axId val="15489854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dk1"/>
                    </a:solidFill>
                    <a:latin typeface="+mn-lt"/>
                    <a:ea typeface="+mn-ea"/>
                    <a:cs typeface="+mn-cs"/>
                  </a:defRPr>
                </a:pPr>
                <a:r>
                  <a:rPr lang="de-DE"/>
                  <a:t>Diferença de desempenho </a:t>
                </a:r>
                <a:br>
                  <a:rPr lang="de-DE"/>
                </a:br>
                <a:r>
                  <a:rPr lang="de-DE"/>
                  <a:t> em relação a 101.1.4 (%)</a:t>
                </a:r>
              </a:p>
              <a:p>
                <a:pPr algn="ctr" rtl="0">
                  <a:defRPr/>
                </a:pPr>
                <a:endParaRPr lang="de-DE"/>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dk1"/>
                  </a:solidFill>
                  <a:latin typeface="+mn-lt"/>
                  <a:ea typeface="+mn-ea"/>
                  <a:cs typeface="+mn-cs"/>
                </a:defRPr>
              </a:pPr>
              <a:endParaRPr lang="en-150"/>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150"/>
          </a:p>
        </c:txPr>
        <c:crossAx val="1548981327"/>
        <c:crosses val="autoZero"/>
        <c:crossBetween val="midCat"/>
      </c:valAx>
      <c:spPr>
        <a:noFill/>
        <a:ln>
          <a:noFill/>
        </a:ln>
        <a:effectLst/>
      </c:spPr>
    </c:plotArea>
    <c:legend>
      <c:legendPos val="r"/>
      <c:layout>
        <c:manualLayout>
          <c:xMode val="edge"/>
          <c:yMode val="edge"/>
          <c:x val="0.84943234489305863"/>
          <c:y val="0.32160226197302594"/>
          <c:w val="0.11865276148992013"/>
          <c:h val="0.4100073192449522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150"/>
        </a:p>
      </c:txPr>
    </c:legend>
    <c:plotVisOnly val="1"/>
    <c:dispBlanksAs val="gap"/>
    <c:showDLblsOverMax val="0"/>
  </c:chart>
  <c:spPr>
    <a:noFill/>
    <a:ln w="9525" cap="flat" cmpd="sng" algn="ctr">
      <a:noFill/>
      <a:round/>
    </a:ln>
    <a:effectLst/>
  </c:spPr>
  <c:txPr>
    <a:bodyPr/>
    <a:lstStyle/>
    <a:p>
      <a:pPr>
        <a:defRPr>
          <a:solidFill>
            <a:schemeClr val="dk1"/>
          </a:solidFill>
          <a:latin typeface="+mn-lt"/>
          <a:ea typeface="+mn-ea"/>
          <a:cs typeface="+mn-cs"/>
        </a:defRPr>
      </a:pPr>
      <a:endParaRPr lang="en-150"/>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rtl="0">
              <a:defRPr sz="1400" b="0" i="0" u="none" strike="noStrike" kern="1200" spc="0" baseline="0">
                <a:solidFill>
                  <a:schemeClr val="dk1"/>
                </a:solidFill>
                <a:latin typeface="+mn-lt"/>
                <a:ea typeface="+mn-ea"/>
                <a:cs typeface="+mn-cs"/>
              </a:defRPr>
            </a:pPr>
            <a:r>
              <a:rPr lang="de-DE"/>
              <a:t>Diferença de desempenho relativo horário</a:t>
            </a:r>
          </a:p>
        </c:rich>
      </c:tx>
      <c:overlay val="0"/>
      <c:spPr>
        <a:noFill/>
        <a:ln>
          <a:noFill/>
        </a:ln>
        <a:effectLst/>
      </c:spPr>
      <c:txPr>
        <a:bodyPr rot="0" spcFirstLastPara="1" vertOverflow="ellipsis" vert="horz" wrap="square" anchor="ctr" anchorCtr="1"/>
        <a:lstStyle/>
        <a:p>
          <a:pPr algn="ctr" rtl="0">
            <a:defRPr sz="1400" b="0" i="0" u="none" strike="noStrike" kern="1200" spc="0" baseline="0">
              <a:solidFill>
                <a:schemeClr val="dk1"/>
              </a:solidFill>
              <a:latin typeface="+mn-lt"/>
              <a:ea typeface="+mn-ea"/>
              <a:cs typeface="+mn-cs"/>
            </a:defRPr>
          </a:pPr>
          <a:endParaRPr lang="en-150"/>
        </a:p>
      </c:txPr>
    </c:title>
    <c:autoTitleDeleted val="0"/>
    <c:plotArea>
      <c:layout/>
      <c:scatterChart>
        <c:scatterStyle val="lineMarker"/>
        <c:varyColors val="0"/>
        <c:ser>
          <c:idx val="0"/>
          <c:order val="0"/>
          <c:tx>
            <c:strRef>
              <c:f>'[semana4-maio-5a11_grafico.xlsx]Gráfico DD'!$B$1</c:f>
              <c:strCache>
                <c:ptCount val="1"/>
                <c:pt idx="0">
                  <c:v>101.1.5</c:v>
                </c:pt>
              </c:strCache>
            </c:strRef>
          </c:tx>
          <c:spPr>
            <a:ln w="19050" cap="rnd">
              <a:solidFill>
                <a:srgbClr val="00B0F0"/>
              </a:solidFill>
              <a:round/>
            </a:ln>
            <a:effectLst/>
          </c:spPr>
          <c:marker>
            <c:symbol val="none"/>
          </c:marker>
          <c:xVal>
            <c:numRef>
              <c:f>'[semana4-maio-5a11_grafico.xlsx]Gráfico DD'!$A$2:$A$98</c:f>
              <c:numCache>
                <c:formatCode>dd/mm\ hh"h"</c:formatCode>
                <c:ptCount val="97"/>
                <c:pt idx="0">
                  <c:v>44321.25</c:v>
                </c:pt>
                <c:pt idx="1">
                  <c:v>44321.291666666664</c:v>
                </c:pt>
                <c:pt idx="2">
                  <c:v>44321.375</c:v>
                </c:pt>
                <c:pt idx="3">
                  <c:v>44321.416666666664</c:v>
                </c:pt>
                <c:pt idx="4">
                  <c:v>44321.458333333336</c:v>
                </c:pt>
                <c:pt idx="5">
                  <c:v>44321.5</c:v>
                </c:pt>
                <c:pt idx="6">
                  <c:v>44321.541666666664</c:v>
                </c:pt>
                <c:pt idx="7">
                  <c:v>44321.583333333336</c:v>
                </c:pt>
                <c:pt idx="8">
                  <c:v>44321.625</c:v>
                </c:pt>
                <c:pt idx="9">
                  <c:v>44321.666666666664</c:v>
                </c:pt>
                <c:pt idx="10">
                  <c:v>44321.708333333336</c:v>
                </c:pt>
                <c:pt idx="11">
                  <c:v>44321.75</c:v>
                </c:pt>
                <c:pt idx="12">
                  <c:v>44322.208333333336</c:v>
                </c:pt>
                <c:pt idx="13">
                  <c:v>44322.25</c:v>
                </c:pt>
                <c:pt idx="14">
                  <c:v>44322.291666666664</c:v>
                </c:pt>
                <c:pt idx="15">
                  <c:v>44322.333333333336</c:v>
                </c:pt>
                <c:pt idx="16">
                  <c:v>44322.375</c:v>
                </c:pt>
                <c:pt idx="17">
                  <c:v>44322.416666666664</c:v>
                </c:pt>
                <c:pt idx="18">
                  <c:v>44322.458333333336</c:v>
                </c:pt>
                <c:pt idx="19">
                  <c:v>44322.5</c:v>
                </c:pt>
                <c:pt idx="20">
                  <c:v>44322.541666666664</c:v>
                </c:pt>
                <c:pt idx="21">
                  <c:v>44322.583333333336</c:v>
                </c:pt>
                <c:pt idx="22">
                  <c:v>44322.625</c:v>
                </c:pt>
                <c:pt idx="23">
                  <c:v>44322.666666666664</c:v>
                </c:pt>
                <c:pt idx="24">
                  <c:v>44322.708333333336</c:v>
                </c:pt>
                <c:pt idx="25">
                  <c:v>44322.75</c:v>
                </c:pt>
                <c:pt idx="26">
                  <c:v>44323.25</c:v>
                </c:pt>
                <c:pt idx="27">
                  <c:v>44323.291666666664</c:v>
                </c:pt>
                <c:pt idx="28">
                  <c:v>44323.333333333336</c:v>
                </c:pt>
                <c:pt idx="29">
                  <c:v>44323.375</c:v>
                </c:pt>
                <c:pt idx="30">
                  <c:v>44323.416666666664</c:v>
                </c:pt>
                <c:pt idx="31">
                  <c:v>44323.458333333336</c:v>
                </c:pt>
                <c:pt idx="32">
                  <c:v>44323.5</c:v>
                </c:pt>
                <c:pt idx="33">
                  <c:v>44323.541666666664</c:v>
                </c:pt>
                <c:pt idx="34">
                  <c:v>44323.583333333336</c:v>
                </c:pt>
                <c:pt idx="35">
                  <c:v>44323.625</c:v>
                </c:pt>
                <c:pt idx="36">
                  <c:v>44323.666666666664</c:v>
                </c:pt>
                <c:pt idx="37">
                  <c:v>44323.708333333336</c:v>
                </c:pt>
                <c:pt idx="38">
                  <c:v>44323.75</c:v>
                </c:pt>
                <c:pt idx="39">
                  <c:v>44324.208333333336</c:v>
                </c:pt>
                <c:pt idx="40">
                  <c:v>44324.25</c:v>
                </c:pt>
                <c:pt idx="41">
                  <c:v>44324.291666666664</c:v>
                </c:pt>
                <c:pt idx="42">
                  <c:v>44324.333333333336</c:v>
                </c:pt>
                <c:pt idx="43">
                  <c:v>44324.375</c:v>
                </c:pt>
                <c:pt idx="44">
                  <c:v>44324.416666666664</c:v>
                </c:pt>
                <c:pt idx="45">
                  <c:v>44324.458333333336</c:v>
                </c:pt>
                <c:pt idx="46">
                  <c:v>44324.5</c:v>
                </c:pt>
                <c:pt idx="47">
                  <c:v>44324.541666666664</c:v>
                </c:pt>
                <c:pt idx="48">
                  <c:v>44324.583333333336</c:v>
                </c:pt>
                <c:pt idx="49">
                  <c:v>44324.625</c:v>
                </c:pt>
                <c:pt idx="50">
                  <c:v>44324.666666666664</c:v>
                </c:pt>
                <c:pt idx="51">
                  <c:v>44324.708333333336</c:v>
                </c:pt>
                <c:pt idx="52">
                  <c:v>44324.75</c:v>
                </c:pt>
                <c:pt idx="53">
                  <c:v>44325.166666666664</c:v>
                </c:pt>
                <c:pt idx="54">
                  <c:v>44325.208333333336</c:v>
                </c:pt>
                <c:pt idx="55">
                  <c:v>44325.25</c:v>
                </c:pt>
                <c:pt idx="56">
                  <c:v>44325.291666666664</c:v>
                </c:pt>
                <c:pt idx="57">
                  <c:v>44325.333333333336</c:v>
                </c:pt>
                <c:pt idx="58">
                  <c:v>44325.375</c:v>
                </c:pt>
                <c:pt idx="59">
                  <c:v>44325.416666666664</c:v>
                </c:pt>
                <c:pt idx="60">
                  <c:v>44325.458333333336</c:v>
                </c:pt>
                <c:pt idx="61">
                  <c:v>44325.5</c:v>
                </c:pt>
                <c:pt idx="62">
                  <c:v>44325.541666666664</c:v>
                </c:pt>
                <c:pt idx="63">
                  <c:v>44325.583333333336</c:v>
                </c:pt>
                <c:pt idx="64">
                  <c:v>44325.625</c:v>
                </c:pt>
                <c:pt idx="65">
                  <c:v>44325.666666666664</c:v>
                </c:pt>
                <c:pt idx="66">
                  <c:v>44325.708333333336</c:v>
                </c:pt>
                <c:pt idx="67">
                  <c:v>44325.75</c:v>
                </c:pt>
                <c:pt idx="68">
                  <c:v>44326.166666666664</c:v>
                </c:pt>
                <c:pt idx="69">
                  <c:v>44326.208333333336</c:v>
                </c:pt>
                <c:pt idx="70">
                  <c:v>44326.25</c:v>
                </c:pt>
                <c:pt idx="71">
                  <c:v>44326.291666666664</c:v>
                </c:pt>
                <c:pt idx="72">
                  <c:v>44326.333333333336</c:v>
                </c:pt>
                <c:pt idx="73">
                  <c:v>44326.375</c:v>
                </c:pt>
                <c:pt idx="74">
                  <c:v>44326.416666666664</c:v>
                </c:pt>
                <c:pt idx="75">
                  <c:v>44326.458333333336</c:v>
                </c:pt>
                <c:pt idx="76">
                  <c:v>44326.5</c:v>
                </c:pt>
                <c:pt idx="77">
                  <c:v>44326.541666666664</c:v>
                </c:pt>
                <c:pt idx="78">
                  <c:v>44326.583333333336</c:v>
                </c:pt>
                <c:pt idx="79">
                  <c:v>44326.625</c:v>
                </c:pt>
                <c:pt idx="80">
                  <c:v>44326.666666666664</c:v>
                </c:pt>
                <c:pt idx="81">
                  <c:v>44326.708333333336</c:v>
                </c:pt>
                <c:pt idx="82">
                  <c:v>44326.75</c:v>
                </c:pt>
                <c:pt idx="83">
                  <c:v>44327.208333333336</c:v>
                </c:pt>
                <c:pt idx="84">
                  <c:v>44327.25</c:v>
                </c:pt>
                <c:pt idx="85">
                  <c:v>44327.291666666664</c:v>
                </c:pt>
                <c:pt idx="86">
                  <c:v>44327.333333333336</c:v>
                </c:pt>
                <c:pt idx="87">
                  <c:v>44327.375</c:v>
                </c:pt>
                <c:pt idx="88">
                  <c:v>44327.416666666664</c:v>
                </c:pt>
                <c:pt idx="89">
                  <c:v>44327.458333333336</c:v>
                </c:pt>
                <c:pt idx="90">
                  <c:v>44327.5</c:v>
                </c:pt>
                <c:pt idx="91">
                  <c:v>44327.541666666664</c:v>
                </c:pt>
                <c:pt idx="92">
                  <c:v>44327.583333333336</c:v>
                </c:pt>
                <c:pt idx="93">
                  <c:v>44327.625</c:v>
                </c:pt>
                <c:pt idx="94">
                  <c:v>44327.666666666664</c:v>
                </c:pt>
                <c:pt idx="95">
                  <c:v>44327.708333333336</c:v>
                </c:pt>
                <c:pt idx="96">
                  <c:v>44327.75</c:v>
                </c:pt>
              </c:numCache>
            </c:numRef>
          </c:xVal>
          <c:yVal>
            <c:numRef>
              <c:f>'[semana4-maio-5a11_grafico.xlsx]Gráfico DD'!$B$2:$B$98</c:f>
              <c:numCache>
                <c:formatCode>0.00</c:formatCode>
                <c:ptCount val="97"/>
                <c:pt idx="0">
                  <c:v>0</c:v>
                </c:pt>
                <c:pt idx="1">
                  <c:v>5.815376079318977E-2</c:v>
                </c:pt>
                <c:pt idx="2">
                  <c:v>0</c:v>
                </c:pt>
                <c:pt idx="3">
                  <c:v>-0.50917453535517598</c:v>
                </c:pt>
                <c:pt idx="4">
                  <c:v>-0.36364946712162938</c:v>
                </c:pt>
                <c:pt idx="5">
                  <c:v>-6.5466915752105684E-2</c:v>
                </c:pt>
                <c:pt idx="6">
                  <c:v>-4.8776565387645951E-2</c:v>
                </c:pt>
                <c:pt idx="7">
                  <c:v>-4.096858551219127E-2</c:v>
                </c:pt>
                <c:pt idx="8">
                  <c:v>-4.6273114986121813E-2</c:v>
                </c:pt>
                <c:pt idx="9">
                  <c:v>-8.7236922720903012E-2</c:v>
                </c:pt>
                <c:pt idx="10">
                  <c:v>0.12200266741072918</c:v>
                </c:pt>
                <c:pt idx="11">
                  <c:v>0</c:v>
                </c:pt>
                <c:pt idx="12">
                  <c:v>0</c:v>
                </c:pt>
                <c:pt idx="13">
                  <c:v>0</c:v>
                </c:pt>
                <c:pt idx="14">
                  <c:v>-9.5770292899953577E-2</c:v>
                </c:pt>
                <c:pt idx="15">
                  <c:v>-0.86354939133366371</c:v>
                </c:pt>
                <c:pt idx="16">
                  <c:v>0</c:v>
                </c:pt>
                <c:pt idx="17">
                  <c:v>0</c:v>
                </c:pt>
                <c:pt idx="18">
                  <c:v>-0.2761338407705059</c:v>
                </c:pt>
                <c:pt idx="19">
                  <c:v>9.4752281440211254E-3</c:v>
                </c:pt>
                <c:pt idx="20">
                  <c:v>5.1486848083520817E-2</c:v>
                </c:pt>
                <c:pt idx="21">
                  <c:v>2.0771188868285648E-2</c:v>
                </c:pt>
                <c:pt idx="22">
                  <c:v>3.4923659656994295E-2</c:v>
                </c:pt>
                <c:pt idx="23">
                  <c:v>6.5318536716699085E-2</c:v>
                </c:pt>
                <c:pt idx="24">
                  <c:v>0</c:v>
                </c:pt>
                <c:pt idx="25">
                  <c:v>0</c:v>
                </c:pt>
                <c:pt idx="26">
                  <c:v>0</c:v>
                </c:pt>
                <c:pt idx="27">
                  <c:v>-0.36218678850144864</c:v>
                </c:pt>
                <c:pt idx="28">
                  <c:v>-0.80110354659172434</c:v>
                </c:pt>
                <c:pt idx="29">
                  <c:v>-0.87860204729394931</c:v>
                </c:pt>
                <c:pt idx="30">
                  <c:v>0</c:v>
                </c:pt>
                <c:pt idx="31">
                  <c:v>-0.29407405342915344</c:v>
                </c:pt>
                <c:pt idx="32">
                  <c:v>-2.5078673744310866E-2</c:v>
                </c:pt>
                <c:pt idx="33">
                  <c:v>1.5215385767791311E-2</c:v>
                </c:pt>
                <c:pt idx="34">
                  <c:v>5.3653030352073777E-2</c:v>
                </c:pt>
                <c:pt idx="35">
                  <c:v>5.4194913945443983E-3</c:v>
                </c:pt>
                <c:pt idx="36">
                  <c:v>1.7830924979105045E-2</c:v>
                </c:pt>
                <c:pt idx="37">
                  <c:v>0.55682103094075852</c:v>
                </c:pt>
                <c:pt idx="38">
                  <c:v>0</c:v>
                </c:pt>
                <c:pt idx="39">
                  <c:v>0</c:v>
                </c:pt>
                <c:pt idx="40">
                  <c:v>0</c:v>
                </c:pt>
                <c:pt idx="41">
                  <c:v>0</c:v>
                </c:pt>
                <c:pt idx="42">
                  <c:v>0</c:v>
                </c:pt>
                <c:pt idx="43">
                  <c:v>0.2167586171530291</c:v>
                </c:pt>
                <c:pt idx="44">
                  <c:v>5.5046271852666022E-2</c:v>
                </c:pt>
                <c:pt idx="45">
                  <c:v>1.9667247613199438E-2</c:v>
                </c:pt>
                <c:pt idx="46">
                  <c:v>2.721733148136635E-2</c:v>
                </c:pt>
                <c:pt idx="47">
                  <c:v>-6.6139157951358414E-3</c:v>
                </c:pt>
                <c:pt idx="48">
                  <c:v>9.0524128880694082E-2</c:v>
                </c:pt>
                <c:pt idx="49">
                  <c:v>7.7178245275397891E-2</c:v>
                </c:pt>
                <c:pt idx="50">
                  <c:v>0.48041534315617257</c:v>
                </c:pt>
                <c:pt idx="51">
                  <c:v>0</c:v>
                </c:pt>
                <c:pt idx="52">
                  <c:v>0</c:v>
                </c:pt>
                <c:pt idx="53">
                  <c:v>0</c:v>
                </c:pt>
                <c:pt idx="54">
                  <c:v>0</c:v>
                </c:pt>
                <c:pt idx="55">
                  <c:v>0</c:v>
                </c:pt>
                <c:pt idx="56">
                  <c:v>8.2568435545312992E-3</c:v>
                </c:pt>
                <c:pt idx="57">
                  <c:v>-0.84857845434066359</c:v>
                </c:pt>
                <c:pt idx="58">
                  <c:v>-0.89722739191338519</c:v>
                </c:pt>
                <c:pt idx="59">
                  <c:v>-0.77317644737480529</c:v>
                </c:pt>
                <c:pt idx="60">
                  <c:v>-0.22408111272849623</c:v>
                </c:pt>
                <c:pt idx="61">
                  <c:v>-3.1449097069966097E-3</c:v>
                </c:pt>
                <c:pt idx="62">
                  <c:v>4.0914265863520809E-2</c:v>
                </c:pt>
                <c:pt idx="63">
                  <c:v>2.5649001533267751E-2</c:v>
                </c:pt>
                <c:pt idx="64">
                  <c:v>4.4530894623568178E-2</c:v>
                </c:pt>
                <c:pt idx="65">
                  <c:v>4.673930042954428E-2</c:v>
                </c:pt>
                <c:pt idx="66">
                  <c:v>0</c:v>
                </c:pt>
                <c:pt idx="67">
                  <c:v>0</c:v>
                </c:pt>
                <c:pt idx="68">
                  <c:v>0</c:v>
                </c:pt>
                <c:pt idx="69">
                  <c:v>0</c:v>
                </c:pt>
                <c:pt idx="70">
                  <c:v>0</c:v>
                </c:pt>
                <c:pt idx="71">
                  <c:v>-0.19823204286458687</c:v>
                </c:pt>
                <c:pt idx="72">
                  <c:v>-0.85084999334605871</c:v>
                </c:pt>
                <c:pt idx="73">
                  <c:v>-0.64072096843946247</c:v>
                </c:pt>
                <c:pt idx="74">
                  <c:v>-0.43310954335686735</c:v>
                </c:pt>
                <c:pt idx="75">
                  <c:v>-0.17622503316096055</c:v>
                </c:pt>
                <c:pt idx="76">
                  <c:v>-8.835361415006765E-2</c:v>
                </c:pt>
                <c:pt idx="77">
                  <c:v>1.6017260203025092E-2</c:v>
                </c:pt>
                <c:pt idx="78">
                  <c:v>2.6332122094004071E-2</c:v>
                </c:pt>
                <c:pt idx="79">
                  <c:v>4.7873223181694097E-2</c:v>
                </c:pt>
                <c:pt idx="80">
                  <c:v>6.3800637495517912E-2</c:v>
                </c:pt>
                <c:pt idx="81">
                  <c:v>0</c:v>
                </c:pt>
                <c:pt idx="82">
                  <c:v>0</c:v>
                </c:pt>
                <c:pt idx="83">
                  <c:v>0</c:v>
                </c:pt>
                <c:pt idx="84">
                  <c:v>0</c:v>
                </c:pt>
                <c:pt idx="85">
                  <c:v>-0.26105070537922442</c:v>
                </c:pt>
                <c:pt idx="86">
                  <c:v>-0.87534267509307251</c:v>
                </c:pt>
                <c:pt idx="87">
                  <c:v>0</c:v>
                </c:pt>
                <c:pt idx="88">
                  <c:v>0</c:v>
                </c:pt>
                <c:pt idx="89">
                  <c:v>-0.39239012795826461</c:v>
                </c:pt>
                <c:pt idx="90">
                  <c:v>2.7183634152992682E-3</c:v>
                </c:pt>
                <c:pt idx="91">
                  <c:v>4.6613669543505987E-2</c:v>
                </c:pt>
                <c:pt idx="92">
                  <c:v>6.7587754549158732E-2</c:v>
                </c:pt>
                <c:pt idx="93">
                  <c:v>5.1386981207698135E-2</c:v>
                </c:pt>
                <c:pt idx="94">
                  <c:v>9.3414043826198417E-2</c:v>
                </c:pt>
                <c:pt idx="95">
                  <c:v>0</c:v>
                </c:pt>
                <c:pt idx="96">
                  <c:v>0</c:v>
                </c:pt>
              </c:numCache>
            </c:numRef>
          </c:yVal>
          <c:smooth val="0"/>
          <c:extLst>
            <c:ext xmlns:c16="http://schemas.microsoft.com/office/drawing/2014/chart" uri="{C3380CC4-5D6E-409C-BE32-E72D297353CC}">
              <c16:uniqueId val="{00000000-1A11-4DBB-BFE9-70C18E221775}"/>
            </c:ext>
          </c:extLst>
        </c:ser>
        <c:ser>
          <c:idx val="1"/>
          <c:order val="1"/>
          <c:tx>
            <c:strRef>
              <c:f>'[semana4-maio-5a11_grafico.xlsx]Gráfico DD'!$C$1</c:f>
              <c:strCache>
                <c:ptCount val="1"/>
                <c:pt idx="0">
                  <c:v>101.1.6</c:v>
                </c:pt>
              </c:strCache>
            </c:strRef>
          </c:tx>
          <c:spPr>
            <a:ln w="19050" cap="rnd">
              <a:solidFill>
                <a:srgbClr val="FF0000"/>
              </a:solidFill>
              <a:round/>
            </a:ln>
            <a:effectLst/>
          </c:spPr>
          <c:marker>
            <c:symbol val="none"/>
          </c:marker>
          <c:xVal>
            <c:numRef>
              <c:f>'[semana4-maio-5a11_grafico.xlsx]Gráfico DD'!$A$2:$A$98</c:f>
              <c:numCache>
                <c:formatCode>dd/mm\ hh"h"</c:formatCode>
                <c:ptCount val="97"/>
                <c:pt idx="0">
                  <c:v>44321.25</c:v>
                </c:pt>
                <c:pt idx="1">
                  <c:v>44321.291666666664</c:v>
                </c:pt>
                <c:pt idx="2">
                  <c:v>44321.375</c:v>
                </c:pt>
                <c:pt idx="3">
                  <c:v>44321.416666666664</c:v>
                </c:pt>
                <c:pt idx="4">
                  <c:v>44321.458333333336</c:v>
                </c:pt>
                <c:pt idx="5">
                  <c:v>44321.5</c:v>
                </c:pt>
                <c:pt idx="6">
                  <c:v>44321.541666666664</c:v>
                </c:pt>
                <c:pt idx="7">
                  <c:v>44321.583333333336</c:v>
                </c:pt>
                <c:pt idx="8">
                  <c:v>44321.625</c:v>
                </c:pt>
                <c:pt idx="9">
                  <c:v>44321.666666666664</c:v>
                </c:pt>
                <c:pt idx="10">
                  <c:v>44321.708333333336</c:v>
                </c:pt>
                <c:pt idx="11">
                  <c:v>44321.75</c:v>
                </c:pt>
                <c:pt idx="12">
                  <c:v>44322.208333333336</c:v>
                </c:pt>
                <c:pt idx="13">
                  <c:v>44322.25</c:v>
                </c:pt>
                <c:pt idx="14">
                  <c:v>44322.291666666664</c:v>
                </c:pt>
                <c:pt idx="15">
                  <c:v>44322.333333333336</c:v>
                </c:pt>
                <c:pt idx="16">
                  <c:v>44322.375</c:v>
                </c:pt>
                <c:pt idx="17">
                  <c:v>44322.416666666664</c:v>
                </c:pt>
                <c:pt idx="18">
                  <c:v>44322.458333333336</c:v>
                </c:pt>
                <c:pt idx="19">
                  <c:v>44322.5</c:v>
                </c:pt>
                <c:pt idx="20">
                  <c:v>44322.541666666664</c:v>
                </c:pt>
                <c:pt idx="21">
                  <c:v>44322.583333333336</c:v>
                </c:pt>
                <c:pt idx="22">
                  <c:v>44322.625</c:v>
                </c:pt>
                <c:pt idx="23">
                  <c:v>44322.666666666664</c:v>
                </c:pt>
                <c:pt idx="24">
                  <c:v>44322.708333333336</c:v>
                </c:pt>
                <c:pt idx="25">
                  <c:v>44322.75</c:v>
                </c:pt>
                <c:pt idx="26">
                  <c:v>44323.25</c:v>
                </c:pt>
                <c:pt idx="27">
                  <c:v>44323.291666666664</c:v>
                </c:pt>
                <c:pt idx="28">
                  <c:v>44323.333333333336</c:v>
                </c:pt>
                <c:pt idx="29">
                  <c:v>44323.375</c:v>
                </c:pt>
                <c:pt idx="30">
                  <c:v>44323.416666666664</c:v>
                </c:pt>
                <c:pt idx="31">
                  <c:v>44323.458333333336</c:v>
                </c:pt>
                <c:pt idx="32">
                  <c:v>44323.5</c:v>
                </c:pt>
                <c:pt idx="33">
                  <c:v>44323.541666666664</c:v>
                </c:pt>
                <c:pt idx="34">
                  <c:v>44323.583333333336</c:v>
                </c:pt>
                <c:pt idx="35">
                  <c:v>44323.625</c:v>
                </c:pt>
                <c:pt idx="36">
                  <c:v>44323.666666666664</c:v>
                </c:pt>
                <c:pt idx="37">
                  <c:v>44323.708333333336</c:v>
                </c:pt>
                <c:pt idx="38">
                  <c:v>44323.75</c:v>
                </c:pt>
                <c:pt idx="39">
                  <c:v>44324.208333333336</c:v>
                </c:pt>
                <c:pt idx="40">
                  <c:v>44324.25</c:v>
                </c:pt>
                <c:pt idx="41">
                  <c:v>44324.291666666664</c:v>
                </c:pt>
                <c:pt idx="42">
                  <c:v>44324.333333333336</c:v>
                </c:pt>
                <c:pt idx="43">
                  <c:v>44324.375</c:v>
                </c:pt>
                <c:pt idx="44">
                  <c:v>44324.416666666664</c:v>
                </c:pt>
                <c:pt idx="45">
                  <c:v>44324.458333333336</c:v>
                </c:pt>
                <c:pt idx="46">
                  <c:v>44324.5</c:v>
                </c:pt>
                <c:pt idx="47">
                  <c:v>44324.541666666664</c:v>
                </c:pt>
                <c:pt idx="48">
                  <c:v>44324.583333333336</c:v>
                </c:pt>
                <c:pt idx="49">
                  <c:v>44324.625</c:v>
                </c:pt>
                <c:pt idx="50">
                  <c:v>44324.666666666664</c:v>
                </c:pt>
                <c:pt idx="51">
                  <c:v>44324.708333333336</c:v>
                </c:pt>
                <c:pt idx="52">
                  <c:v>44324.75</c:v>
                </c:pt>
                <c:pt idx="53">
                  <c:v>44325.166666666664</c:v>
                </c:pt>
                <c:pt idx="54">
                  <c:v>44325.208333333336</c:v>
                </c:pt>
                <c:pt idx="55">
                  <c:v>44325.25</c:v>
                </c:pt>
                <c:pt idx="56">
                  <c:v>44325.291666666664</c:v>
                </c:pt>
                <c:pt idx="57">
                  <c:v>44325.333333333336</c:v>
                </c:pt>
                <c:pt idx="58">
                  <c:v>44325.375</c:v>
                </c:pt>
                <c:pt idx="59">
                  <c:v>44325.416666666664</c:v>
                </c:pt>
                <c:pt idx="60">
                  <c:v>44325.458333333336</c:v>
                </c:pt>
                <c:pt idx="61">
                  <c:v>44325.5</c:v>
                </c:pt>
                <c:pt idx="62">
                  <c:v>44325.541666666664</c:v>
                </c:pt>
                <c:pt idx="63">
                  <c:v>44325.583333333336</c:v>
                </c:pt>
                <c:pt idx="64">
                  <c:v>44325.625</c:v>
                </c:pt>
                <c:pt idx="65">
                  <c:v>44325.666666666664</c:v>
                </c:pt>
                <c:pt idx="66">
                  <c:v>44325.708333333336</c:v>
                </c:pt>
                <c:pt idx="67">
                  <c:v>44325.75</c:v>
                </c:pt>
                <c:pt idx="68">
                  <c:v>44326.166666666664</c:v>
                </c:pt>
                <c:pt idx="69">
                  <c:v>44326.208333333336</c:v>
                </c:pt>
                <c:pt idx="70">
                  <c:v>44326.25</c:v>
                </c:pt>
                <c:pt idx="71">
                  <c:v>44326.291666666664</c:v>
                </c:pt>
                <c:pt idx="72">
                  <c:v>44326.333333333336</c:v>
                </c:pt>
                <c:pt idx="73">
                  <c:v>44326.375</c:v>
                </c:pt>
                <c:pt idx="74">
                  <c:v>44326.416666666664</c:v>
                </c:pt>
                <c:pt idx="75">
                  <c:v>44326.458333333336</c:v>
                </c:pt>
                <c:pt idx="76">
                  <c:v>44326.5</c:v>
                </c:pt>
                <c:pt idx="77">
                  <c:v>44326.541666666664</c:v>
                </c:pt>
                <c:pt idx="78">
                  <c:v>44326.583333333336</c:v>
                </c:pt>
                <c:pt idx="79">
                  <c:v>44326.625</c:v>
                </c:pt>
                <c:pt idx="80">
                  <c:v>44326.666666666664</c:v>
                </c:pt>
                <c:pt idx="81">
                  <c:v>44326.708333333336</c:v>
                </c:pt>
                <c:pt idx="82">
                  <c:v>44326.75</c:v>
                </c:pt>
                <c:pt idx="83">
                  <c:v>44327.208333333336</c:v>
                </c:pt>
                <c:pt idx="84">
                  <c:v>44327.25</c:v>
                </c:pt>
                <c:pt idx="85">
                  <c:v>44327.291666666664</c:v>
                </c:pt>
                <c:pt idx="86">
                  <c:v>44327.333333333336</c:v>
                </c:pt>
                <c:pt idx="87">
                  <c:v>44327.375</c:v>
                </c:pt>
                <c:pt idx="88">
                  <c:v>44327.416666666664</c:v>
                </c:pt>
                <c:pt idx="89">
                  <c:v>44327.458333333336</c:v>
                </c:pt>
                <c:pt idx="90">
                  <c:v>44327.5</c:v>
                </c:pt>
                <c:pt idx="91">
                  <c:v>44327.541666666664</c:v>
                </c:pt>
                <c:pt idx="92">
                  <c:v>44327.583333333336</c:v>
                </c:pt>
                <c:pt idx="93">
                  <c:v>44327.625</c:v>
                </c:pt>
                <c:pt idx="94">
                  <c:v>44327.666666666664</c:v>
                </c:pt>
                <c:pt idx="95">
                  <c:v>44327.708333333336</c:v>
                </c:pt>
                <c:pt idx="96">
                  <c:v>44327.75</c:v>
                </c:pt>
              </c:numCache>
            </c:numRef>
          </c:xVal>
          <c:yVal>
            <c:numRef>
              <c:f>'[semana4-maio-5a11_grafico.xlsx]Gráfico DD'!$C$2:$C$98</c:f>
              <c:numCache>
                <c:formatCode>0.00</c:formatCode>
                <c:ptCount val="97"/>
                <c:pt idx="0">
                  <c:v>0</c:v>
                </c:pt>
                <c:pt idx="1">
                  <c:v>-0.36334401567645302</c:v>
                </c:pt>
                <c:pt idx="2">
                  <c:v>0</c:v>
                </c:pt>
                <c:pt idx="3">
                  <c:v>-0.2902893496638087</c:v>
                </c:pt>
                <c:pt idx="4">
                  <c:v>-0.10784452751143558</c:v>
                </c:pt>
                <c:pt idx="5">
                  <c:v>6.3349370995561344E-2</c:v>
                </c:pt>
                <c:pt idx="6">
                  <c:v>5.7847831562461052E-2</c:v>
                </c:pt>
                <c:pt idx="7">
                  <c:v>6.8689663945396759E-2</c:v>
                </c:pt>
                <c:pt idx="8">
                  <c:v>9.0828269677762988E-2</c:v>
                </c:pt>
                <c:pt idx="9">
                  <c:v>0.11751689542983339</c:v>
                </c:pt>
                <c:pt idx="10">
                  <c:v>0</c:v>
                </c:pt>
                <c:pt idx="11">
                  <c:v>0</c:v>
                </c:pt>
                <c:pt idx="12">
                  <c:v>0</c:v>
                </c:pt>
                <c:pt idx="13">
                  <c:v>0</c:v>
                </c:pt>
                <c:pt idx="14">
                  <c:v>0</c:v>
                </c:pt>
                <c:pt idx="15">
                  <c:v>-0.18170377210145056</c:v>
                </c:pt>
                <c:pt idx="16">
                  <c:v>-0.12744374073663378</c:v>
                </c:pt>
                <c:pt idx="17">
                  <c:v>1.3962032185946781E-2</c:v>
                </c:pt>
                <c:pt idx="18">
                  <c:v>-4.937241584483036E-3</c:v>
                </c:pt>
                <c:pt idx="19">
                  <c:v>2.0047208008852336E-2</c:v>
                </c:pt>
                <c:pt idx="20">
                  <c:v>9.8449710002674311E-3</c:v>
                </c:pt>
                <c:pt idx="21">
                  <c:v>-1.7205843542116447E-3</c:v>
                </c:pt>
                <c:pt idx="22">
                  <c:v>1.0777532827777166E-2</c:v>
                </c:pt>
                <c:pt idx="23">
                  <c:v>-3.1926947754640785E-2</c:v>
                </c:pt>
                <c:pt idx="24">
                  <c:v>-9.0866864005568856E-2</c:v>
                </c:pt>
                <c:pt idx="25">
                  <c:v>0</c:v>
                </c:pt>
                <c:pt idx="26">
                  <c:v>0</c:v>
                </c:pt>
                <c:pt idx="27">
                  <c:v>-0.33325706254544779</c:v>
                </c:pt>
                <c:pt idx="28">
                  <c:v>-0.20808551634145647</c:v>
                </c:pt>
                <c:pt idx="29">
                  <c:v>-9.1034147709591312E-2</c:v>
                </c:pt>
                <c:pt idx="30">
                  <c:v>1.4234767421846994E-2</c:v>
                </c:pt>
                <c:pt idx="31">
                  <c:v>-1.625866342475905E-2</c:v>
                </c:pt>
                <c:pt idx="32">
                  <c:v>7.2952571204495144E-3</c:v>
                </c:pt>
                <c:pt idx="33">
                  <c:v>7.2749299968060321E-3</c:v>
                </c:pt>
                <c:pt idx="34">
                  <c:v>8.6307192050463378E-3</c:v>
                </c:pt>
                <c:pt idx="35">
                  <c:v>-1.1765051729002607E-3</c:v>
                </c:pt>
                <c:pt idx="36">
                  <c:v>-4.7160938387286681E-2</c:v>
                </c:pt>
                <c:pt idx="37">
                  <c:v>-0.16149975319475693</c:v>
                </c:pt>
                <c:pt idx="38">
                  <c:v>0</c:v>
                </c:pt>
                <c:pt idx="39">
                  <c:v>0</c:v>
                </c:pt>
                <c:pt idx="40">
                  <c:v>0</c:v>
                </c:pt>
                <c:pt idx="41">
                  <c:v>0</c:v>
                </c:pt>
                <c:pt idx="42">
                  <c:v>0</c:v>
                </c:pt>
                <c:pt idx="43">
                  <c:v>-0.15917318228709942</c:v>
                </c:pt>
                <c:pt idx="44">
                  <c:v>-5.5629607714244848E-2</c:v>
                </c:pt>
                <c:pt idx="45">
                  <c:v>-4.4960565190049269E-2</c:v>
                </c:pt>
                <c:pt idx="46">
                  <c:v>-3.3075445711478323E-2</c:v>
                </c:pt>
                <c:pt idx="47">
                  <c:v>-5.2508910492857275E-2</c:v>
                </c:pt>
                <c:pt idx="48">
                  <c:v>-4.2331543079597508E-2</c:v>
                </c:pt>
                <c:pt idx="49">
                  <c:v>-0.11020834757653357</c:v>
                </c:pt>
                <c:pt idx="50">
                  <c:v>-0.18902093757868221</c:v>
                </c:pt>
                <c:pt idx="51">
                  <c:v>0</c:v>
                </c:pt>
                <c:pt idx="52">
                  <c:v>0</c:v>
                </c:pt>
                <c:pt idx="53">
                  <c:v>0</c:v>
                </c:pt>
                <c:pt idx="54">
                  <c:v>0</c:v>
                </c:pt>
                <c:pt idx="55">
                  <c:v>0</c:v>
                </c:pt>
                <c:pt idx="56">
                  <c:v>0</c:v>
                </c:pt>
                <c:pt idx="57">
                  <c:v>-0.19093326851052561</c:v>
                </c:pt>
                <c:pt idx="58">
                  <c:v>-0.13376663093189073</c:v>
                </c:pt>
                <c:pt idx="59">
                  <c:v>-2.2666692195887541E-2</c:v>
                </c:pt>
                <c:pt idx="60">
                  <c:v>-2.6238867389501878E-2</c:v>
                </c:pt>
                <c:pt idx="61">
                  <c:v>3.2457283486549899E-5</c:v>
                </c:pt>
                <c:pt idx="62">
                  <c:v>-1.1446163620191135E-2</c:v>
                </c:pt>
                <c:pt idx="63">
                  <c:v>-1.3625614881598754E-2</c:v>
                </c:pt>
                <c:pt idx="64">
                  <c:v>-2.6128359656885009E-3</c:v>
                </c:pt>
                <c:pt idx="65">
                  <c:v>-8.3028697057869319E-2</c:v>
                </c:pt>
                <c:pt idx="66">
                  <c:v>-3.9922160415633935E-2</c:v>
                </c:pt>
                <c:pt idx="67">
                  <c:v>0</c:v>
                </c:pt>
                <c:pt idx="68">
                  <c:v>0</c:v>
                </c:pt>
                <c:pt idx="69">
                  <c:v>0</c:v>
                </c:pt>
                <c:pt idx="70">
                  <c:v>0</c:v>
                </c:pt>
                <c:pt idx="71">
                  <c:v>-0.34387426345971517</c:v>
                </c:pt>
                <c:pt idx="72">
                  <c:v>-0.20423836268319559</c:v>
                </c:pt>
                <c:pt idx="73">
                  <c:v>-6.3314076850403647E-2</c:v>
                </c:pt>
                <c:pt idx="74">
                  <c:v>-8.3586552468035008E-3</c:v>
                </c:pt>
                <c:pt idx="75">
                  <c:v>3.9022723945539945E-3</c:v>
                </c:pt>
                <c:pt idx="76">
                  <c:v>9.189536293750933E-4</c:v>
                </c:pt>
                <c:pt idx="77">
                  <c:v>-5.8447728445962807E-3</c:v>
                </c:pt>
                <c:pt idx="78">
                  <c:v>-5.7888622862419265E-3</c:v>
                </c:pt>
                <c:pt idx="79">
                  <c:v>-2.5402711204282093E-3</c:v>
                </c:pt>
                <c:pt idx="80">
                  <c:v>-6.2725239530857416E-2</c:v>
                </c:pt>
                <c:pt idx="81">
                  <c:v>-0.140636087265505</c:v>
                </c:pt>
                <c:pt idx="82">
                  <c:v>0</c:v>
                </c:pt>
                <c:pt idx="83">
                  <c:v>0</c:v>
                </c:pt>
                <c:pt idx="84">
                  <c:v>0</c:v>
                </c:pt>
                <c:pt idx="85">
                  <c:v>0</c:v>
                </c:pt>
                <c:pt idx="86">
                  <c:v>-0.2300615866297952</c:v>
                </c:pt>
                <c:pt idx="87">
                  <c:v>-0.14933302989268099</c:v>
                </c:pt>
                <c:pt idx="88">
                  <c:v>1.7193121495351002E-2</c:v>
                </c:pt>
                <c:pt idx="89">
                  <c:v>-2.7801119096646048E-2</c:v>
                </c:pt>
                <c:pt idx="90">
                  <c:v>-4.1481599496548636E-3</c:v>
                </c:pt>
                <c:pt idx="91">
                  <c:v>2.0369260292911338E-2</c:v>
                </c:pt>
                <c:pt idx="92">
                  <c:v>2.1541139166321742E-2</c:v>
                </c:pt>
                <c:pt idx="93">
                  <c:v>2.0251001561309837E-2</c:v>
                </c:pt>
                <c:pt idx="94">
                  <c:v>-3.5417942383531714E-2</c:v>
                </c:pt>
                <c:pt idx="95">
                  <c:v>-0.16085828969755045</c:v>
                </c:pt>
                <c:pt idx="96">
                  <c:v>0</c:v>
                </c:pt>
              </c:numCache>
            </c:numRef>
          </c:yVal>
          <c:smooth val="0"/>
          <c:extLst>
            <c:ext xmlns:c16="http://schemas.microsoft.com/office/drawing/2014/chart" uri="{C3380CC4-5D6E-409C-BE32-E72D297353CC}">
              <c16:uniqueId val="{00000001-1A11-4DBB-BFE9-70C18E221775}"/>
            </c:ext>
          </c:extLst>
        </c:ser>
        <c:ser>
          <c:idx val="2"/>
          <c:order val="2"/>
          <c:tx>
            <c:strRef>
              <c:f>'[semana4-maio-5a11_grafico.xlsx]Gráfico DD'!$D$1</c:f>
              <c:strCache>
                <c:ptCount val="1"/>
                <c:pt idx="0">
                  <c:v>101.1.7</c:v>
                </c:pt>
              </c:strCache>
            </c:strRef>
          </c:tx>
          <c:spPr>
            <a:ln w="19050" cap="rnd">
              <a:solidFill>
                <a:schemeClr val="tx1"/>
              </a:solidFill>
              <a:round/>
            </a:ln>
            <a:effectLst/>
          </c:spPr>
          <c:marker>
            <c:symbol val="none"/>
          </c:marker>
          <c:xVal>
            <c:numRef>
              <c:f>'[semana4-maio-5a11_grafico.xlsx]Gráfico DD'!$A$2:$A$98</c:f>
              <c:numCache>
                <c:formatCode>dd/mm\ hh"h"</c:formatCode>
                <c:ptCount val="97"/>
                <c:pt idx="0">
                  <c:v>44321.25</c:v>
                </c:pt>
                <c:pt idx="1">
                  <c:v>44321.291666666664</c:v>
                </c:pt>
                <c:pt idx="2">
                  <c:v>44321.375</c:v>
                </c:pt>
                <c:pt idx="3">
                  <c:v>44321.416666666664</c:v>
                </c:pt>
                <c:pt idx="4">
                  <c:v>44321.458333333336</c:v>
                </c:pt>
                <c:pt idx="5">
                  <c:v>44321.5</c:v>
                </c:pt>
                <c:pt idx="6">
                  <c:v>44321.541666666664</c:v>
                </c:pt>
                <c:pt idx="7">
                  <c:v>44321.583333333336</c:v>
                </c:pt>
                <c:pt idx="8">
                  <c:v>44321.625</c:v>
                </c:pt>
                <c:pt idx="9">
                  <c:v>44321.666666666664</c:v>
                </c:pt>
                <c:pt idx="10">
                  <c:v>44321.708333333336</c:v>
                </c:pt>
                <c:pt idx="11">
                  <c:v>44321.75</c:v>
                </c:pt>
                <c:pt idx="12">
                  <c:v>44322.208333333336</c:v>
                </c:pt>
                <c:pt idx="13">
                  <c:v>44322.25</c:v>
                </c:pt>
                <c:pt idx="14">
                  <c:v>44322.291666666664</c:v>
                </c:pt>
                <c:pt idx="15">
                  <c:v>44322.333333333336</c:v>
                </c:pt>
                <c:pt idx="16">
                  <c:v>44322.375</c:v>
                </c:pt>
                <c:pt idx="17">
                  <c:v>44322.416666666664</c:v>
                </c:pt>
                <c:pt idx="18">
                  <c:v>44322.458333333336</c:v>
                </c:pt>
                <c:pt idx="19">
                  <c:v>44322.5</c:v>
                </c:pt>
                <c:pt idx="20">
                  <c:v>44322.541666666664</c:v>
                </c:pt>
                <c:pt idx="21">
                  <c:v>44322.583333333336</c:v>
                </c:pt>
                <c:pt idx="22">
                  <c:v>44322.625</c:v>
                </c:pt>
                <c:pt idx="23">
                  <c:v>44322.666666666664</c:v>
                </c:pt>
                <c:pt idx="24">
                  <c:v>44322.708333333336</c:v>
                </c:pt>
                <c:pt idx="25">
                  <c:v>44322.75</c:v>
                </c:pt>
                <c:pt idx="26">
                  <c:v>44323.25</c:v>
                </c:pt>
                <c:pt idx="27">
                  <c:v>44323.291666666664</c:v>
                </c:pt>
                <c:pt idx="28">
                  <c:v>44323.333333333336</c:v>
                </c:pt>
                <c:pt idx="29">
                  <c:v>44323.375</c:v>
                </c:pt>
                <c:pt idx="30">
                  <c:v>44323.416666666664</c:v>
                </c:pt>
                <c:pt idx="31">
                  <c:v>44323.458333333336</c:v>
                </c:pt>
                <c:pt idx="32">
                  <c:v>44323.5</c:v>
                </c:pt>
                <c:pt idx="33">
                  <c:v>44323.541666666664</c:v>
                </c:pt>
                <c:pt idx="34">
                  <c:v>44323.583333333336</c:v>
                </c:pt>
                <c:pt idx="35">
                  <c:v>44323.625</c:v>
                </c:pt>
                <c:pt idx="36">
                  <c:v>44323.666666666664</c:v>
                </c:pt>
                <c:pt idx="37">
                  <c:v>44323.708333333336</c:v>
                </c:pt>
                <c:pt idx="38">
                  <c:v>44323.75</c:v>
                </c:pt>
                <c:pt idx="39">
                  <c:v>44324.208333333336</c:v>
                </c:pt>
                <c:pt idx="40">
                  <c:v>44324.25</c:v>
                </c:pt>
                <c:pt idx="41">
                  <c:v>44324.291666666664</c:v>
                </c:pt>
                <c:pt idx="42">
                  <c:v>44324.333333333336</c:v>
                </c:pt>
                <c:pt idx="43">
                  <c:v>44324.375</c:v>
                </c:pt>
                <c:pt idx="44">
                  <c:v>44324.416666666664</c:v>
                </c:pt>
                <c:pt idx="45">
                  <c:v>44324.458333333336</c:v>
                </c:pt>
                <c:pt idx="46">
                  <c:v>44324.5</c:v>
                </c:pt>
                <c:pt idx="47">
                  <c:v>44324.541666666664</c:v>
                </c:pt>
                <c:pt idx="48">
                  <c:v>44324.583333333336</c:v>
                </c:pt>
                <c:pt idx="49">
                  <c:v>44324.625</c:v>
                </c:pt>
                <c:pt idx="50">
                  <c:v>44324.666666666664</c:v>
                </c:pt>
                <c:pt idx="51">
                  <c:v>44324.708333333336</c:v>
                </c:pt>
                <c:pt idx="52">
                  <c:v>44324.75</c:v>
                </c:pt>
                <c:pt idx="53">
                  <c:v>44325.166666666664</c:v>
                </c:pt>
                <c:pt idx="54">
                  <c:v>44325.208333333336</c:v>
                </c:pt>
                <c:pt idx="55">
                  <c:v>44325.25</c:v>
                </c:pt>
                <c:pt idx="56">
                  <c:v>44325.291666666664</c:v>
                </c:pt>
                <c:pt idx="57">
                  <c:v>44325.333333333336</c:v>
                </c:pt>
                <c:pt idx="58">
                  <c:v>44325.375</c:v>
                </c:pt>
                <c:pt idx="59">
                  <c:v>44325.416666666664</c:v>
                </c:pt>
                <c:pt idx="60">
                  <c:v>44325.458333333336</c:v>
                </c:pt>
                <c:pt idx="61">
                  <c:v>44325.5</c:v>
                </c:pt>
                <c:pt idx="62">
                  <c:v>44325.541666666664</c:v>
                </c:pt>
                <c:pt idx="63">
                  <c:v>44325.583333333336</c:v>
                </c:pt>
                <c:pt idx="64">
                  <c:v>44325.625</c:v>
                </c:pt>
                <c:pt idx="65">
                  <c:v>44325.666666666664</c:v>
                </c:pt>
                <c:pt idx="66">
                  <c:v>44325.708333333336</c:v>
                </c:pt>
                <c:pt idx="67">
                  <c:v>44325.75</c:v>
                </c:pt>
                <c:pt idx="68">
                  <c:v>44326.166666666664</c:v>
                </c:pt>
                <c:pt idx="69">
                  <c:v>44326.208333333336</c:v>
                </c:pt>
                <c:pt idx="70">
                  <c:v>44326.25</c:v>
                </c:pt>
                <c:pt idx="71">
                  <c:v>44326.291666666664</c:v>
                </c:pt>
                <c:pt idx="72">
                  <c:v>44326.333333333336</c:v>
                </c:pt>
                <c:pt idx="73">
                  <c:v>44326.375</c:v>
                </c:pt>
                <c:pt idx="74">
                  <c:v>44326.416666666664</c:v>
                </c:pt>
                <c:pt idx="75">
                  <c:v>44326.458333333336</c:v>
                </c:pt>
                <c:pt idx="76">
                  <c:v>44326.5</c:v>
                </c:pt>
                <c:pt idx="77">
                  <c:v>44326.541666666664</c:v>
                </c:pt>
                <c:pt idx="78">
                  <c:v>44326.583333333336</c:v>
                </c:pt>
                <c:pt idx="79">
                  <c:v>44326.625</c:v>
                </c:pt>
                <c:pt idx="80">
                  <c:v>44326.666666666664</c:v>
                </c:pt>
                <c:pt idx="81">
                  <c:v>44326.708333333336</c:v>
                </c:pt>
                <c:pt idx="82">
                  <c:v>44326.75</c:v>
                </c:pt>
                <c:pt idx="83">
                  <c:v>44327.208333333336</c:v>
                </c:pt>
                <c:pt idx="84">
                  <c:v>44327.25</c:v>
                </c:pt>
                <c:pt idx="85">
                  <c:v>44327.291666666664</c:v>
                </c:pt>
                <c:pt idx="86">
                  <c:v>44327.333333333336</c:v>
                </c:pt>
                <c:pt idx="87">
                  <c:v>44327.375</c:v>
                </c:pt>
                <c:pt idx="88">
                  <c:v>44327.416666666664</c:v>
                </c:pt>
                <c:pt idx="89">
                  <c:v>44327.458333333336</c:v>
                </c:pt>
                <c:pt idx="90">
                  <c:v>44327.5</c:v>
                </c:pt>
                <c:pt idx="91">
                  <c:v>44327.541666666664</c:v>
                </c:pt>
                <c:pt idx="92">
                  <c:v>44327.583333333336</c:v>
                </c:pt>
                <c:pt idx="93">
                  <c:v>44327.625</c:v>
                </c:pt>
                <c:pt idx="94">
                  <c:v>44327.666666666664</c:v>
                </c:pt>
                <c:pt idx="95">
                  <c:v>44327.708333333336</c:v>
                </c:pt>
                <c:pt idx="96">
                  <c:v>44327.75</c:v>
                </c:pt>
              </c:numCache>
            </c:numRef>
          </c:xVal>
          <c:yVal>
            <c:numRef>
              <c:f>'[semana4-maio-5a11_grafico.xlsx]Gráfico DD'!$D$2:$D$98</c:f>
              <c:numCache>
                <c:formatCode>0.00</c:formatCode>
                <c:ptCount val="97"/>
                <c:pt idx="0">
                  <c:v>0</c:v>
                </c:pt>
                <c:pt idx="1">
                  <c:v>0</c:v>
                </c:pt>
                <c:pt idx="2">
                  <c:v>0</c:v>
                </c:pt>
                <c:pt idx="3">
                  <c:v>6.5544576901950084E-3</c:v>
                </c:pt>
                <c:pt idx="4">
                  <c:v>8.6680223342936041E-3</c:v>
                </c:pt>
                <c:pt idx="5">
                  <c:v>5.5824442543919491E-3</c:v>
                </c:pt>
                <c:pt idx="6">
                  <c:v>-3.751328231259099E-2</c:v>
                </c:pt>
                <c:pt idx="7">
                  <c:v>-8.2041738732474043E-2</c:v>
                </c:pt>
                <c:pt idx="8">
                  <c:v>-0.14616539813978921</c:v>
                </c:pt>
                <c:pt idx="9">
                  <c:v>-0.25283627685254861</c:v>
                </c:pt>
                <c:pt idx="10">
                  <c:v>0.14503611951815723</c:v>
                </c:pt>
                <c:pt idx="11">
                  <c:v>0</c:v>
                </c:pt>
                <c:pt idx="12">
                  <c:v>0</c:v>
                </c:pt>
                <c:pt idx="13">
                  <c:v>0</c:v>
                </c:pt>
                <c:pt idx="14">
                  <c:v>0.26442299898739785</c:v>
                </c:pt>
                <c:pt idx="15">
                  <c:v>-4.8366753723805027E-3</c:v>
                </c:pt>
                <c:pt idx="16">
                  <c:v>7.8754275336597512E-2</c:v>
                </c:pt>
                <c:pt idx="17">
                  <c:v>3.1345426781689507E-2</c:v>
                </c:pt>
                <c:pt idx="18">
                  <c:v>1.1956581133617869E-2</c:v>
                </c:pt>
                <c:pt idx="19">
                  <c:v>-8.6972145488968707E-3</c:v>
                </c:pt>
                <c:pt idx="20">
                  <c:v>-2.4063298334650571E-2</c:v>
                </c:pt>
                <c:pt idx="21">
                  <c:v>-8.2853555396494111E-2</c:v>
                </c:pt>
                <c:pt idx="22">
                  <c:v>-0.16391167241634813</c:v>
                </c:pt>
                <c:pt idx="23">
                  <c:v>-0.25065126688382727</c:v>
                </c:pt>
                <c:pt idx="24">
                  <c:v>3.9341697135095E-2</c:v>
                </c:pt>
                <c:pt idx="25">
                  <c:v>0</c:v>
                </c:pt>
                <c:pt idx="26">
                  <c:v>0</c:v>
                </c:pt>
                <c:pt idx="27">
                  <c:v>3.4511205205461125E-3</c:v>
                </c:pt>
                <c:pt idx="28">
                  <c:v>-8.295217881941673E-2</c:v>
                </c:pt>
                <c:pt idx="29">
                  <c:v>7.359395016984871E-2</c:v>
                </c:pt>
                <c:pt idx="30">
                  <c:v>1.6697821646615717E-2</c:v>
                </c:pt>
                <c:pt idx="31">
                  <c:v>-1.1880144306166613E-2</c:v>
                </c:pt>
                <c:pt idx="32">
                  <c:v>-2.992197168763671E-2</c:v>
                </c:pt>
                <c:pt idx="33">
                  <c:v>-1.2445610439825224E-2</c:v>
                </c:pt>
                <c:pt idx="34">
                  <c:v>-9.080016595567518E-2</c:v>
                </c:pt>
                <c:pt idx="35">
                  <c:v>-0.15768274864796622</c:v>
                </c:pt>
                <c:pt idx="36">
                  <c:v>-0.23960907056867783</c:v>
                </c:pt>
                <c:pt idx="37">
                  <c:v>-0.30196327694682334</c:v>
                </c:pt>
                <c:pt idx="38">
                  <c:v>0</c:v>
                </c:pt>
                <c:pt idx="39">
                  <c:v>0</c:v>
                </c:pt>
                <c:pt idx="40">
                  <c:v>0</c:v>
                </c:pt>
                <c:pt idx="41">
                  <c:v>0</c:v>
                </c:pt>
                <c:pt idx="42">
                  <c:v>0</c:v>
                </c:pt>
                <c:pt idx="43">
                  <c:v>0</c:v>
                </c:pt>
                <c:pt idx="44">
                  <c:v>0.30094583222642363</c:v>
                </c:pt>
                <c:pt idx="45">
                  <c:v>0.16822161355925447</c:v>
                </c:pt>
                <c:pt idx="46">
                  <c:v>0.19230967700729132</c:v>
                </c:pt>
                <c:pt idx="47">
                  <c:v>0.1943129531469199</c:v>
                </c:pt>
                <c:pt idx="48">
                  <c:v>0.39218090692194035</c:v>
                </c:pt>
                <c:pt idx="49">
                  <c:v>0.37168197516457741</c:v>
                </c:pt>
                <c:pt idx="50">
                  <c:v>0</c:v>
                </c:pt>
                <c:pt idx="51">
                  <c:v>0</c:v>
                </c:pt>
                <c:pt idx="52">
                  <c:v>0</c:v>
                </c:pt>
                <c:pt idx="53">
                  <c:v>0</c:v>
                </c:pt>
                <c:pt idx="54">
                  <c:v>0</c:v>
                </c:pt>
                <c:pt idx="55">
                  <c:v>0</c:v>
                </c:pt>
                <c:pt idx="56">
                  <c:v>0</c:v>
                </c:pt>
                <c:pt idx="57">
                  <c:v>1.2198605903040413E-2</c:v>
                </c:pt>
                <c:pt idx="58">
                  <c:v>0.10826686870563552</c:v>
                </c:pt>
                <c:pt idx="59">
                  <c:v>2.6337734678143526E-2</c:v>
                </c:pt>
                <c:pt idx="60">
                  <c:v>4.6620706680412301E-2</c:v>
                </c:pt>
                <c:pt idx="61">
                  <c:v>9.3932240106921611E-3</c:v>
                </c:pt>
                <c:pt idx="62">
                  <c:v>2.0775191778697001E-2</c:v>
                </c:pt>
                <c:pt idx="63">
                  <c:v>-6.0983281477748542E-2</c:v>
                </c:pt>
                <c:pt idx="64">
                  <c:v>-8.5223676637103049E-2</c:v>
                </c:pt>
                <c:pt idx="65">
                  <c:v>-0.30682308672771696</c:v>
                </c:pt>
                <c:pt idx="66">
                  <c:v>0.27656000440601447</c:v>
                </c:pt>
                <c:pt idx="67">
                  <c:v>0</c:v>
                </c:pt>
                <c:pt idx="68">
                  <c:v>0</c:v>
                </c:pt>
                <c:pt idx="69">
                  <c:v>0</c:v>
                </c:pt>
                <c:pt idx="70">
                  <c:v>0</c:v>
                </c:pt>
                <c:pt idx="71">
                  <c:v>0.17341313430975047</c:v>
                </c:pt>
                <c:pt idx="72">
                  <c:v>3.3042515712423191E-2</c:v>
                </c:pt>
                <c:pt idx="73">
                  <c:v>0.12875295906101111</c:v>
                </c:pt>
                <c:pt idx="74">
                  <c:v>0.10212135983476699</c:v>
                </c:pt>
                <c:pt idx="75">
                  <c:v>2.7131358808246239E-2</c:v>
                </c:pt>
                <c:pt idx="76">
                  <c:v>2.3427697037569112E-2</c:v>
                </c:pt>
                <c:pt idx="77">
                  <c:v>3.4227544191278901E-2</c:v>
                </c:pt>
                <c:pt idx="78">
                  <c:v>-6.3521163149634491E-2</c:v>
                </c:pt>
                <c:pt idx="79">
                  <c:v>-0.18289532996593347</c:v>
                </c:pt>
                <c:pt idx="80">
                  <c:v>-0.30754043967622285</c:v>
                </c:pt>
                <c:pt idx="81">
                  <c:v>-0.25431816629035559</c:v>
                </c:pt>
                <c:pt idx="82">
                  <c:v>0</c:v>
                </c:pt>
                <c:pt idx="83">
                  <c:v>0</c:v>
                </c:pt>
                <c:pt idx="84">
                  <c:v>0</c:v>
                </c:pt>
                <c:pt idx="85">
                  <c:v>0.21217950233036154</c:v>
                </c:pt>
                <c:pt idx="86">
                  <c:v>-1.488543315396915E-2</c:v>
                </c:pt>
                <c:pt idx="87">
                  <c:v>0.10958115502188515</c:v>
                </c:pt>
                <c:pt idx="88">
                  <c:v>3.3644732321922527E-2</c:v>
                </c:pt>
                <c:pt idx="89">
                  <c:v>2.8094254719936592E-2</c:v>
                </c:pt>
                <c:pt idx="90">
                  <c:v>5.51206881408903E-2</c:v>
                </c:pt>
                <c:pt idx="91">
                  <c:v>-2.9081285756292281E-2</c:v>
                </c:pt>
                <c:pt idx="92">
                  <c:v>-7.9189252862108053E-2</c:v>
                </c:pt>
                <c:pt idx="93">
                  <c:v>-0.16963478147070779</c:v>
                </c:pt>
                <c:pt idx="94">
                  <c:v>-0.29300654937588028</c:v>
                </c:pt>
                <c:pt idx="95">
                  <c:v>-0.22627066849468924</c:v>
                </c:pt>
                <c:pt idx="96">
                  <c:v>0</c:v>
                </c:pt>
              </c:numCache>
            </c:numRef>
          </c:yVal>
          <c:smooth val="0"/>
          <c:extLst>
            <c:ext xmlns:c16="http://schemas.microsoft.com/office/drawing/2014/chart" uri="{C3380CC4-5D6E-409C-BE32-E72D297353CC}">
              <c16:uniqueId val="{00000002-1A11-4DBB-BFE9-70C18E221775}"/>
            </c:ext>
          </c:extLst>
        </c:ser>
        <c:ser>
          <c:idx val="3"/>
          <c:order val="3"/>
          <c:tx>
            <c:strRef>
              <c:f>'[semana4-maio-5a11_grafico.xlsx]Gráfico DD'!$E$1</c:f>
              <c:strCache>
                <c:ptCount val="1"/>
                <c:pt idx="0">
                  <c:v>101.1.8</c:v>
                </c:pt>
              </c:strCache>
            </c:strRef>
          </c:tx>
          <c:spPr>
            <a:ln w="19050" cap="rnd">
              <a:solidFill>
                <a:srgbClr val="FFC000"/>
              </a:solidFill>
              <a:round/>
            </a:ln>
            <a:effectLst/>
          </c:spPr>
          <c:marker>
            <c:symbol val="none"/>
          </c:marker>
          <c:xVal>
            <c:numRef>
              <c:f>'[semana4-maio-5a11_grafico.xlsx]Gráfico DD'!$A$2:$A$98</c:f>
              <c:numCache>
                <c:formatCode>dd/mm\ hh"h"</c:formatCode>
                <c:ptCount val="97"/>
                <c:pt idx="0">
                  <c:v>44321.25</c:v>
                </c:pt>
                <c:pt idx="1">
                  <c:v>44321.291666666664</c:v>
                </c:pt>
                <c:pt idx="2">
                  <c:v>44321.375</c:v>
                </c:pt>
                <c:pt idx="3">
                  <c:v>44321.416666666664</c:v>
                </c:pt>
                <c:pt idx="4">
                  <c:v>44321.458333333336</c:v>
                </c:pt>
                <c:pt idx="5">
                  <c:v>44321.5</c:v>
                </c:pt>
                <c:pt idx="6">
                  <c:v>44321.541666666664</c:v>
                </c:pt>
                <c:pt idx="7">
                  <c:v>44321.583333333336</c:v>
                </c:pt>
                <c:pt idx="8">
                  <c:v>44321.625</c:v>
                </c:pt>
                <c:pt idx="9">
                  <c:v>44321.666666666664</c:v>
                </c:pt>
                <c:pt idx="10">
                  <c:v>44321.708333333336</c:v>
                </c:pt>
                <c:pt idx="11">
                  <c:v>44321.75</c:v>
                </c:pt>
                <c:pt idx="12">
                  <c:v>44322.208333333336</c:v>
                </c:pt>
                <c:pt idx="13">
                  <c:v>44322.25</c:v>
                </c:pt>
                <c:pt idx="14">
                  <c:v>44322.291666666664</c:v>
                </c:pt>
                <c:pt idx="15">
                  <c:v>44322.333333333336</c:v>
                </c:pt>
                <c:pt idx="16">
                  <c:v>44322.375</c:v>
                </c:pt>
                <c:pt idx="17">
                  <c:v>44322.416666666664</c:v>
                </c:pt>
                <c:pt idx="18">
                  <c:v>44322.458333333336</c:v>
                </c:pt>
                <c:pt idx="19">
                  <c:v>44322.5</c:v>
                </c:pt>
                <c:pt idx="20">
                  <c:v>44322.541666666664</c:v>
                </c:pt>
                <c:pt idx="21">
                  <c:v>44322.583333333336</c:v>
                </c:pt>
                <c:pt idx="22">
                  <c:v>44322.625</c:v>
                </c:pt>
                <c:pt idx="23">
                  <c:v>44322.666666666664</c:v>
                </c:pt>
                <c:pt idx="24">
                  <c:v>44322.708333333336</c:v>
                </c:pt>
                <c:pt idx="25">
                  <c:v>44322.75</c:v>
                </c:pt>
                <c:pt idx="26">
                  <c:v>44323.25</c:v>
                </c:pt>
                <c:pt idx="27">
                  <c:v>44323.291666666664</c:v>
                </c:pt>
                <c:pt idx="28">
                  <c:v>44323.333333333336</c:v>
                </c:pt>
                <c:pt idx="29">
                  <c:v>44323.375</c:v>
                </c:pt>
                <c:pt idx="30">
                  <c:v>44323.416666666664</c:v>
                </c:pt>
                <c:pt idx="31">
                  <c:v>44323.458333333336</c:v>
                </c:pt>
                <c:pt idx="32">
                  <c:v>44323.5</c:v>
                </c:pt>
                <c:pt idx="33">
                  <c:v>44323.541666666664</c:v>
                </c:pt>
                <c:pt idx="34">
                  <c:v>44323.583333333336</c:v>
                </c:pt>
                <c:pt idx="35">
                  <c:v>44323.625</c:v>
                </c:pt>
                <c:pt idx="36">
                  <c:v>44323.666666666664</c:v>
                </c:pt>
                <c:pt idx="37">
                  <c:v>44323.708333333336</c:v>
                </c:pt>
                <c:pt idx="38">
                  <c:v>44323.75</c:v>
                </c:pt>
                <c:pt idx="39">
                  <c:v>44324.208333333336</c:v>
                </c:pt>
                <c:pt idx="40">
                  <c:v>44324.25</c:v>
                </c:pt>
                <c:pt idx="41">
                  <c:v>44324.291666666664</c:v>
                </c:pt>
                <c:pt idx="42">
                  <c:v>44324.333333333336</c:v>
                </c:pt>
                <c:pt idx="43">
                  <c:v>44324.375</c:v>
                </c:pt>
                <c:pt idx="44">
                  <c:v>44324.416666666664</c:v>
                </c:pt>
                <c:pt idx="45">
                  <c:v>44324.458333333336</c:v>
                </c:pt>
                <c:pt idx="46">
                  <c:v>44324.5</c:v>
                </c:pt>
                <c:pt idx="47">
                  <c:v>44324.541666666664</c:v>
                </c:pt>
                <c:pt idx="48">
                  <c:v>44324.583333333336</c:v>
                </c:pt>
                <c:pt idx="49">
                  <c:v>44324.625</c:v>
                </c:pt>
                <c:pt idx="50">
                  <c:v>44324.666666666664</c:v>
                </c:pt>
                <c:pt idx="51">
                  <c:v>44324.708333333336</c:v>
                </c:pt>
                <c:pt idx="52">
                  <c:v>44324.75</c:v>
                </c:pt>
                <c:pt idx="53">
                  <c:v>44325.166666666664</c:v>
                </c:pt>
                <c:pt idx="54">
                  <c:v>44325.208333333336</c:v>
                </c:pt>
                <c:pt idx="55">
                  <c:v>44325.25</c:v>
                </c:pt>
                <c:pt idx="56">
                  <c:v>44325.291666666664</c:v>
                </c:pt>
                <c:pt idx="57">
                  <c:v>44325.333333333336</c:v>
                </c:pt>
                <c:pt idx="58">
                  <c:v>44325.375</c:v>
                </c:pt>
                <c:pt idx="59">
                  <c:v>44325.416666666664</c:v>
                </c:pt>
                <c:pt idx="60">
                  <c:v>44325.458333333336</c:v>
                </c:pt>
                <c:pt idx="61">
                  <c:v>44325.5</c:v>
                </c:pt>
                <c:pt idx="62">
                  <c:v>44325.541666666664</c:v>
                </c:pt>
                <c:pt idx="63">
                  <c:v>44325.583333333336</c:v>
                </c:pt>
                <c:pt idx="64">
                  <c:v>44325.625</c:v>
                </c:pt>
                <c:pt idx="65">
                  <c:v>44325.666666666664</c:v>
                </c:pt>
                <c:pt idx="66">
                  <c:v>44325.708333333336</c:v>
                </c:pt>
                <c:pt idx="67">
                  <c:v>44325.75</c:v>
                </c:pt>
                <c:pt idx="68">
                  <c:v>44326.166666666664</c:v>
                </c:pt>
                <c:pt idx="69">
                  <c:v>44326.208333333336</c:v>
                </c:pt>
                <c:pt idx="70">
                  <c:v>44326.25</c:v>
                </c:pt>
                <c:pt idx="71">
                  <c:v>44326.291666666664</c:v>
                </c:pt>
                <c:pt idx="72">
                  <c:v>44326.333333333336</c:v>
                </c:pt>
                <c:pt idx="73">
                  <c:v>44326.375</c:v>
                </c:pt>
                <c:pt idx="74">
                  <c:v>44326.416666666664</c:v>
                </c:pt>
                <c:pt idx="75">
                  <c:v>44326.458333333336</c:v>
                </c:pt>
                <c:pt idx="76">
                  <c:v>44326.5</c:v>
                </c:pt>
                <c:pt idx="77">
                  <c:v>44326.541666666664</c:v>
                </c:pt>
                <c:pt idx="78">
                  <c:v>44326.583333333336</c:v>
                </c:pt>
                <c:pt idx="79">
                  <c:v>44326.625</c:v>
                </c:pt>
                <c:pt idx="80">
                  <c:v>44326.666666666664</c:v>
                </c:pt>
                <c:pt idx="81">
                  <c:v>44326.708333333336</c:v>
                </c:pt>
                <c:pt idx="82">
                  <c:v>44326.75</c:v>
                </c:pt>
                <c:pt idx="83">
                  <c:v>44327.208333333336</c:v>
                </c:pt>
                <c:pt idx="84">
                  <c:v>44327.25</c:v>
                </c:pt>
                <c:pt idx="85">
                  <c:v>44327.291666666664</c:v>
                </c:pt>
                <c:pt idx="86">
                  <c:v>44327.333333333336</c:v>
                </c:pt>
                <c:pt idx="87">
                  <c:v>44327.375</c:v>
                </c:pt>
                <c:pt idx="88">
                  <c:v>44327.416666666664</c:v>
                </c:pt>
                <c:pt idx="89">
                  <c:v>44327.458333333336</c:v>
                </c:pt>
                <c:pt idx="90">
                  <c:v>44327.5</c:v>
                </c:pt>
                <c:pt idx="91">
                  <c:v>44327.541666666664</c:v>
                </c:pt>
                <c:pt idx="92">
                  <c:v>44327.583333333336</c:v>
                </c:pt>
                <c:pt idx="93">
                  <c:v>44327.625</c:v>
                </c:pt>
                <c:pt idx="94">
                  <c:v>44327.666666666664</c:v>
                </c:pt>
                <c:pt idx="95">
                  <c:v>44327.708333333336</c:v>
                </c:pt>
                <c:pt idx="96">
                  <c:v>44327.75</c:v>
                </c:pt>
              </c:numCache>
            </c:numRef>
          </c:xVal>
          <c:yVal>
            <c:numRef>
              <c:f>'[semana4-maio-5a11_grafico.xlsx]Gráfico DD'!$E$2:$E$98</c:f>
              <c:numCache>
                <c:formatCode>0.00</c:formatCode>
                <c:ptCount val="97"/>
                <c:pt idx="0">
                  <c:v>0</c:v>
                </c:pt>
                <c:pt idx="1">
                  <c:v>-0.90186670438218819</c:v>
                </c:pt>
                <c:pt idx="2">
                  <c:v>0</c:v>
                </c:pt>
                <c:pt idx="3">
                  <c:v>-7.9728040336625117E-2</c:v>
                </c:pt>
                <c:pt idx="4">
                  <c:v>-7.1356741270973606E-2</c:v>
                </c:pt>
                <c:pt idx="5">
                  <c:v>-9.9607403762081922E-2</c:v>
                </c:pt>
                <c:pt idx="6">
                  <c:v>-0.14733013800530659</c:v>
                </c:pt>
                <c:pt idx="7">
                  <c:v>-0.18147704678257134</c:v>
                </c:pt>
                <c:pt idx="8">
                  <c:v>-0.25093290889991487</c:v>
                </c:pt>
                <c:pt idx="9">
                  <c:v>-0.39527595669358706</c:v>
                </c:pt>
                <c:pt idx="10">
                  <c:v>-0.6266385952170842</c:v>
                </c:pt>
                <c:pt idx="11">
                  <c:v>0</c:v>
                </c:pt>
                <c:pt idx="12">
                  <c:v>0</c:v>
                </c:pt>
                <c:pt idx="13">
                  <c:v>0</c:v>
                </c:pt>
                <c:pt idx="14">
                  <c:v>-0.94143340382789231</c:v>
                </c:pt>
                <c:pt idx="15">
                  <c:v>-0.85259654965855558</c:v>
                </c:pt>
                <c:pt idx="16">
                  <c:v>-0.10359321824834695</c:v>
                </c:pt>
                <c:pt idx="17">
                  <c:v>-4.3129854999799572E-2</c:v>
                </c:pt>
                <c:pt idx="18">
                  <c:v>-5.7801289977879991E-2</c:v>
                </c:pt>
                <c:pt idx="19">
                  <c:v>-9.2108336576441893E-2</c:v>
                </c:pt>
                <c:pt idx="20">
                  <c:v>-0.10687205251081609</c:v>
                </c:pt>
                <c:pt idx="21">
                  <c:v>-0.16757901051268076</c:v>
                </c:pt>
                <c:pt idx="22">
                  <c:v>-0.23094455088792962</c:v>
                </c:pt>
                <c:pt idx="23">
                  <c:v>-0.35024373836778855</c:v>
                </c:pt>
                <c:pt idx="24">
                  <c:v>-0.57173659260810772</c:v>
                </c:pt>
                <c:pt idx="25">
                  <c:v>0</c:v>
                </c:pt>
                <c:pt idx="26">
                  <c:v>0</c:v>
                </c:pt>
                <c:pt idx="27">
                  <c:v>-0.74119580299704879</c:v>
                </c:pt>
                <c:pt idx="28">
                  <c:v>-0.73774084616834557</c:v>
                </c:pt>
                <c:pt idx="29">
                  <c:v>-9.7697422290828617E-2</c:v>
                </c:pt>
                <c:pt idx="30">
                  <c:v>-3.6797587590787474E-2</c:v>
                </c:pt>
                <c:pt idx="31">
                  <c:v>-6.5648322058749611E-2</c:v>
                </c:pt>
                <c:pt idx="32">
                  <c:v>-9.2294234516492005E-2</c:v>
                </c:pt>
                <c:pt idx="33">
                  <c:v>-0.13157500248063847</c:v>
                </c:pt>
                <c:pt idx="34">
                  <c:v>-0.1600665254089442</c:v>
                </c:pt>
                <c:pt idx="35">
                  <c:v>-0.21332249498518671</c:v>
                </c:pt>
                <c:pt idx="36">
                  <c:v>-0.29913501246517787</c:v>
                </c:pt>
                <c:pt idx="37">
                  <c:v>-0.54553752614960327</c:v>
                </c:pt>
                <c:pt idx="38">
                  <c:v>0</c:v>
                </c:pt>
                <c:pt idx="39">
                  <c:v>0</c:v>
                </c:pt>
                <c:pt idx="40">
                  <c:v>0</c:v>
                </c:pt>
                <c:pt idx="41">
                  <c:v>-1</c:v>
                </c:pt>
                <c:pt idx="42">
                  <c:v>-0.82048582619869637</c:v>
                </c:pt>
                <c:pt idx="43">
                  <c:v>-0.40595761027363586</c:v>
                </c:pt>
                <c:pt idx="44">
                  <c:v>-0.17941678592842439</c:v>
                </c:pt>
                <c:pt idx="45">
                  <c:v>-0.11951768186060567</c:v>
                </c:pt>
                <c:pt idx="46">
                  <c:v>-0.1196736560696542</c:v>
                </c:pt>
                <c:pt idx="47">
                  <c:v>-0.13241884848891136</c:v>
                </c:pt>
                <c:pt idx="48">
                  <c:v>-0.18358351482415017</c:v>
                </c:pt>
                <c:pt idx="49">
                  <c:v>-0.27601531205233826</c:v>
                </c:pt>
                <c:pt idx="50">
                  <c:v>-0.55564351471611728</c:v>
                </c:pt>
                <c:pt idx="51">
                  <c:v>-1</c:v>
                </c:pt>
                <c:pt idx="52">
                  <c:v>0</c:v>
                </c:pt>
                <c:pt idx="53">
                  <c:v>0</c:v>
                </c:pt>
                <c:pt idx="54">
                  <c:v>0</c:v>
                </c:pt>
                <c:pt idx="55">
                  <c:v>0</c:v>
                </c:pt>
                <c:pt idx="56">
                  <c:v>-0.81564406787522048</c:v>
                </c:pt>
                <c:pt idx="57">
                  <c:v>-0.7638292622740146</c:v>
                </c:pt>
                <c:pt idx="58">
                  <c:v>-7.1241543274849287E-2</c:v>
                </c:pt>
                <c:pt idx="59">
                  <c:v>-3.6236283002337819E-2</c:v>
                </c:pt>
                <c:pt idx="60">
                  <c:v>-6.5159810882078104E-2</c:v>
                </c:pt>
                <c:pt idx="61">
                  <c:v>-9.1488249745296082E-2</c:v>
                </c:pt>
                <c:pt idx="62">
                  <c:v>-0.10733537843273944</c:v>
                </c:pt>
                <c:pt idx="63">
                  <c:v>-0.15892362826765313</c:v>
                </c:pt>
                <c:pt idx="64">
                  <c:v>-0.18824979122960678</c:v>
                </c:pt>
                <c:pt idx="65">
                  <c:v>-0.41993085723569124</c:v>
                </c:pt>
                <c:pt idx="66">
                  <c:v>-0.59368654880578653</c:v>
                </c:pt>
                <c:pt idx="67">
                  <c:v>0</c:v>
                </c:pt>
                <c:pt idx="68">
                  <c:v>0</c:v>
                </c:pt>
                <c:pt idx="69">
                  <c:v>0</c:v>
                </c:pt>
                <c:pt idx="70">
                  <c:v>0</c:v>
                </c:pt>
                <c:pt idx="71">
                  <c:v>-0.66854864928439062</c:v>
                </c:pt>
                <c:pt idx="72">
                  <c:v>-0.7750296447654208</c:v>
                </c:pt>
                <c:pt idx="73">
                  <c:v>-0.15446852464524044</c:v>
                </c:pt>
                <c:pt idx="74">
                  <c:v>-5.3124948169416236E-2</c:v>
                </c:pt>
                <c:pt idx="75">
                  <c:v>-8.4964221652739536E-2</c:v>
                </c:pt>
                <c:pt idx="76">
                  <c:v>-9.6253821637861642E-2</c:v>
                </c:pt>
                <c:pt idx="77">
                  <c:v>-9.1000266337767977E-2</c:v>
                </c:pt>
                <c:pt idx="78">
                  <c:v>-0.15320905447008207</c:v>
                </c:pt>
                <c:pt idx="79">
                  <c:v>-0.25132656972844403</c:v>
                </c:pt>
                <c:pt idx="80">
                  <c:v>-0.42908341681665629</c:v>
                </c:pt>
                <c:pt idx="81">
                  <c:v>-0.76033780334220447</c:v>
                </c:pt>
                <c:pt idx="82">
                  <c:v>0</c:v>
                </c:pt>
                <c:pt idx="83">
                  <c:v>0</c:v>
                </c:pt>
                <c:pt idx="84">
                  <c:v>0</c:v>
                </c:pt>
                <c:pt idx="85">
                  <c:v>-0.95005549364615627</c:v>
                </c:pt>
                <c:pt idx="86">
                  <c:v>-0.79782535739089488</c:v>
                </c:pt>
                <c:pt idx="87">
                  <c:v>-7.5413294214447424E-2</c:v>
                </c:pt>
                <c:pt idx="88">
                  <c:v>-4.1637309778319614E-2</c:v>
                </c:pt>
                <c:pt idx="89">
                  <c:v>-9.2908923823337305E-2</c:v>
                </c:pt>
                <c:pt idx="90">
                  <c:v>-9.29901969724094E-2</c:v>
                </c:pt>
                <c:pt idx="91">
                  <c:v>-0.12874328723168291</c:v>
                </c:pt>
                <c:pt idx="92">
                  <c:v>-0.14601736024226364</c:v>
                </c:pt>
                <c:pt idx="93">
                  <c:v>-0.24558415104914236</c:v>
                </c:pt>
                <c:pt idx="94">
                  <c:v>-0.40909576520462421</c:v>
                </c:pt>
                <c:pt idx="95">
                  <c:v>-0.75146379468882318</c:v>
                </c:pt>
                <c:pt idx="96">
                  <c:v>0</c:v>
                </c:pt>
              </c:numCache>
            </c:numRef>
          </c:yVal>
          <c:smooth val="0"/>
          <c:extLst>
            <c:ext xmlns:c16="http://schemas.microsoft.com/office/drawing/2014/chart" uri="{C3380CC4-5D6E-409C-BE32-E72D297353CC}">
              <c16:uniqueId val="{00000003-1A11-4DBB-BFE9-70C18E221775}"/>
            </c:ext>
          </c:extLst>
        </c:ser>
        <c:dLbls>
          <c:showLegendKey val="0"/>
          <c:showVal val="0"/>
          <c:showCatName val="0"/>
          <c:showSerName val="0"/>
          <c:showPercent val="0"/>
          <c:showBubbleSize val="0"/>
        </c:dLbls>
        <c:axId val="1548981327"/>
        <c:axId val="1548985487"/>
      </c:scatterChart>
      <c:valAx>
        <c:axId val="1548981327"/>
        <c:scaling>
          <c:orientation val="minMax"/>
          <c:max val="44328"/>
          <c:min val="44321"/>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dk1"/>
                    </a:solidFill>
                    <a:latin typeface="+mn-lt"/>
                    <a:ea typeface="+mn-ea"/>
                    <a:cs typeface="+mn-cs"/>
                  </a:defRPr>
                </a:pPr>
                <a:r>
                  <a:rPr lang="de-DE"/>
                  <a:t>Semana 4 (em horas)</a:t>
                </a:r>
              </a:p>
            </c:rich>
          </c:tx>
          <c:layout>
            <c:manualLayout>
              <c:xMode val="edge"/>
              <c:yMode val="edge"/>
              <c:x val="0.35755682135477745"/>
              <c:y val="0.9375957445816607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dk1"/>
                  </a:solidFill>
                  <a:latin typeface="+mn-lt"/>
                  <a:ea typeface="+mn-ea"/>
                  <a:cs typeface="+mn-cs"/>
                </a:defRPr>
              </a:pPr>
              <a:endParaRPr lang="en-150"/>
            </a:p>
          </c:txPr>
        </c:title>
        <c:numFmt formatCode="dd/mm" sourceLinked="0"/>
        <c:majorTickMark val="none"/>
        <c:minorTickMark val="none"/>
        <c:tickLblPos val="low"/>
        <c:spPr>
          <a:noFill/>
          <a:ln w="9525" cap="flat" cmpd="sng" algn="ctr">
            <a:solidFill>
              <a:schemeClr val="tx1">
                <a:lumMod val="25000"/>
                <a:lumOff val="75000"/>
              </a:schemeClr>
            </a:solidFill>
            <a:round/>
          </a:ln>
          <a:effectLst/>
        </c:spPr>
        <c:txPr>
          <a:bodyPr rot="0" spcFirstLastPara="1" vertOverflow="ellipsis" wrap="square" anchor="ctr" anchorCtr="1"/>
          <a:lstStyle/>
          <a:p>
            <a:pPr>
              <a:defRPr sz="900" b="0" i="0" u="none" strike="noStrike" kern="1200" baseline="0">
                <a:solidFill>
                  <a:schemeClr val="dk1"/>
                </a:solidFill>
                <a:latin typeface="+mn-lt"/>
                <a:ea typeface="+mn-ea"/>
                <a:cs typeface="+mn-cs"/>
              </a:defRPr>
            </a:pPr>
            <a:endParaRPr lang="en-150"/>
          </a:p>
        </c:txPr>
        <c:crossAx val="1548985487"/>
        <c:crosses val="autoZero"/>
        <c:crossBetween val="midCat"/>
      </c:valAx>
      <c:valAx>
        <c:axId val="15489854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dk1"/>
                    </a:solidFill>
                    <a:latin typeface="+mn-lt"/>
                    <a:ea typeface="+mn-ea"/>
                    <a:cs typeface="+mn-cs"/>
                  </a:defRPr>
                </a:pPr>
                <a:r>
                  <a:rPr lang="de-DE"/>
                  <a:t>Diferença de desempenho </a:t>
                </a:r>
                <a:br>
                  <a:rPr lang="de-DE"/>
                </a:br>
                <a:r>
                  <a:rPr lang="de-DE"/>
                  <a:t> em relação a 101.1.4 (%)</a:t>
                </a:r>
              </a:p>
              <a:p>
                <a:pPr algn="ctr" rtl="0">
                  <a:defRPr/>
                </a:pPr>
                <a:endParaRPr lang="de-DE"/>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dk1"/>
                  </a:solidFill>
                  <a:latin typeface="+mn-lt"/>
                  <a:ea typeface="+mn-ea"/>
                  <a:cs typeface="+mn-cs"/>
                </a:defRPr>
              </a:pPr>
              <a:endParaRPr lang="en-150"/>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150"/>
          </a:p>
        </c:txPr>
        <c:crossAx val="1548981327"/>
        <c:crosses val="autoZero"/>
        <c:crossBetween val="midCat"/>
      </c:valAx>
      <c:spPr>
        <a:noFill/>
        <a:ln>
          <a:noFill/>
        </a:ln>
        <a:effectLst/>
      </c:spPr>
    </c:plotArea>
    <c:legend>
      <c:legendPos val="r"/>
      <c:layout>
        <c:manualLayout>
          <c:xMode val="edge"/>
          <c:yMode val="edge"/>
          <c:x val="0.84943234489305863"/>
          <c:y val="0.32160226197302594"/>
          <c:w val="0.11865276148992013"/>
          <c:h val="0.4100073192449522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150"/>
        </a:p>
      </c:txPr>
    </c:legend>
    <c:plotVisOnly val="1"/>
    <c:dispBlanksAs val="gap"/>
    <c:showDLblsOverMax val="0"/>
  </c:chart>
  <c:spPr>
    <a:noFill/>
    <a:ln w="9525" cap="flat" cmpd="sng" algn="ctr">
      <a:noFill/>
      <a:round/>
    </a:ln>
    <a:effectLst/>
  </c:spPr>
  <c:txPr>
    <a:bodyPr/>
    <a:lstStyle/>
    <a:p>
      <a:pPr>
        <a:defRPr>
          <a:solidFill>
            <a:schemeClr val="dk1"/>
          </a:solidFill>
          <a:latin typeface="+mn-lt"/>
          <a:ea typeface="+mn-ea"/>
          <a:cs typeface="+mn-cs"/>
        </a:defRPr>
      </a:pPr>
      <a:endParaRPr lang="en-150"/>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dk1"/>
                </a:solidFill>
                <a:latin typeface="+mn-lt"/>
                <a:ea typeface="+mn-ea"/>
                <a:cs typeface="+mn-cs"/>
              </a:defRPr>
            </a:pPr>
            <a:r>
              <a:rPr lang="de-DE"/>
              <a:t>Diferença de desempenho relativo diário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dk1"/>
              </a:solidFill>
              <a:latin typeface="+mn-lt"/>
              <a:ea typeface="+mn-ea"/>
              <a:cs typeface="+mn-cs"/>
            </a:defRPr>
          </a:pPr>
          <a:endParaRPr lang="en-150"/>
        </a:p>
      </c:txPr>
    </c:title>
    <c:autoTitleDeleted val="0"/>
    <c:plotArea>
      <c:layout/>
      <c:scatterChart>
        <c:scatterStyle val="smoothMarker"/>
        <c:varyColors val="0"/>
        <c:ser>
          <c:idx val="0"/>
          <c:order val="0"/>
          <c:tx>
            <c:strRef>
              <c:f>'[diario_todas_semanas_grafico.xlsx]diario todas'!$B$1</c:f>
              <c:strCache>
                <c:ptCount val="1"/>
                <c:pt idx="0">
                  <c:v>101.1.5</c:v>
                </c:pt>
              </c:strCache>
            </c:strRef>
          </c:tx>
          <c:spPr>
            <a:ln w="25400" cap="rnd">
              <a:solidFill>
                <a:srgbClr val="00B0F0"/>
              </a:solidFill>
              <a:round/>
            </a:ln>
            <a:effectLst/>
          </c:spPr>
          <c:marker>
            <c:symbol val="none"/>
          </c:marker>
          <c:xVal>
            <c:numRef>
              <c:f>'[diario_todas_semanas_grafico.xlsx]diario todas'!$A$2:$A$36</c:f>
              <c:numCache>
                <c:formatCode>m/d/yyyy</c:formatCode>
                <c:ptCount val="35"/>
                <c:pt idx="0">
                  <c:v>44293</c:v>
                </c:pt>
                <c:pt idx="1">
                  <c:v>44294</c:v>
                </c:pt>
                <c:pt idx="2">
                  <c:v>44295</c:v>
                </c:pt>
                <c:pt idx="3">
                  <c:v>44296</c:v>
                </c:pt>
                <c:pt idx="4">
                  <c:v>44297</c:v>
                </c:pt>
                <c:pt idx="5">
                  <c:v>44298</c:v>
                </c:pt>
                <c:pt idx="6">
                  <c:v>44299</c:v>
                </c:pt>
                <c:pt idx="7">
                  <c:v>44300</c:v>
                </c:pt>
                <c:pt idx="8">
                  <c:v>44301</c:v>
                </c:pt>
                <c:pt idx="9">
                  <c:v>44302</c:v>
                </c:pt>
                <c:pt idx="10">
                  <c:v>44303</c:v>
                </c:pt>
                <c:pt idx="11">
                  <c:v>44304</c:v>
                </c:pt>
                <c:pt idx="12">
                  <c:v>44305</c:v>
                </c:pt>
                <c:pt idx="13">
                  <c:v>44306</c:v>
                </c:pt>
                <c:pt idx="14">
                  <c:v>44307</c:v>
                </c:pt>
                <c:pt idx="15">
                  <c:v>44308</c:v>
                </c:pt>
                <c:pt idx="16">
                  <c:v>44309</c:v>
                </c:pt>
                <c:pt idx="17">
                  <c:v>44310</c:v>
                </c:pt>
                <c:pt idx="18">
                  <c:v>44311</c:v>
                </c:pt>
                <c:pt idx="19">
                  <c:v>44312</c:v>
                </c:pt>
                <c:pt idx="20">
                  <c:v>44313</c:v>
                </c:pt>
                <c:pt idx="21">
                  <c:v>44314</c:v>
                </c:pt>
                <c:pt idx="22">
                  <c:v>44315</c:v>
                </c:pt>
                <c:pt idx="23">
                  <c:v>44316</c:v>
                </c:pt>
                <c:pt idx="24">
                  <c:v>44317</c:v>
                </c:pt>
                <c:pt idx="25">
                  <c:v>44318</c:v>
                </c:pt>
                <c:pt idx="26">
                  <c:v>44319</c:v>
                </c:pt>
                <c:pt idx="27">
                  <c:v>44320</c:v>
                </c:pt>
                <c:pt idx="28">
                  <c:v>44321</c:v>
                </c:pt>
                <c:pt idx="29">
                  <c:v>44322</c:v>
                </c:pt>
                <c:pt idx="30">
                  <c:v>44323</c:v>
                </c:pt>
                <c:pt idx="31">
                  <c:v>44324</c:v>
                </c:pt>
                <c:pt idx="32">
                  <c:v>44325</c:v>
                </c:pt>
                <c:pt idx="33">
                  <c:v>44326</c:v>
                </c:pt>
                <c:pt idx="34">
                  <c:v>44327</c:v>
                </c:pt>
              </c:numCache>
            </c:numRef>
          </c:xVal>
          <c:yVal>
            <c:numRef>
              <c:f>'[diario_todas_semanas_grafico.xlsx]diario todas'!$B$2:$B$36</c:f>
              <c:numCache>
                <c:formatCode>0.00</c:formatCode>
                <c:ptCount val="35"/>
                <c:pt idx="0">
                  <c:v>-0.11757550899046794</c:v>
                </c:pt>
                <c:pt idx="1">
                  <c:v>-0.26467007277382626</c:v>
                </c:pt>
                <c:pt idx="2">
                  <c:v>-0.16488987541878736</c:v>
                </c:pt>
                <c:pt idx="3">
                  <c:v>-0.17109774514090395</c:v>
                </c:pt>
                <c:pt idx="4">
                  <c:v>-0.17794785142653621</c:v>
                </c:pt>
                <c:pt idx="5">
                  <c:v>-0.19032591838813165</c:v>
                </c:pt>
                <c:pt idx="6">
                  <c:v>-0.29604793878854457</c:v>
                </c:pt>
                <c:pt idx="7">
                  <c:v>-5.0821631990574517E-2</c:v>
                </c:pt>
                <c:pt idx="8">
                  <c:v>-2.1418742211209863E-2</c:v>
                </c:pt>
                <c:pt idx="9">
                  <c:v>-0.10644876983974705</c:v>
                </c:pt>
                <c:pt idx="10">
                  <c:v>-0.15701415858276774</c:v>
                </c:pt>
                <c:pt idx="11">
                  <c:v>-0.17153987808243898</c:v>
                </c:pt>
                <c:pt idx="12">
                  <c:v>-0.19371521822044219</c:v>
                </c:pt>
                <c:pt idx="13">
                  <c:v>-7.9805646248442927E-2</c:v>
                </c:pt>
                <c:pt idx="14">
                  <c:v>-0.18261529752173697</c:v>
                </c:pt>
                <c:pt idx="15">
                  <c:v>-0.22800311780112695</c:v>
                </c:pt>
                <c:pt idx="16">
                  <c:v>-8.0683602107650132E-2</c:v>
                </c:pt>
                <c:pt idx="17">
                  <c:v>-0.19254159136501961</c:v>
                </c:pt>
                <c:pt idx="18">
                  <c:v>-0.22725129656763196</c:v>
                </c:pt>
                <c:pt idx="19">
                  <c:v>-0.22102345573145218</c:v>
                </c:pt>
                <c:pt idx="20">
                  <c:v>-0.16156311775425294</c:v>
                </c:pt>
                <c:pt idx="21">
                  <c:v>-9.2342208662493777E-2</c:v>
                </c:pt>
                <c:pt idx="22">
                  <c:v>-0.23980151078110154</c:v>
                </c:pt>
                <c:pt idx="23">
                  <c:v>-0.14490696316516646</c:v>
                </c:pt>
                <c:pt idx="24">
                  <c:v>-0.10365788672290185</c:v>
                </c:pt>
                <c:pt idx="25">
                  <c:v>0.10123964773472459</c:v>
                </c:pt>
                <c:pt idx="26">
                  <c:v>-3.1577322518311954E-2</c:v>
                </c:pt>
                <c:pt idx="27">
                  <c:v>-0.16689548383190719</c:v>
                </c:pt>
                <c:pt idx="28">
                  <c:v>-0.17352236560661413</c:v>
                </c:pt>
                <c:pt idx="29">
                  <c:v>-0.24193944926794231</c:v>
                </c:pt>
                <c:pt idx="30">
                  <c:v>-0.28500823794866104</c:v>
                </c:pt>
                <c:pt idx="31">
                  <c:v>0.11369815161405236</c:v>
                </c:pt>
                <c:pt idx="32">
                  <c:v>-0.27995832826841832</c:v>
                </c:pt>
                <c:pt idx="33">
                  <c:v>-0.15087335799292689</c:v>
                </c:pt>
                <c:pt idx="34">
                  <c:v>-0.25868140523631999</c:v>
                </c:pt>
              </c:numCache>
            </c:numRef>
          </c:yVal>
          <c:smooth val="1"/>
          <c:extLst>
            <c:ext xmlns:c16="http://schemas.microsoft.com/office/drawing/2014/chart" uri="{C3380CC4-5D6E-409C-BE32-E72D297353CC}">
              <c16:uniqueId val="{00000000-07BD-44BB-A0BF-8DACC7C244F6}"/>
            </c:ext>
          </c:extLst>
        </c:ser>
        <c:ser>
          <c:idx val="1"/>
          <c:order val="1"/>
          <c:tx>
            <c:strRef>
              <c:f>'[diario_todas_semanas_grafico.xlsx]diario todas'!$C$1</c:f>
              <c:strCache>
                <c:ptCount val="1"/>
                <c:pt idx="0">
                  <c:v>101.1.6</c:v>
                </c:pt>
              </c:strCache>
            </c:strRef>
          </c:tx>
          <c:spPr>
            <a:ln w="25400" cap="rnd">
              <a:solidFill>
                <a:srgbClr val="FF0000"/>
              </a:solidFill>
              <a:round/>
            </a:ln>
            <a:effectLst/>
          </c:spPr>
          <c:marker>
            <c:symbol val="none"/>
          </c:marker>
          <c:xVal>
            <c:numRef>
              <c:f>'[diario_todas_semanas_grafico.xlsx]diario todas'!$A$2:$A$36</c:f>
              <c:numCache>
                <c:formatCode>m/d/yyyy</c:formatCode>
                <c:ptCount val="35"/>
                <c:pt idx="0">
                  <c:v>44293</c:v>
                </c:pt>
                <c:pt idx="1">
                  <c:v>44294</c:v>
                </c:pt>
                <c:pt idx="2">
                  <c:v>44295</c:v>
                </c:pt>
                <c:pt idx="3">
                  <c:v>44296</c:v>
                </c:pt>
                <c:pt idx="4">
                  <c:v>44297</c:v>
                </c:pt>
                <c:pt idx="5">
                  <c:v>44298</c:v>
                </c:pt>
                <c:pt idx="6">
                  <c:v>44299</c:v>
                </c:pt>
                <c:pt idx="7">
                  <c:v>44300</c:v>
                </c:pt>
                <c:pt idx="8">
                  <c:v>44301</c:v>
                </c:pt>
                <c:pt idx="9">
                  <c:v>44302</c:v>
                </c:pt>
                <c:pt idx="10">
                  <c:v>44303</c:v>
                </c:pt>
                <c:pt idx="11">
                  <c:v>44304</c:v>
                </c:pt>
                <c:pt idx="12">
                  <c:v>44305</c:v>
                </c:pt>
                <c:pt idx="13">
                  <c:v>44306</c:v>
                </c:pt>
                <c:pt idx="14">
                  <c:v>44307</c:v>
                </c:pt>
                <c:pt idx="15">
                  <c:v>44308</c:v>
                </c:pt>
                <c:pt idx="16">
                  <c:v>44309</c:v>
                </c:pt>
                <c:pt idx="17">
                  <c:v>44310</c:v>
                </c:pt>
                <c:pt idx="18">
                  <c:v>44311</c:v>
                </c:pt>
                <c:pt idx="19">
                  <c:v>44312</c:v>
                </c:pt>
                <c:pt idx="20">
                  <c:v>44313</c:v>
                </c:pt>
                <c:pt idx="21">
                  <c:v>44314</c:v>
                </c:pt>
                <c:pt idx="22">
                  <c:v>44315</c:v>
                </c:pt>
                <c:pt idx="23">
                  <c:v>44316</c:v>
                </c:pt>
                <c:pt idx="24">
                  <c:v>44317</c:v>
                </c:pt>
                <c:pt idx="25">
                  <c:v>44318</c:v>
                </c:pt>
                <c:pt idx="26">
                  <c:v>44319</c:v>
                </c:pt>
                <c:pt idx="27">
                  <c:v>44320</c:v>
                </c:pt>
                <c:pt idx="28">
                  <c:v>44321</c:v>
                </c:pt>
                <c:pt idx="29">
                  <c:v>44322</c:v>
                </c:pt>
                <c:pt idx="30">
                  <c:v>44323</c:v>
                </c:pt>
                <c:pt idx="31">
                  <c:v>44324</c:v>
                </c:pt>
                <c:pt idx="32">
                  <c:v>44325</c:v>
                </c:pt>
                <c:pt idx="33">
                  <c:v>44326</c:v>
                </c:pt>
                <c:pt idx="34">
                  <c:v>44327</c:v>
                </c:pt>
              </c:numCache>
            </c:numRef>
          </c:xVal>
          <c:yVal>
            <c:numRef>
              <c:f>'[diario_todas_semanas_grafico.xlsx]diario todas'!$C$2:$C$36</c:f>
              <c:numCache>
                <c:formatCode>0.00</c:formatCode>
                <c:ptCount val="35"/>
                <c:pt idx="0">
                  <c:v>-5.5208691902304582E-2</c:v>
                </c:pt>
                <c:pt idx="1">
                  <c:v>-3.681520350515833E-2</c:v>
                </c:pt>
                <c:pt idx="2">
                  <c:v>-3.0488283527055023E-2</c:v>
                </c:pt>
                <c:pt idx="3">
                  <c:v>-3.4533614651488971E-2</c:v>
                </c:pt>
                <c:pt idx="4">
                  <c:v>-2.5408296879685894E-2</c:v>
                </c:pt>
                <c:pt idx="5">
                  <c:v>-2.0982375891236808E-2</c:v>
                </c:pt>
                <c:pt idx="6">
                  <c:v>-3.3278946992022405E-2</c:v>
                </c:pt>
                <c:pt idx="7">
                  <c:v>-2.4662292597607996E-3</c:v>
                </c:pt>
                <c:pt idx="8">
                  <c:v>-1.4528594822947367E-2</c:v>
                </c:pt>
                <c:pt idx="9">
                  <c:v>-7.6487596936687576E-3</c:v>
                </c:pt>
                <c:pt idx="10">
                  <c:v>-1.0393306572572153E-2</c:v>
                </c:pt>
                <c:pt idx="11">
                  <c:v>-1.2200284001552647E-2</c:v>
                </c:pt>
                <c:pt idx="12">
                  <c:v>-1.8303430552587957E-2</c:v>
                </c:pt>
                <c:pt idx="13">
                  <c:v>-2.3708973167400896E-2</c:v>
                </c:pt>
                <c:pt idx="14">
                  <c:v>-4.5016768270100945E-3</c:v>
                </c:pt>
                <c:pt idx="15">
                  <c:v>-3.5578368656082875E-2</c:v>
                </c:pt>
                <c:pt idx="16">
                  <c:v>-3.9267720194052043E-3</c:v>
                </c:pt>
                <c:pt idx="17">
                  <c:v>-7.2054350079245322E-3</c:v>
                </c:pt>
                <c:pt idx="18">
                  <c:v>-1.222513273227044E-2</c:v>
                </c:pt>
                <c:pt idx="19">
                  <c:v>-7.980503810795004E-3</c:v>
                </c:pt>
                <c:pt idx="20">
                  <c:v>-4.0248412107639055E-2</c:v>
                </c:pt>
                <c:pt idx="21">
                  <c:v>2.2251685904739592E-2</c:v>
                </c:pt>
                <c:pt idx="22">
                  <c:v>-1.5145175081262048E-2</c:v>
                </c:pt>
                <c:pt idx="23">
                  <c:v>-1.4392845863434971E-2</c:v>
                </c:pt>
                <c:pt idx="24">
                  <c:v>-2.9170828064162772E-2</c:v>
                </c:pt>
                <c:pt idx="25">
                  <c:v>-2.0353273223246454E-2</c:v>
                </c:pt>
                <c:pt idx="26">
                  <c:v>-4.2176880394953599E-3</c:v>
                </c:pt>
                <c:pt idx="27">
                  <c:v>-3.2257808197871135E-2</c:v>
                </c:pt>
                <c:pt idx="28">
                  <c:v>1.1059424944100294E-2</c:v>
                </c:pt>
                <c:pt idx="29">
                  <c:v>-1.8045301164489328E-2</c:v>
                </c:pt>
                <c:pt idx="30">
                  <c:v>-2.5490464473379805E-2</c:v>
                </c:pt>
                <c:pt idx="31">
                  <c:v>-7.614818081462818E-2</c:v>
                </c:pt>
                <c:pt idx="32">
                  <c:v>-4.5044070969072793E-2</c:v>
                </c:pt>
                <c:pt idx="33">
                  <c:v>-2.9910866651062577E-2</c:v>
                </c:pt>
                <c:pt idx="34">
                  <c:v>-2.4838651685228242E-2</c:v>
                </c:pt>
              </c:numCache>
            </c:numRef>
          </c:yVal>
          <c:smooth val="1"/>
          <c:extLst>
            <c:ext xmlns:c16="http://schemas.microsoft.com/office/drawing/2014/chart" uri="{C3380CC4-5D6E-409C-BE32-E72D297353CC}">
              <c16:uniqueId val="{00000001-07BD-44BB-A0BF-8DACC7C244F6}"/>
            </c:ext>
          </c:extLst>
        </c:ser>
        <c:ser>
          <c:idx val="2"/>
          <c:order val="2"/>
          <c:tx>
            <c:strRef>
              <c:f>'[diario_todas_semanas_grafico.xlsx]diario todas'!$D$1</c:f>
              <c:strCache>
                <c:ptCount val="1"/>
                <c:pt idx="0">
                  <c:v>101.1.7</c:v>
                </c:pt>
              </c:strCache>
            </c:strRef>
          </c:tx>
          <c:spPr>
            <a:ln w="25400" cap="rnd">
              <a:solidFill>
                <a:schemeClr val="tx1"/>
              </a:solidFill>
              <a:round/>
            </a:ln>
            <a:effectLst/>
          </c:spPr>
          <c:marker>
            <c:symbol val="none"/>
          </c:marker>
          <c:xVal>
            <c:numRef>
              <c:f>'[diario_todas_semanas_grafico.xlsx]diario todas'!$A$2:$A$36</c:f>
              <c:numCache>
                <c:formatCode>m/d/yyyy</c:formatCode>
                <c:ptCount val="35"/>
                <c:pt idx="0">
                  <c:v>44293</c:v>
                </c:pt>
                <c:pt idx="1">
                  <c:v>44294</c:v>
                </c:pt>
                <c:pt idx="2">
                  <c:v>44295</c:v>
                </c:pt>
                <c:pt idx="3">
                  <c:v>44296</c:v>
                </c:pt>
                <c:pt idx="4">
                  <c:v>44297</c:v>
                </c:pt>
                <c:pt idx="5">
                  <c:v>44298</c:v>
                </c:pt>
                <c:pt idx="6">
                  <c:v>44299</c:v>
                </c:pt>
                <c:pt idx="7">
                  <c:v>44300</c:v>
                </c:pt>
                <c:pt idx="8">
                  <c:v>44301</c:v>
                </c:pt>
                <c:pt idx="9">
                  <c:v>44302</c:v>
                </c:pt>
                <c:pt idx="10">
                  <c:v>44303</c:v>
                </c:pt>
                <c:pt idx="11">
                  <c:v>44304</c:v>
                </c:pt>
                <c:pt idx="12">
                  <c:v>44305</c:v>
                </c:pt>
                <c:pt idx="13">
                  <c:v>44306</c:v>
                </c:pt>
                <c:pt idx="14">
                  <c:v>44307</c:v>
                </c:pt>
                <c:pt idx="15">
                  <c:v>44308</c:v>
                </c:pt>
                <c:pt idx="16">
                  <c:v>44309</c:v>
                </c:pt>
                <c:pt idx="17">
                  <c:v>44310</c:v>
                </c:pt>
                <c:pt idx="18">
                  <c:v>44311</c:v>
                </c:pt>
                <c:pt idx="19">
                  <c:v>44312</c:v>
                </c:pt>
                <c:pt idx="20">
                  <c:v>44313</c:v>
                </c:pt>
                <c:pt idx="21">
                  <c:v>44314</c:v>
                </c:pt>
                <c:pt idx="22">
                  <c:v>44315</c:v>
                </c:pt>
                <c:pt idx="23">
                  <c:v>44316</c:v>
                </c:pt>
                <c:pt idx="24">
                  <c:v>44317</c:v>
                </c:pt>
                <c:pt idx="25">
                  <c:v>44318</c:v>
                </c:pt>
                <c:pt idx="26">
                  <c:v>44319</c:v>
                </c:pt>
                <c:pt idx="27">
                  <c:v>44320</c:v>
                </c:pt>
                <c:pt idx="28">
                  <c:v>44321</c:v>
                </c:pt>
                <c:pt idx="29">
                  <c:v>44322</c:v>
                </c:pt>
                <c:pt idx="30">
                  <c:v>44323</c:v>
                </c:pt>
                <c:pt idx="31">
                  <c:v>44324</c:v>
                </c:pt>
                <c:pt idx="32">
                  <c:v>44325</c:v>
                </c:pt>
                <c:pt idx="33">
                  <c:v>44326</c:v>
                </c:pt>
                <c:pt idx="34">
                  <c:v>44327</c:v>
                </c:pt>
              </c:numCache>
            </c:numRef>
          </c:xVal>
          <c:yVal>
            <c:numRef>
              <c:f>'[diario_todas_semanas_grafico.xlsx]diario todas'!$D$2:$D$36</c:f>
              <c:numCache>
                <c:formatCode>0.00</c:formatCode>
                <c:ptCount val="35"/>
                <c:pt idx="0">
                  <c:v>0.13780554874221784</c:v>
                </c:pt>
                <c:pt idx="1">
                  <c:v>8.0762988530984348E-2</c:v>
                </c:pt>
                <c:pt idx="2">
                  <c:v>-1.7128321938233743E-2</c:v>
                </c:pt>
                <c:pt idx="3">
                  <c:v>-5.1152922823927201E-2</c:v>
                </c:pt>
                <c:pt idx="4">
                  <c:v>-2.9156951043911101E-2</c:v>
                </c:pt>
                <c:pt idx="5">
                  <c:v>-3.3950574571487008E-2</c:v>
                </c:pt>
                <c:pt idx="6">
                  <c:v>5.9834738592322384E-2</c:v>
                </c:pt>
                <c:pt idx="7">
                  <c:v>-7.9176341328181327E-2</c:v>
                </c:pt>
                <c:pt idx="8">
                  <c:v>-8.8835431714322441E-3</c:v>
                </c:pt>
                <c:pt idx="9">
                  <c:v>-2.2268557129044648E-2</c:v>
                </c:pt>
                <c:pt idx="10">
                  <c:v>6.5937492346980223E-2</c:v>
                </c:pt>
                <c:pt idx="11">
                  <c:v>-4.3055353776682626E-2</c:v>
                </c:pt>
                <c:pt idx="12">
                  <c:v>5.7860625503720071E-2</c:v>
                </c:pt>
                <c:pt idx="13">
                  <c:v>-2.9955882516221628E-3</c:v>
                </c:pt>
                <c:pt idx="14">
                  <c:v>-3.2235564951101497E-2</c:v>
                </c:pt>
                <c:pt idx="15">
                  <c:v>-4.8966793321146368E-2</c:v>
                </c:pt>
                <c:pt idx="16">
                  <c:v>-2.00611975173118E-2</c:v>
                </c:pt>
                <c:pt idx="17">
                  <c:v>2.1792046787868181E-3</c:v>
                </c:pt>
                <c:pt idx="18">
                  <c:v>-3.8347691048199142E-2</c:v>
                </c:pt>
                <c:pt idx="19">
                  <c:v>-2.7697709077919859E-2</c:v>
                </c:pt>
                <c:pt idx="20">
                  <c:v>3.393877332167921E-2</c:v>
                </c:pt>
                <c:pt idx="21">
                  <c:v>6.8823842034770988E-2</c:v>
                </c:pt>
                <c:pt idx="22">
                  <c:v>4.7954067810385942E-2</c:v>
                </c:pt>
                <c:pt idx="23">
                  <c:v>4.007007562351355E-2</c:v>
                </c:pt>
                <c:pt idx="24">
                  <c:v>-1.9673545904063758E-2</c:v>
                </c:pt>
                <c:pt idx="25">
                  <c:v>0.17032190981714387</c:v>
                </c:pt>
                <c:pt idx="26">
                  <c:v>-4.2608720576723463E-2</c:v>
                </c:pt>
                <c:pt idx="27">
                  <c:v>-2.4730230866733198E-2</c:v>
                </c:pt>
                <c:pt idx="28">
                  <c:v>-4.7818807987518051E-2</c:v>
                </c:pt>
                <c:pt idx="29">
                  <c:v>-3.5102813876412418E-2</c:v>
                </c:pt>
                <c:pt idx="30">
                  <c:v>-5.0951093276196346E-2</c:v>
                </c:pt>
                <c:pt idx="31">
                  <c:v>0.38070090054197014</c:v>
                </c:pt>
                <c:pt idx="32">
                  <c:v>-5.3944381560568685E-3</c:v>
                </c:pt>
                <c:pt idx="33">
                  <c:v>-2.6915275043310757E-2</c:v>
                </c:pt>
                <c:pt idx="34">
                  <c:v>-3.7904535661369934E-2</c:v>
                </c:pt>
              </c:numCache>
            </c:numRef>
          </c:yVal>
          <c:smooth val="1"/>
          <c:extLst>
            <c:ext xmlns:c16="http://schemas.microsoft.com/office/drawing/2014/chart" uri="{C3380CC4-5D6E-409C-BE32-E72D297353CC}">
              <c16:uniqueId val="{00000002-07BD-44BB-A0BF-8DACC7C244F6}"/>
            </c:ext>
          </c:extLst>
        </c:ser>
        <c:ser>
          <c:idx val="3"/>
          <c:order val="3"/>
          <c:tx>
            <c:strRef>
              <c:f>'[diario_todas_semanas_grafico.xlsx]diario todas'!$E$1</c:f>
              <c:strCache>
                <c:ptCount val="1"/>
                <c:pt idx="0">
                  <c:v>101.1.8</c:v>
                </c:pt>
              </c:strCache>
            </c:strRef>
          </c:tx>
          <c:spPr>
            <a:ln w="25400" cap="rnd">
              <a:solidFill>
                <a:srgbClr val="FFC000"/>
              </a:solidFill>
              <a:round/>
            </a:ln>
            <a:effectLst/>
          </c:spPr>
          <c:marker>
            <c:symbol val="none"/>
          </c:marker>
          <c:xVal>
            <c:numRef>
              <c:f>'[diario_todas_semanas_grafico.xlsx]diario todas'!$A$2:$A$36</c:f>
              <c:numCache>
                <c:formatCode>m/d/yyyy</c:formatCode>
                <c:ptCount val="35"/>
                <c:pt idx="0">
                  <c:v>44293</c:v>
                </c:pt>
                <c:pt idx="1">
                  <c:v>44294</c:v>
                </c:pt>
                <c:pt idx="2">
                  <c:v>44295</c:v>
                </c:pt>
                <c:pt idx="3">
                  <c:v>44296</c:v>
                </c:pt>
                <c:pt idx="4">
                  <c:v>44297</c:v>
                </c:pt>
                <c:pt idx="5">
                  <c:v>44298</c:v>
                </c:pt>
                <c:pt idx="6">
                  <c:v>44299</c:v>
                </c:pt>
                <c:pt idx="7">
                  <c:v>44300</c:v>
                </c:pt>
                <c:pt idx="8">
                  <c:v>44301</c:v>
                </c:pt>
                <c:pt idx="9">
                  <c:v>44302</c:v>
                </c:pt>
                <c:pt idx="10">
                  <c:v>44303</c:v>
                </c:pt>
                <c:pt idx="11">
                  <c:v>44304</c:v>
                </c:pt>
                <c:pt idx="12">
                  <c:v>44305</c:v>
                </c:pt>
                <c:pt idx="13">
                  <c:v>44306</c:v>
                </c:pt>
                <c:pt idx="14">
                  <c:v>44307</c:v>
                </c:pt>
                <c:pt idx="15">
                  <c:v>44308</c:v>
                </c:pt>
                <c:pt idx="16">
                  <c:v>44309</c:v>
                </c:pt>
                <c:pt idx="17">
                  <c:v>44310</c:v>
                </c:pt>
                <c:pt idx="18">
                  <c:v>44311</c:v>
                </c:pt>
                <c:pt idx="19">
                  <c:v>44312</c:v>
                </c:pt>
                <c:pt idx="20">
                  <c:v>44313</c:v>
                </c:pt>
                <c:pt idx="21">
                  <c:v>44314</c:v>
                </c:pt>
                <c:pt idx="22">
                  <c:v>44315</c:v>
                </c:pt>
                <c:pt idx="23">
                  <c:v>44316</c:v>
                </c:pt>
                <c:pt idx="24">
                  <c:v>44317</c:v>
                </c:pt>
                <c:pt idx="25">
                  <c:v>44318</c:v>
                </c:pt>
                <c:pt idx="26">
                  <c:v>44319</c:v>
                </c:pt>
                <c:pt idx="27">
                  <c:v>44320</c:v>
                </c:pt>
                <c:pt idx="28">
                  <c:v>44321</c:v>
                </c:pt>
                <c:pt idx="29">
                  <c:v>44322</c:v>
                </c:pt>
                <c:pt idx="30">
                  <c:v>44323</c:v>
                </c:pt>
                <c:pt idx="31">
                  <c:v>44324</c:v>
                </c:pt>
                <c:pt idx="32">
                  <c:v>44325</c:v>
                </c:pt>
                <c:pt idx="33">
                  <c:v>44326</c:v>
                </c:pt>
                <c:pt idx="34">
                  <c:v>44327</c:v>
                </c:pt>
              </c:numCache>
            </c:numRef>
          </c:xVal>
          <c:yVal>
            <c:numRef>
              <c:f>'[diario_todas_semanas_grafico.xlsx]diario todas'!$E$2:$E$36</c:f>
              <c:numCache>
                <c:formatCode>0.00</c:formatCode>
                <c:ptCount val="35"/>
                <c:pt idx="0">
                  <c:v>-0.13525752916155315</c:v>
                </c:pt>
                <c:pt idx="1">
                  <c:v>-0.17730716679049791</c:v>
                </c:pt>
                <c:pt idx="2">
                  <c:v>-0.17571599484894543</c:v>
                </c:pt>
                <c:pt idx="3">
                  <c:v>-0.20390046164942474</c:v>
                </c:pt>
                <c:pt idx="4">
                  <c:v>-0.18610272865956873</c:v>
                </c:pt>
                <c:pt idx="5">
                  <c:v>-0.1759815973622556</c:v>
                </c:pt>
                <c:pt idx="6">
                  <c:v>-0.16314846888098924</c:v>
                </c:pt>
                <c:pt idx="7">
                  <c:v>-0.2393073510432098</c:v>
                </c:pt>
                <c:pt idx="8">
                  <c:v>-0.1591968633016248</c:v>
                </c:pt>
                <c:pt idx="9">
                  <c:v>-0.18457415519599646</c:v>
                </c:pt>
                <c:pt idx="10">
                  <c:v>-0.15727681059101245</c:v>
                </c:pt>
                <c:pt idx="11">
                  <c:v>-0.17795151243354437</c:v>
                </c:pt>
                <c:pt idx="12">
                  <c:v>-0.19622484558791642</c:v>
                </c:pt>
                <c:pt idx="13">
                  <c:v>-0.11817479457840517</c:v>
                </c:pt>
                <c:pt idx="14">
                  <c:v>-0.16226049297616685</c:v>
                </c:pt>
                <c:pt idx="15">
                  <c:v>-0.20829874621934938</c:v>
                </c:pt>
                <c:pt idx="16">
                  <c:v>-0.13508198672862867</c:v>
                </c:pt>
                <c:pt idx="17">
                  <c:v>-0.14532760793869817</c:v>
                </c:pt>
                <c:pt idx="18">
                  <c:v>-0.16271521057951233</c:v>
                </c:pt>
                <c:pt idx="19">
                  <c:v>-0.13872586595714997</c:v>
                </c:pt>
                <c:pt idx="20">
                  <c:v>-0.12644773880398738</c:v>
                </c:pt>
                <c:pt idx="21">
                  <c:v>-0.12372793757110415</c:v>
                </c:pt>
                <c:pt idx="22">
                  <c:v>-0.14699206341987053</c:v>
                </c:pt>
                <c:pt idx="23">
                  <c:v>-0.14627707612923291</c:v>
                </c:pt>
                <c:pt idx="24">
                  <c:v>-0.16313822722821747</c:v>
                </c:pt>
                <c:pt idx="25">
                  <c:v>-0.15076227817110086</c:v>
                </c:pt>
                <c:pt idx="26">
                  <c:v>-0.15570752276428104</c:v>
                </c:pt>
                <c:pt idx="27">
                  <c:v>-0.19079425031378344</c:v>
                </c:pt>
                <c:pt idx="28">
                  <c:v>-0.19928600917454117</c:v>
                </c:pt>
                <c:pt idx="29">
                  <c:v>-0.16996686519950382</c:v>
                </c:pt>
                <c:pt idx="30">
                  <c:v>-0.16249015431248517</c:v>
                </c:pt>
                <c:pt idx="31">
                  <c:v>-0.19994404129221088</c:v>
                </c:pt>
                <c:pt idx="32">
                  <c:v>-0.16705927775365675</c:v>
                </c:pt>
                <c:pt idx="33">
                  <c:v>-0.20953977792964604</c:v>
                </c:pt>
                <c:pt idx="34">
                  <c:v>-0.18891961338737762</c:v>
                </c:pt>
              </c:numCache>
            </c:numRef>
          </c:yVal>
          <c:smooth val="1"/>
          <c:extLst>
            <c:ext xmlns:c16="http://schemas.microsoft.com/office/drawing/2014/chart" uri="{C3380CC4-5D6E-409C-BE32-E72D297353CC}">
              <c16:uniqueId val="{00000003-07BD-44BB-A0BF-8DACC7C244F6}"/>
            </c:ext>
          </c:extLst>
        </c:ser>
        <c:dLbls>
          <c:showLegendKey val="0"/>
          <c:showVal val="0"/>
          <c:showCatName val="0"/>
          <c:showSerName val="0"/>
          <c:showPercent val="0"/>
          <c:showBubbleSize val="0"/>
        </c:dLbls>
        <c:axId val="1506886639"/>
        <c:axId val="1506874991"/>
      </c:scatterChart>
      <c:valAx>
        <c:axId val="1506886639"/>
        <c:scaling>
          <c:orientation val="minMax"/>
          <c:max val="44328"/>
          <c:min val="44293"/>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dk1"/>
                    </a:solidFill>
                    <a:latin typeface="+mn-lt"/>
                    <a:ea typeface="+mn-ea"/>
                    <a:cs typeface="+mn-cs"/>
                  </a:defRPr>
                </a:pPr>
                <a:r>
                  <a:rPr lang="de-DE"/>
                  <a:t>Período do estudo (em dias)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dk1"/>
                  </a:solidFill>
                  <a:latin typeface="+mn-lt"/>
                  <a:ea typeface="+mn-ea"/>
                  <a:cs typeface="+mn-cs"/>
                </a:defRPr>
              </a:pPr>
              <a:endParaRPr lang="en-150"/>
            </a:p>
          </c:txPr>
        </c:title>
        <c:numFmt formatCode="[$-416]d\-mmm;@" sourceLinked="0"/>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150"/>
          </a:p>
        </c:txPr>
        <c:crossAx val="1506874991"/>
        <c:crosses val="autoZero"/>
        <c:crossBetween val="midCat"/>
        <c:majorUnit val="7"/>
      </c:valAx>
      <c:valAx>
        <c:axId val="15068749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dk1"/>
                    </a:solidFill>
                    <a:latin typeface="+mn-lt"/>
                    <a:ea typeface="+mn-ea"/>
                    <a:cs typeface="+mn-cs"/>
                  </a:defRPr>
                </a:pPr>
                <a:r>
                  <a:rPr lang="de-DE"/>
                  <a:t>Diferença de desempenho </a:t>
                </a:r>
              </a:p>
              <a:p>
                <a:pPr>
                  <a:defRPr/>
                </a:pPr>
                <a:r>
                  <a:rPr lang="de-DE"/>
                  <a:t> em relação a 101.1.4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dk1"/>
                  </a:solidFill>
                  <a:latin typeface="+mn-lt"/>
                  <a:ea typeface="+mn-ea"/>
                  <a:cs typeface="+mn-cs"/>
                </a:defRPr>
              </a:pPr>
              <a:endParaRPr lang="en-150"/>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150"/>
          </a:p>
        </c:txPr>
        <c:crossAx val="1506886639"/>
        <c:crosses val="autoZero"/>
        <c:crossBetween val="midCat"/>
      </c:valAx>
      <c:spPr>
        <a:noFill/>
        <a:ln>
          <a:noFill/>
        </a:ln>
        <a:effectLst/>
      </c:spPr>
    </c:plotArea>
    <c:legend>
      <c:legendPos val="r"/>
      <c:layout>
        <c:manualLayout>
          <c:xMode val="edge"/>
          <c:yMode val="edge"/>
          <c:x val="0.83456302251083003"/>
          <c:y val="0.34788985415089663"/>
          <c:w val="0.15449999565930778"/>
          <c:h val="0.34834370209783178"/>
        </c:manualLayout>
      </c:layout>
      <c:overlay val="0"/>
      <c:spPr>
        <a:noFill/>
        <a:ln w="0">
          <a:solidFill>
            <a:schemeClr val="tx1">
              <a:lumMod val="15000"/>
              <a:lumOff val="85000"/>
            </a:schemeClr>
          </a:solid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150"/>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solidFill>
            <a:schemeClr val="dk1"/>
          </a:solidFill>
          <a:latin typeface="+mn-lt"/>
          <a:ea typeface="+mn-ea"/>
          <a:cs typeface="+mn-cs"/>
        </a:defRPr>
      </a:pPr>
      <a:endParaRPr lang="en-150"/>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'semana 1'!$F$3</cx:f>
        <cx:lvl ptCount="1"/>
      </cx:strDim>
      <cx:numDim type="val">
        <cx:f>'semana 1'!$C$2:$C$52</cx:f>
        <cx:lvl ptCount="51" formatCode="[$-x-systime]h:mm:ss\ AM/PM">
          <cx:pt idx="0">0.00069444444444444447</cx:pt>
          <cx:pt idx="1">0.0010763888888888889</cx:pt>
          <cx:pt idx="2">0.00097222222222222209</cx:pt>
          <cx:pt idx="3">0.00093750000000000007</cx:pt>
          <cx:pt idx="4">0.0011689814814814816</cx:pt>
          <cx:pt idx="5">0.0010185185185185186</cx:pt>
          <cx:pt idx="6">0.00097222222222222209</cx:pt>
          <cx:pt idx="7">0.00090277777777777784</cx:pt>
          <cx:pt idx="8">0.0010532407407407407</cx:pt>
          <cx:pt idx="9">0.00098379629629629642</cx:pt>
          <cx:pt idx="10">0.0010532407407407407</cx:pt>
          <cx:pt idx="11">0.0012384259259259258</cx:pt>
          <cx:pt idx="12">0.00090277777777777784</cx:pt>
          <cx:pt idx="13">0.0010995370370370371</cx:pt>
          <cx:pt idx="14">0.0010763888888888889</cx:pt>
          <cx:pt idx="15">0.0010185185185185186</cx:pt>
          <cx:pt idx="16">0.0013425925925925925</cx:pt>
          <cx:pt idx="17">0.00091435185185185185</cx:pt>
          <cx:pt idx="18">0.00091435185185185185</cx:pt>
          <cx:pt idx="19">0.00096064814814814808</cx:pt>
          <cx:pt idx="20">0.00081018518518518516</cx:pt>
          <cx:pt idx="21">0.00081018518518518516</cx:pt>
          <cx:pt idx="22">0.0010879629629629629</cx:pt>
          <cx:pt idx="23">0.00089120370370370362</cx:pt>
          <cx:pt idx="24">0.0010648148148148147</cx:pt>
          <cx:pt idx="25">0.00090277777777777784</cx:pt>
          <cx:pt idx="26">0.0010185185185185186</cx:pt>
          <cx:pt idx="27">0.0011574074074074073</cx:pt>
          <cx:pt idx="28">0.0012847222222222223</cx:pt>
          <cx:pt idx="29">0.0010763888888888889</cx:pt>
          <cx:pt idx="30">0.00083333333333333339</cx:pt>
          <cx:pt idx="31">0.00086805555555555551</cx:pt>
          <cx:pt idx="32">0.00087962962962962962</cx:pt>
          <cx:pt idx="33">0.00077546296296296304</cx:pt>
          <cx:pt idx="34">0.0008564814814814815</cx:pt>
          <cx:pt idx="35">0.00087962962962962962</cx:pt>
          <cx:pt idx="36">0.0011574074074074073</cx:pt>
          <cx:pt idx="37">0.00090277777777777784</cx:pt>
          <cx:pt idx="38">0.0010879629629629629</cx:pt>
          <cx:pt idx="39">0.00097222222222222209</cx:pt>
          <cx:pt idx="40">0.00053240740740740744</cx:pt>
          <cx:pt idx="41">0.0012731481481481483</cx:pt>
          <cx:pt idx="42">0.0011342592592592591</cx:pt>
          <cx:pt idx="43">0.0011458333333333333</cx:pt>
          <cx:pt idx="44">0.0010069444444444444</cx:pt>
          <cx:pt idx="45">0.0011689814814814816</cx:pt>
          <cx:pt idx="46">0.0011226851851851851</cx:pt>
          <cx:pt idx="47">0.00089120370370370362</cx:pt>
          <cx:pt idx="48">0.0012384259259259258</cx:pt>
          <cx:pt idx="49">0.00092592592592592585</cx:pt>
          <cx:pt idx="50">0.00077546296296296304</cx:pt>
        </cx:lvl>
      </cx:numDim>
    </cx:data>
    <cx:data id="1">
      <cx:numDim type="val">
        <cx:f>'semana 2'!$C$2:$C$35</cx:f>
        <cx:lvl ptCount="34" formatCode="mm:ss;@">
          <cx:pt idx="0">0.00093750000000000007</cx:pt>
          <cx:pt idx="1">0.00069444444444444447</cx:pt>
          <cx:pt idx="2">0.00097222222222222209</cx:pt>
          <cx:pt idx="3">0.00089120370370370362</cx:pt>
          <cx:pt idx="4">0.00086805555555555551</cx:pt>
          <cx:pt idx="5">0.00077546296296296304</cx:pt>
          <cx:pt idx="6">0.00082175925925925917</cx:pt>
          <cx:pt idx="7">0.00081018518518518516</cx:pt>
          <cx:pt idx="8">0.00069444444444444447</cx:pt>
          <cx:pt idx="9">0.00086805555555555551</cx:pt>
          <cx:pt idx="10">0.0011574074074074073</cx:pt>
          <cx:pt idx="11">0.00069444444444444447</cx:pt>
          <cx:pt idx="12">0.00083333333333333339</cx:pt>
          <cx:pt idx="13">0.00062500000000000001</cx:pt>
          <cx:pt idx="14">0.00075231481481481471</cx:pt>
          <cx:pt idx="15">0.00069444444444444447</cx:pt>
          <cx:pt idx="16">0.00076388888888888893</cx:pt>
          <cx:pt idx="17">0.00087962962962962962</cx:pt>
          <cx:pt idx="18">0.00078703703703703705</cx:pt>
          <cx:pt idx="19">0.0008449074074074075</cx:pt>
          <cx:pt idx="20">0.00082175925925925917</cx:pt>
          <cx:pt idx="21">0.0007291666666666667</cx:pt>
          <cx:pt idx="22">0.0010763888888888889</cx:pt>
          <cx:pt idx="23">0.0010648148148148147</cx:pt>
          <cx:pt idx="24">0.0011111111111111111</cx:pt>
          <cx:pt idx="25">0.00086805555555555551</cx:pt>
          <cx:pt idx="26">0.0015856481481481479</cx:pt>
          <cx:pt idx="27">0.0010879629629629629</cx:pt>
          <cx:pt idx="28">0.0011342592592592591</cx:pt>
          <cx:pt idx="29">0.0010416666666666667</cx:pt>
          <cx:pt idx="30">0.0010532407407407407</cx:pt>
          <cx:pt idx="31">0.0011689814814814816</cx:pt>
          <cx:pt idx="32">0.0010648148148148147</cx:pt>
          <cx:pt idx="33">0.0015624999999999999</cx:pt>
        </cx:lvl>
      </cx:numDim>
    </cx:data>
    <cx:data id="2">
      <cx:numDim type="val">
        <cx:f>'semana 3'!$C$2:$C$35</cx:f>
        <cx:lvl ptCount="34" formatCode="mm:ss;@">
          <cx:pt idx="0">0.0010069444444444444</cx:pt>
          <cx:pt idx="1">0.0011342592592592591</cx:pt>
          <cx:pt idx="2">0.0010763888888888889</cx:pt>
          <cx:pt idx="3">0.0014583333333333334</cx:pt>
          <cx:pt idx="4">0.0012268518518518518</cx:pt>
          <cx:pt idx="5">0.0019675925925925928</cx:pt>
          <cx:pt idx="6">0.00090277777777777784</cx:pt>
          <cx:pt idx="7">0.0011574074074074073</cx:pt>
          <cx:pt idx="8">0.0012384259259259258</cx:pt>
          <cx:pt idx="9">0.0011574074074074073</cx:pt>
          <cx:pt idx="10">0.00081018518518518516</cx:pt>
          <cx:pt idx="11">0.0011226851851851851</cx:pt>
          <cx:pt idx="12">0.00083333333333333339</cx:pt>
          <cx:pt idx="13">0.00092592592592592585</cx:pt>
          <cx:pt idx="14">0.00087962962962962962</cx:pt>
          <cx:pt idx="15">0.0010185185185185186</cx:pt>
          <cx:pt idx="16">0.0012384259259259258</cx:pt>
          <cx:pt idx="17">0.0011574074074074073</cx:pt>
          <cx:pt idx="18">0.00099537037037037042</cx:pt>
          <cx:pt idx="19">0.00086805555555555551</cx:pt>
          <cx:pt idx="20">0.0010763888888888889</cx:pt>
          <cx:pt idx="21">0.0010185185185185186</cx:pt>
          <cx:pt idx="22">0.0012384259259259258</cx:pt>
          <cx:pt idx="23">0.0011111111111111111</cx:pt>
          <cx:pt idx="24">0.0014699074074074074</cx:pt>
          <cx:pt idx="25">0.0012384259259259258</cx:pt>
          <cx:pt idx="26">0.0010185185185185186</cx:pt>
          <cx:pt idx="27">0.00099537037037037042</cx:pt>
          <cx:pt idx="28">0.0011805555555555556</cx:pt>
          <cx:pt idx="29">0.0011458333333333333</cx:pt>
          <cx:pt idx="30">0.0011921296296296296</cx:pt>
          <cx:pt idx="31">0.00098379629629629642</cx:pt>
          <cx:pt idx="32">0.0011458333333333333</cx:pt>
          <cx:pt idx="33">0.0012731481481481483</cx:pt>
        </cx:lvl>
      </cx:numDim>
    </cx:data>
    <cx:data id="3">
      <cx:numDim type="val">
        <cx:f>'semana 4'!$C$2:$C$18</cx:f>
        <cx:lvl ptCount="17" formatCode="mm:ss;@">
          <cx:pt idx="0">0.0012268518518518518</cx:pt>
          <cx:pt idx="1">0.0013194444444444443</cx:pt>
          <cx:pt idx="2">0.0016319444444444445</cx:pt>
          <cx:pt idx="3">0.00087962962962962962</cx:pt>
          <cx:pt idx="4">0.0017939814814814815</cx:pt>
          <cx:pt idx="5">0.0011921296296296296</cx:pt>
          <cx:pt idx="6">0.0013657407407407409</cx:pt>
          <cx:pt idx="7">0.00090277777777777784</cx:pt>
          <cx:pt idx="8">0.0017013888888888892</cx:pt>
          <cx:pt idx="9">0.0014814814814814814</cx:pt>
          <cx:pt idx="10">0.00125</cx:pt>
          <cx:pt idx="11">0.00091435185185185185</cx:pt>
          <cx:pt idx="12">0.0015393518518518519</cx:pt>
          <cx:pt idx="13">0.0015393518518518519</cx:pt>
          <cx:pt idx="14">0.0010648148148148147</cx:pt>
          <cx:pt idx="15">0.0010185185185185186</cx:pt>
          <cx:pt idx="16">0.0010995370370370371</cx:pt>
        </cx:lvl>
      </cx:numDim>
    </cx:data>
  </cx:chartData>
  <cx:chart>
    <cx:title pos="t" align="ctr" overlay="0">
      <cx:tx>
        <cx:txData>
          <cx:v>Duração de limpeza por módulo</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Duração de limpeza por módulo</a:t>
          </a:r>
        </a:p>
      </cx:txPr>
    </cx:title>
    <cx:plotArea>
      <cx:plotAreaRegion>
        <cx:series layoutId="boxWhisker" uniqueId="{8655A93A-5382-45F3-BBD1-0EFB7169B3FC}">
          <cx:tx>
            <cx:txData>
              <cx:f/>
              <cx:v>Semana 1 [14/04]</cx:v>
            </cx:txData>
          </cx:tx>
          <cx:dataId val="0"/>
          <cx:layoutPr>
            <cx:visibility meanLine="1" meanMarker="1" nonoutliers="1" outliers="1"/>
            <cx:statistics quartileMethod="exclusive"/>
          </cx:layoutPr>
        </cx:series>
        <cx:series layoutId="boxWhisker" uniqueId="{00000001-4BE5-4CFE-A105-0F1E86254ADF}">
          <cx:tx>
            <cx:txData>
              <cx:f/>
              <cx:v>Semana 2 [22/04]</cx:v>
            </cx:txData>
          </cx:tx>
          <cx:dataId val="1"/>
          <cx:layoutPr>
            <cx:visibility meanLine="1"/>
            <cx:statistics quartileMethod="exclusive"/>
          </cx:layoutPr>
        </cx:series>
        <cx:series layoutId="boxWhisker" uniqueId="{00000002-4BE5-4CFE-A105-0F1E86254ADF}">
          <cx:tx>
            <cx:txData>
              <cx:f/>
              <cx:v>Semana 3 [28/04]</cx:v>
            </cx:txData>
          </cx:tx>
          <cx:dataId val="2"/>
          <cx:layoutPr>
            <cx:statistics quartileMethod="exclusive"/>
          </cx:layoutPr>
        </cx:series>
        <cx:series layoutId="boxWhisker" uniqueId="{00000003-4BE5-4CFE-A105-0F1E86254ADF}">
          <cx:tx>
            <cx:txData>
              <cx:f/>
              <cx:v>Semana 4 [05/05]</cx:v>
            </cx:txData>
          </cx:tx>
          <cx:dataId val="3"/>
          <cx:layoutPr>
            <cx:statistics quartileMethod="exclusive"/>
          </cx:layoutPr>
        </cx:series>
      </cx:plotAreaRegion>
      <cx:axis id="0">
        <cx:catScaling gapWidth="1"/>
        <cx:tickLabels/>
      </cx:axis>
      <cx:axis id="1">
        <cx:valScaling max="0.0020000000000000005" min="0.00046000000000000012"/>
        <cx:title>
          <cx:tx>
            <cx:txData>
              <cx:v>Tempo (em minutos e segundos)</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Calibri" panose="020F0502020204030204"/>
                </a:rPr>
                <a:t>Tempo (em minutos e segundos)</a:t>
              </a:r>
            </a:p>
          </cx:txPr>
        </cx:title>
        <cx:majorGridlines/>
        <cx:majorTickMarks type="cross"/>
        <cx:minorTickMarks type="in"/>
        <cx:tickLabels/>
        <cx:numFmt formatCode="mm:ss;@" sourceLinked="0"/>
      </cx:axis>
    </cx:plotArea>
    <cx:legend pos="b" align="ctr" overlay="0"/>
  </cx:chart>
  <cx:spPr>
    <a:noFill/>
    <a:ln>
      <a:noFill/>
    </a:ln>
    <a:effectLst/>
  </cx:spPr>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EFB9052-A414-4DCA-9722-6D6259507555}">
  <we:reference id="wa104099688" version="1.3.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B9EA2C46-E7FB-4C4A-9983-E5595B78E6B8}">
  <we:reference id="wa200000086" version="1.0.0.1" store="en-US" storeType="OMEX"/>
  <we:alternateReferences>
    <we:reference id="wa200000086" version="1.0.0.1" store="WA20000008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NBR6023_2018.XSL" StyleName="ABNT NBR 6023:2018 (mod)" Version="2021">
  <b:Source>
    <b:Tag>Moh19</b:Tag>
    <b:SourceType>ArticleInAPeriodical</b:SourceType>
    <b:Guid>{BC98E537-64EB-4A77-9890-9AF1813C69B3}</b:Guid>
    <b:Title>Assessment of Various Dry Photovoltaic Cleaning Techniques and Frequencies on the Power Output of CdTe-Type Modules in Dusty Environments</b:Title>
    <b:Year>2019</b:Year>
    <b:YearAccessed>2021</b:YearAccessed>
    <b:MonthAccessed>08</b:MonthAccessed>
    <b:DayAccessed>19</b:DayAccessed>
    <b:URL>https://www.mdpi.com/2071-1050/11/10/2850/htm</b:URL>
    <b:Author>
      <b:Author>
        <b:NameList>
          <b:Person>
            <b:Last>Al-Housani</b:Last>
            <b:First>Mohammed</b:First>
          </b:Person>
          <b:Person>
            <b:Last>Bicer</b:Last>
            <b:First>Yusuf</b:First>
          </b:Person>
          <b:Person>
            <b:Last>Koç</b:Last>
            <b:First>Muammer</b:First>
          </b:Person>
        </b:NameList>
      </b:Author>
    </b:Author>
    <b:PeriodicalTitle>Sustainability</b:PeriodicalTitle>
    <b:DOI>https://doi.org/10.3390/su11102850</b:DOI>
    <b:Volume>11</b:Volume>
    <b:RefOrder>13</b:RefOrder>
  </b:Source>
  <b:Source>
    <b:Tag>Com19</b:Tag>
    <b:SourceType>Report</b:SourceType>
    <b:Guid>{62FAA647-9064-4554-AE87-34C0F74365C6}</b:Guid>
    <b:Author>
      <b:Author>
        <b:NameList>
          <b:Person>
            <b:Last>Comerio</b:Last>
            <b:First>Alessandra</b:First>
          </b:Person>
        </b:NameList>
      </b:Author>
    </b:Author>
    <b:Title>Avaliação do impacto de sujidade de módulos fotovoltaicos na geração de nergia elétrica</b:Title>
    <b:Year>2019</b:Year>
    <b:Institution>Universidade Federal do Espírito Santo</b:Institution>
    <b:City>Vitória</b:City>
    <b:Department>Programa de Pós-Graduação em Engenharia Elétrica</b:Department>
    <b:ThesisType>Dissertação (Mestrado em Engenharia Elétrica)</b:ThesisType>
    <b:LCID>pt-BR</b:LCID>
    <b:RefOrder>30</b:RefOrder>
  </b:Source>
  <b:Source>
    <b:Tag>Say14</b:Tag>
    <b:SourceType>ArticleInAPeriodical</b:SourceType>
    <b:Guid>{A90E7444-8961-4454-A187-2E2DC6DC2873}</b:Guid>
    <b:Author>
      <b:Author>
        <b:NameList>
          <b:Person>
            <b:Last>Sayyah</b:Last>
            <b:First>Arash</b:First>
          </b:Person>
          <b:Person>
            <b:Last>Horenstein</b:Last>
            <b:First>Mark</b:First>
            <b:Middle>N.</b:Middle>
          </b:Person>
          <b:Person>
            <b:Last>Mazumder</b:Last>
            <b:First>Malay</b:First>
            <b:Middle>K.</b:Middle>
          </b:Person>
        </b:NameList>
      </b:Author>
    </b:Author>
    <b:Title>Energy yield loss caused by dust deposition on photovoltaic panels</b:Title>
    <b:Year>2014</b:Year>
    <b:Department>Department of Electrical and Computer Engineering</b:Department>
    <b:Institution>Boston University</b:Institution>
    <b:City>Boston</b:City>
    <b:PeriodicalTitle>Solar Energy</b:PeriodicalTitle>
    <b:Pages>576-604</b:Pages>
    <b:Edition>v. 107</b:Edition>
    <b:Volume>107</b:Volume>
    <b:YearAccessed>2021</b:YearAccessed>
    <b:MonthAccessed>08</b:MonthAccessed>
    <b:DayAccessed>17</b:DayAccessed>
    <b:URL>http://dx.doi.org/10.1016/j.solener.2014.05.030</b:URL>
    <b:RefOrder>31</b:RefOrder>
  </b:Source>
  <b:Source>
    <b:Tag>Far16</b:Tag>
    <b:SourceType>ArticleInAPeriodical</b:SourceType>
    <b:Guid>{0C4C0641-5D8D-4DD4-A7AB-185DBDB86E69}</b:Guid>
    <b:Author>
      <b:Author>
        <b:NameList>
          <b:Person>
            <b:Last>Zaihidee</b:Last>
            <b:First>Fardila</b:First>
            <b:Middle>Mohd</b:Middle>
          </b:Person>
          <b:Person>
            <b:Last>Mekhilefb</b:Last>
            <b:First>Saad</b:First>
          </b:Person>
          <b:Person>
            <b:Last>Seyedmahmoudian</b:Last>
            <b:First>Mehdi</b:First>
          </b:Person>
          <b:Person>
            <b:Last>Horan</b:Last>
            <b:First>Ben</b:First>
          </b:Person>
        </b:NameList>
      </b:Author>
    </b:Author>
    <b:Title>Dust as an unalterable deteriorative factor affecting PV panel's efficiency: Why and how</b:Title>
    <b:PeriodicalTitle>Renewable and Sustainable Energy Reviews</b:PeriodicalTitle>
    <b:Year>2016</b:Year>
    <b:Pages>1267–1278</b:Pages>
    <b:Volume>65</b:Volume>
    <b:URL>http://dx.doi.org/10.1016/j.rser.2016.06.068</b:URL>
    <b:YearAccessed>2021</b:YearAccessed>
    <b:MonthAccessed>08</b:MonthAccessed>
    <b:DayAccessed>17</b:DayAccessed>
    <b:RefOrder>32</b:RefOrder>
  </b:Source>
  <b:Source>
    <b:Tag>Joã14</b:Tag>
    <b:SourceType>Book</b:SourceType>
    <b:Guid>{5AC4620D-9C52-4574-A662-D83D27EAB30B}</b:Guid>
    <b:Title>Manual de Engenharia para Sistemas Fotovoltaicos</b:Title>
    <b:City>Rio de Janeiro</b:City>
    <b:Year>2014</b:Year>
    <b:Author>
      <b:Author>
        <b:NameList>
          <b:Person>
            <b:Last>Pinho</b:Last>
            <b:First>João</b:First>
            <b:Middle>Tavares</b:Middle>
          </b:Person>
          <b:Person>
            <b:Last>Galdino</b:Last>
            <b:First>Marco</b:First>
            <b:Middle>Antonio</b:Middle>
          </b:Person>
        </b:NameList>
      </b:Author>
      <b:Editor>
        <b:NameList>
          <b:Person>
            <b:Last>Solar</b:Last>
            <b:First>Grupo</b:First>
            <b:Middle>de Trabalho de Energia</b:Middle>
          </b:Person>
        </b:NameList>
      </b:Editor>
    </b:Author>
    <b:Publisher>CEPEL-CRESESB</b:Publisher>
    <b:YearAccessed>2021</b:YearAccessed>
    <b:MonthAccessed>08</b:MonthAccessed>
    <b:DayAccessed>19</b:DayAccessed>
    <b:URL>http://www.cresesb.cepel.br/index.php?section=publicacoes&amp;task=livro&amp;cid=481</b:URL>
    <b:RefOrder>33</b:RefOrder>
  </b:Source>
  <b:Source>
    <b:Tag>SSa18</b:Tag>
    <b:SourceType>ArticleInAPeriodical</b:SourceType>
    <b:Guid>{4F275081-CF6D-4EA9-A60C-D03FC78DBF23}</b:Guid>
    <b:Title>Solar Photovoltaic Panels Cleaning Methods A Review</b:Title>
    <b:Year>2018</b:Year>
    <b:City>Pune, India</b:City>
    <b:Pages>1-17</b:Pages>
    <b:Author>
      <b:Author>
        <b:NameList>
          <b:Person>
            <b:Last>Saravanan</b:Last>
            <b:First>S.</b:First>
            <b:Middle>V.</b:Middle>
          </b:Person>
          <b:Person>
            <b:Last>Darvekar</b:Last>
            <b:First>Sanjay</b:First>
          </b:Person>
        </b:NameList>
      </b:Author>
    </b:Author>
    <b:YearAccessed>2021</b:YearAccessed>
    <b:MonthAccessed>08</b:MonthAccessed>
    <b:DayAccessed>20</b:DayAccessed>
    <b:URL>https://www.researchgate.net/publication/338990581</b:URL>
    <b:PeriodicalTitle>International Journal of Pure and Applied Mathematics</b:PeriodicalTitle>
    <b:Volume>118</b:Volume>
    <b:Edition>24</b:Edition>
    <b:StandardNumber>1314-3395</b:StandardNumber>
    <b:RefOrder>34</b:RefOrder>
  </b:Source>
  <b:Source>
    <b:Tag>San11</b:Tag>
    <b:SourceType>Report</b:SourceType>
    <b:Guid>{7788A25B-FE70-4FEB-8056-8AE9AEDC3DF7}</b:Guid>
    <b:Title>Caracterização e quantificação de partículas sedimentadas na região da Grande Vitória</b:Title>
    <b:Year>2011</b:Year>
    <b:Institution>Fundação Espírito-Santense de Tecnologia</b:Institution>
    <b:City>Vitória</b:City>
    <b:Author>
      <b:Author>
        <b:NameList>
          <b:Person>
            <b:Last>Méri Santos</b:Last>
            <b:First>Jane</b:First>
          </b:Person>
          <b:Person>
            <b:Last>Reis Júnior</b:Last>
            <b:First>Neyval</b:First>
            <b:Middle>Costa</b:Middle>
          </b:Person>
        </b:NameList>
      </b:Author>
    </b:Author>
    <b:LCID>pt-BR</b:LCID>
    <b:RefOrder>11</b:RefOrder>
  </b:Source>
  <b:Source>
    <b:Tag>REN21</b:Tag>
    <b:SourceType>Report</b:SourceType>
    <b:Guid>{4C9188B1-1E3F-41B1-9DC3-8B4272F05574}</b:Guid>
    <b:Title>Renewables 2021 Global Status Report</b:Title>
    <b:Year>2021</b:Year>
    <b:YearAccessed>2021</b:YearAccessed>
    <b:MonthAccessed>08</b:MonthAccessed>
    <b:DayAccessed>23</b:DayAccessed>
    <b:URL>https://www.ren21.net/wp-content/uploads/2019/05/GSR2021_Full_Report.pdf</b:URL>
    <b:Author>
      <b:Author>
        <b:Corporate>REN21</b:Corporate>
      </b:Author>
    </b:Author>
    <b:RefOrder>1</b:RefOrder>
  </b:Source>
  <b:Source>
    <b:Tag>AMI21</b:Tag>
    <b:SourceType>ArticleInAPeriodical</b:SourceType>
    <b:Guid>{50691285-3B9C-4A9E-8AA8-3D1876D02E57}</b:Guid>
    <b:Author>
      <b:Author>
        <b:NameList>
          <b:Person>
            <b:Last>AMIRI</b:Last>
            <b:First>B.</b:First>
          </b:Person>
          <b:Person>
            <b:Last>GÓMEZ-ORELLANA</b:Last>
            <b:First>A.</b:First>
            <b:Middle>M.</b:Middle>
          </b:Person>
          <b:Person>
            <b:Last>GUTIÉRREZ</b:Last>
            <b:First>P.A.</b:First>
          </b:Person>
          <b:Person>
            <b:Last>DIZÈNE</b:Last>
            <b:First>R.</b:First>
          </b:Person>
          <b:Person>
            <b:Last>HERVÁS-MARTÍNEZ</b:Last>
            <b:First>C.</b:First>
          </b:Person>
          <b:Person>
            <b:Last>DAHMANI</b:Last>
            <b:First>K</b:First>
          </b:Person>
        </b:NameList>
      </b:Author>
    </b:Author>
    <b:Title>A novel approach for global solar irradiation forecasting on tilted plane using Hybrid Evolutionary Neural Networks</b:Title>
    <b:PeriodicalTitle>Journal of Cleaner Production</b:PeriodicalTitle>
    <b:Volume>287</b:Volume>
    <b:YearAccessed>2021</b:YearAccessed>
    <b:MonthAccessed>08</b:MonthAccessed>
    <b:DayAccessed>24</b:DayAccessed>
    <b:URL>https://doi.org/10.1016/j.sciaf.2020.e00459</b:URL>
    <b:Year>2021</b:Year>
    <b:RefOrder>9</b:RefOrder>
  </b:Source>
  <b:Source>
    <b:Tag>JAS</b:Tag>
    <b:SourceType>Report</b:SourceType>
    <b:Guid>{45266462-1EC0-4D90-8022-AC164C644ECF}</b:Guid>
    <b:Author>
      <b:Author>
        <b:Corporate>JA Solar</b:Corporate>
      </b:Author>
    </b:Author>
    <b:Title>JAM60S03 300-320/PR</b:Title>
    <b:Year>2018</b:Year>
    <b:YearAccessed>2021</b:YearAccessed>
    <b:MonthAccessed>08</b:MonthAccessed>
    <b:DayAccessed>19</b:DayAccessed>
    <b:URL>https://cdn.enfsolar.com/z/pp/ewq60ef7ba132465/5b17a3a58474b.pdf?_ga=2.204371923.297645591.1629400042-501610392.1629400041</b:URL>
    <b:ThesisType>Manual de especificações</b:ThesisType>
    <b:LCID>pt-BR</b:LCID>
    <b:RefOrder>24</b:RefOrder>
  </b:Source>
  <b:Source>
    <b:Tag>Eur14</b:Tag>
    <b:SourceType>Report</b:SourceType>
    <b:Guid>{90501114-91E4-4847-89CE-1860DB467CC0}</b:Guid>
    <b:Author>
      <b:Author>
        <b:Corporate>European Commission</b:Corporate>
      </b:Author>
    </b:Author>
    <b:Title>2030 climate &amp; energy framework</b:Title>
    <b:Year>2014</b:Year>
    <b:YearAccessed>2021</b:YearAccessed>
    <b:MonthAccessed>08</b:MonthAccessed>
    <b:DayAccessed>26</b:DayAccessed>
    <b:URL>https://ec.europa.eu/clima/policies/strategies/2030_en#tab-0-0</b:URL>
    <b:InternetSiteTitle>European Comission</b:InternetSiteTitle>
    <b:RefOrder>4</b:RefOrder>
  </b:Source>
  <b:Source>
    <b:Tag>REN</b:Tag>
    <b:SourceType>Report</b:SourceType>
    <b:Guid>{EA5B3027-7D1E-473F-A1FF-14A1040C11A0}</b:Guid>
    <b:URL>https://www.ren21.net/wp-content/uploads/2019/05/REN21_GSR2021_Factsheet_Brazil_PT.pdf</b:URL>
    <b:Author>
      <b:Author>
        <b:Corporate>REN21 Brasil</b:Corporate>
      </b:Author>
    </b:Author>
    <b:Title>Tendências no Brasil - Fatos sobre o Relatório de Status Global das Energias Renováveis 2021</b:Title>
    <b:Year>2021</b:Year>
    <b:YearAccessed>2021</b:YearAccessed>
    <b:MonthAccessed>08</b:MonthAccessed>
    <b:DayAccessed>30</b:DayAccessed>
    <b:LCID>pt-BR</b:LCID>
    <b:RefOrder>8</b:RefOrder>
  </b:Source>
  <b:Source>
    <b:Tag>Giu21</b:Tag>
    <b:SourceType>InternetSite</b:SourceType>
    <b:Guid>{B32798E6-0C0D-4594-8661-C75271892C9B}</b:Guid>
    <b:Author>
      <b:Author>
        <b:NameList>
          <b:Person>
            <b:Last>Fontes</b:Last>
            <b:First>Giulia</b:First>
          </b:Person>
        </b:NameList>
      </b:Author>
    </b:Author>
    <b:Title>Retratos da Economia</b:Title>
    <b:InternetSiteTitle>Gazeta do Povo</b:InternetSiteTitle>
    <b:Year>2021</b:Year>
    <b:YearAccessed>2021</b:YearAccessed>
    <b:MonthAccessed>08</b:MonthAccessed>
    <b:DayAccessed>30</b:DayAccessed>
    <b:URL>https://www.gazetadopovo.com.br/economia/setor-eletrico-impactos-coronavirus-retratos-economia/</b:URL>
    <b:RefOrder>7</b:RefOrder>
  </b:Source>
  <b:Source>
    <b:Tag>IRE21</b:Tag>
    <b:SourceType>ConferenceProceedings</b:SourceType>
    <b:Guid>{35249655-0681-45E3-8B40-EF6DE1E555F6}</b:Guid>
    <b:Title>Renewable power generation costs in 2020</b:Title>
    <b:Year>2021</b:Year>
    <b:Author>
      <b:Author>
        <b:NameList>
          <b:Person>
            <b:Last>IRENA</b:Last>
          </b:Person>
        </b:NameList>
      </b:Author>
    </b:Author>
    <b:City>Abu Dhabi</b:City>
    <b:Publisher>International Renewable Energy Agency</b:Publisher>
    <b:RefOrder>3</b:RefOrder>
  </b:Source>
  <b:Source>
    <b:Tag>Moh16</b:Tag>
    <b:SourceType>ArticleInAPeriodical</b:SourceType>
    <b:Guid>{7CA1460D-704B-4164-874A-A44D40B74BE7}</b:Guid>
    <b:Title>Power loss due to soiling on solar panel: A review</b:Title>
    <b:Year>2016</b:Year>
    <b:YearAccessed>2021</b:YearAccessed>
    <b:MonthAccessed>10</b:MonthAccessed>
    <b:DayAccessed>03</b:DayAccessed>
    <b:URL>https://doi.org/10.1016/j.rser.2016.01.044</b:URL>
    <b:Pages>1307-1316</b:Pages>
    <b:Author>
      <b:Author>
        <b:NameList>
          <b:Person>
            <b:Last>Maghami</b:Last>
            <b:First>Mohammad</b:First>
            <b:Middle>Reza</b:Middle>
          </b:Person>
          <b:Person>
            <b:Last>Hizam</b:Last>
            <b:First>Hashim</b:First>
          </b:Person>
          <b:Person>
            <b:Last>Gomes</b:Last>
            <b:First>Chandima</b:First>
          </b:Person>
          <b:Person>
            <b:Last>Radzi</b:Last>
            <b:First>Mohd</b:First>
            <b:Middle>Amran</b:Middle>
          </b:Person>
          <b:Person>
            <b:Last>Rezadad</b:Last>
            <b:First>Mohammad</b:First>
            <b:Middle>Ismael</b:Middle>
          </b:Person>
          <b:Person>
            <b:Last>Hajighorbani</b:Last>
            <b:First>Shahrooz</b:First>
          </b:Person>
        </b:NameList>
      </b:Author>
    </b:Author>
    <b:PeriodicalTitle>Renewable and Sustainable Energy Reviews</b:PeriodicalTitle>
    <b:Volume>59</b:Volume>
    <b:RefOrder>23</b:RefOrder>
  </b:Source>
  <b:Source>
    <b:Tag>Sue21</b:Tag>
    <b:SourceType>ArticleInAPeriodical</b:SourceType>
    <b:Guid>{0E8E4A72-61E2-4F69-88CA-11AC3EE2C1D6}</b:Guid>
    <b:Title>Impact of soiling on Si and CdTe PV modules: Case study in different Brazil climate zones</b:Title>
    <b:Year>2021</b:Year>
    <b:Author>
      <b:Author>
        <b:NameList>
          <b:Person>
            <b:Last>Costa</b:Last>
            <b:First>Suellen</b:First>
            <b:Middle>C. Silva</b:Middle>
          </b:Person>
          <b:Person>
            <b:Last>Kazmerski</b:Last>
            <b:First>Lawrence</b:First>
            <b:Middle>L.</b:Middle>
          </b:Person>
          <b:Person>
            <b:Last>Diniz</b:Last>
            <b:First>Antônia</b:First>
            <b:Middle>Sônia A. C.</b:Middle>
          </b:Person>
        </b:NameList>
      </b:Author>
    </b:Author>
    <b:PeriodicalTitle>Energy Conversion and Management: X</b:PeriodicalTitle>
    <b:Volume>10</b:Volume>
    <b:YearAccessed>2021</b:YearAccessed>
    <b:MonthAccessed>10</b:MonthAccessed>
    <b:DayAccessed>07</b:DayAccessed>
    <b:URL>https://www.sciencedirect.com/science/article/pii/S259017452100009X</b:URL>
    <b:RefOrder>10</b:RefOrder>
  </b:Source>
  <b:Source>
    <b:Tag>Mic21</b:Tag>
    <b:SourceType>ArticleInAPeriodical</b:SourceType>
    <b:Guid>{BC585148-5203-470E-96E6-F62747408B47}</b:Guid>
    <b:Author>
      <b:Author>
        <b:NameList>
          <b:Person>
            <b:Last>Valerino</b:Last>
            <b:First>Michael</b:First>
          </b:Person>
          <b:Person>
            <b:Last>Ratnaparkhi</b:Last>
            <b:First>Aniket</b:First>
          </b:Person>
          <b:Person>
            <b:Last>Ghoroi</b:Last>
            <b:First>Chinmay</b:First>
          </b:Person>
          <b:Person>
            <b:Last>Bergin</b:Last>
            <b:First>Mike</b:First>
          </b:Person>
        </b:NameList>
      </b:Author>
    </b:Author>
    <b:Title>Seasonal photovoltaic soiling: Analysis of size and composition of deposited particulate matter</b:Title>
    <b:PeriodicalTitle>Solar Energy</b:PeriodicalTitle>
    <b:Year>2021</b:Year>
    <b:Pages>44-55</b:Pages>
    <b:Volume>227</b:Volume>
    <b:YearAccessed>2021</b:YearAccessed>
    <b:MonthAccessed>10</b:MonthAccessed>
    <b:DayAccessed>08</b:DayAccessed>
    <b:URL>https://doi.org/10.1016/j.solener.2021.08.080</b:URL>
    <b:RefOrder>12</b:RefOrder>
  </b:Source>
  <b:Source>
    <b:Tag>Ste21</b:Tag>
    <b:SourceType>InternetSite</b:SourceType>
    <b:Guid>{45A7BD50-A542-4288-BEF5-57757F55AB77}</b:Guid>
    <b:Title>"What is Statistical Significance?"</b:Title>
    <b:YearAccessed>2021</b:YearAccessed>
    <b:MonthAccessed>10</b:MonthAccessed>
    <b:DayAccessed>14</b:DayAccessed>
    <b:URL>https://www.statisticshowto.com/what-is-statistical-significance/</b:URL>
    <b:Author>
      <b:Author>
        <b:NameList>
          <b:Person>
            <b:Last>Glen</b:Last>
            <b:First>Stephanie</b:First>
          </b:Person>
        </b:NameList>
      </b:Author>
    </b:Author>
    <b:InternetSiteTitle>StatisticsHowTo.com: Elementary Statistics for the rest of us!</b:InternetSiteTitle>
    <b:Year>2013</b:Year>
    <b:RefOrder>18</b:RefOrder>
  </b:Source>
  <b:Source>
    <b:Tag>Ins21</b:Tag>
    <b:SourceType>InternetSite</b:SourceType>
    <b:Guid>{19C2B633-CC22-496F-A30F-17B59356F2EC}</b:Guid>
    <b:Author>
      <b:Author>
        <b:Corporate>INMET</b:Corporate>
      </b:Author>
    </b:Author>
    <b:Title>Mapa das Estações</b:Title>
    <b:InternetSiteTitle>Instituto Nacional de Meteorologia</b:InternetSiteTitle>
    <b:Year>2021</b:Year>
    <b:YearAccessed>2021</b:YearAccessed>
    <b:MonthAccessed>10</b:MonthAccessed>
    <b:DayAccessed>22</b:DayAccessed>
    <b:URL>https://mapas.inmet.gov.br/</b:URL>
    <b:RefOrder>29</b:RefOrder>
  </b:Source>
  <b:Source>
    <b:Tag>Mun21</b:Tag>
    <b:SourceType>InternetSite</b:SourceType>
    <b:Guid>{0A0EF328-1452-4801-A6DD-6403EC2DAF2D}</b:Guid>
    <b:Title>ESTAÇÕES SOLARIMÉTRICAS</b:Title>
    <b:YearAccessed>2021</b:YearAccessed>
    <b:MonthAccessed>11</b:MonthAccessed>
    <b:DayAccessed>09</b:DayAccessed>
    <b:URL>https://www.mundoclima.com.br/produtos/pvmet-150/</b:URL>
    <b:InternetSiteTitle>Mundo Clima</b:InternetSiteTitle>
    <b:Author>
      <b:Author>
        <b:Corporate>Mundo Clima</b:Corporate>
      </b:Author>
    </b:Author>
    <b:Year>2021</b:Year>
    <b:RefOrder>28</b:RefOrder>
  </b:Source>
  <b:Source>
    <b:Tag>Rhy15</b:Tag>
    <b:SourceType>ArticleInAPeriodical</b:SourceType>
    <b:Guid>{3AEB63C2-01B1-4A49-8716-F4C33406058F}</b:Guid>
    <b:Title>Estimation of rooftop solar photovoltaic potential of a city.</b:Title>
    <b:Year>2015</b:Year>
    <b:YearAccessed>2021</b:YearAccessed>
    <b:MonthAccessed>11</b:MonthAccessed>
    <b:DayAccessed>23</b:DayAccessed>
    <b:URL>10.1016/j.solener.2015.03.016</b:URL>
    <b:Author>
      <b:Author>
        <b:NameList>
          <b:Person>
            <b:Last>Singh</b:Last>
            <b:First>Rhythm</b:First>
          </b:Person>
          <b:Person>
            <b:Last>Banerjee</b:Last>
            <b:First>Rangan</b:First>
          </b:Person>
        </b:NameList>
      </b:Author>
    </b:Author>
    <b:PeriodicalTitle>Solar Energy</b:PeriodicalTitle>
    <b:Pages>589-602</b:Pages>
    <b:Volume>115</b:Volume>
    <b:RefOrder>15</b:RefOrder>
  </b:Source>
  <b:Source>
    <b:Tag>USD21</b:Tag>
    <b:SourceType>InternetSite</b:SourceType>
    <b:Guid>{A28E8F52-858A-42EF-AC54-E11AB296C971}</b:Guid>
    <b:Title>DOE Announces Goal to Cut Solar Costs by More than Half by 2030</b:Title>
    <b:Year>2021</b:Year>
    <b:Author>
      <b:Author>
        <b:Corporate>Department of Energy</b:Corporate>
      </b:Author>
    </b:Author>
    <b:InternetSiteTitle>U.S. Department of Energy</b:InternetSiteTitle>
    <b:YearAccessed>2021</b:YearAccessed>
    <b:MonthAccessed>09</b:MonthAccessed>
    <b:DayAccessed>08</b:DayAccessed>
    <b:URL>https://www.energy.gov/articles/doe-announces-goal-cut-solar-costs-more-half-2030</b:URL>
    <b:RefOrder>6</b:RefOrder>
  </b:Source>
  <b:Source>
    <b:Tag>IEA21</b:Tag>
    <b:SourceType>Book</b:SourceType>
    <b:Guid>{B44CA5F6-527D-4581-BAB5-335D0D0B9D75}</b:Guid>
    <b:Author>
      <b:Author>
        <b:Corporate>International Energy Agency</b:Corporate>
      </b:Author>
    </b:Author>
    <b:Title>Net Zero by 2050. A roadmap for the Global Energy Sector</b:Title>
    <b:Year>2021</b:Year>
    <b:YearAccessed>2021</b:YearAccessed>
    <b:MonthAccessed>08</b:MonthAccessed>
    <b:DayAccessed>26</b:DayAccessed>
    <b:URL>https://iea.blob.core.windows.net/assets/beceb956-0dcf-4d73-89fe-1310e3046d68/NetZeroby2050-ARoadmapfortheGlobalEnergySector_CORR.pdf</b:URL>
    <b:RefOrder>2</b:RefOrder>
  </b:Source>
  <b:Source>
    <b:Tag>UNF20</b:Tag>
    <b:SourceType>Report</b:SourceType>
    <b:Guid>{1A25A9D3-2B02-406B-820C-BBBD6D08ADE0}</b:Guid>
    <b:Title>Paris Agreement - Brazil’s Nationally Determined Contribution (NDC)</b:Title>
    <b:Year>2020</b:Year>
    <b:Author>
      <b:Author>
        <b:Corporate>United Nations Framework Convention Climate Change</b:Corporate>
      </b:Author>
    </b:Author>
    <b:YearAccessed>2021</b:YearAccessed>
    <b:MonthAccessed>10</b:MonthAccessed>
    <b:DayAccessed>03</b:DayAccessed>
    <b:URL>https://www4.unfccc.int/sites/NDCStaging/Pages/Party.aspx?party=BRA</b:URL>
    <b:RefOrder>5</b:RefOrder>
  </b:Source>
  <b:Source>
    <b:Tag>Edu21</b:Tag>
    <b:SourceType>Report</b:SourceType>
    <b:Guid>{14DA428B-FF71-4F0C-9E93-BD50B2115E77}</b:Guid>
    <b:Title>ANEXO III - Rotinas de Manutenção Preventiva</b:Title>
    <b:Year>2021</b:Year>
    <b:Institution>Universidade Federal do Espírito Santo</b:Institution>
    <b:City>Vitória</b:City>
    <b:YearAccessed>2021</b:YearAccessed>
    <b:MonthAccessed>11</b:MonthAccessed>
    <b:DayAccessed>29</b:DayAccessed>
    <b:URL>https://protocolo.ufes.br/#/documentos/3181695/pecas/</b:URL>
    <b:Author>
      <b:Author>
        <b:Corporate>Universidade Federal Espírito Santo</b:Corporate>
      </b:Author>
    </b:Author>
    <b:RefOrder>26</b:RefOrder>
  </b:Source>
  <b:Source>
    <b:Tag>ASS20</b:Tag>
    <b:SourceType>ConferenceProceedings</b:SourceType>
    <b:Guid>{7484A7F6-2E8F-4F6F-83DD-1186659797CB}</b:Guid>
    <b:Author>
      <b:Author>
        <b:Corporate>ASSOCIAÇÃO BRASILEIRA DE NORMAS TÉCNICAS</b:Corporate>
      </b:Author>
    </b:Author>
    <b:Title>ABNT NBR 10899: Energia solar fotovoltaica — Terminologia</b:Title>
    <b:Year>2020</b:Year>
    <b:City>Rio de Janeiro</b:City>
    <b:Institution>ABNT</b:Institution>
    <b:LCID>pt-BR</b:LCID>
    <b:Publisher>ABNT</b:Publisher>
    <b:RefOrder>35</b:RefOrder>
  </b:Source>
  <b:Source>
    <b:Tag>INT16</b:Tag>
    <b:SourceType>Report</b:SourceType>
    <b:Guid>{76B2F078-1A66-41AC-B190-F24F070444E1}</b:Guid>
    <b:Author>
      <b:Author>
        <b:Corporate>International Electrotechnical Commission</b:Corporate>
      </b:Author>
    </b:Author>
    <b:Title>IEC TS 61724-3 Photovoltaic system performance – Part 3: Energy evaluation method</b:Title>
    <b:Year>2016</b:Year>
    <b:StandardNumber>978-2-8322-3531-7</b:StandardNumber>
    <b:Institution>IEC</b:Institution>
    <b:LCID>pt-BR</b:LCID>
    <b:RefOrder>14</b:RefOrder>
  </b:Source>
  <b:Source>
    <b:Tag>Mop21</b:Tag>
    <b:SourceType>InternetSite</b:SourceType>
    <b:Guid>{39D933C1-AE46-4E1D-9EEA-A9C6F8B330AA}</b:Guid>
    <b:Year>2021</b:Year>
    <b:YearAccessed>2021</b:YearAccessed>
    <b:MonthAccessed>11</b:MonthAccessed>
    <b:DayAccessed>11</b:DayAccessed>
    <b:URL>https://www.amazon.com.br/dp/B07NQ4985V/</b:URL>
    <b:InternetSiteTitle>Mop Giratório, balde com 12 litros, MOP8209-VA, Flash Limp</b:InternetSiteTitle>
    <b:Author>
      <b:Author>
        <b:Corporate>AMAZON</b:Corporate>
      </b:Author>
    </b:Author>
    <b:RefOrder>27</b:RefOrder>
  </b:Source>
  <b:Source>
    <b:Tag>Sup21</b:Tag>
    <b:SourceType>InternetSite</b:SourceType>
    <b:Guid>{97E0B876-EBAD-43AA-A09E-A9EBCE5CA2AB}</b:Guid>
    <b:InternetSiteTitle>Luva Isolante de Borracha Alta Tensão Novax Classe 0 1000V CA 38104</b:InternetSiteTitle>
    <b:Year>2021</b:Year>
    <b:YearAccessed>2021</b:YearAccessed>
    <b:MonthAccessed>11</b:MonthAccessed>
    <b:DayAccessed>22</b:DayAccessed>
    <b:URL>https://www.superepi.com.br/-p1048703</b:URL>
    <b:Author>
      <b:Author>
        <b:Corporate>SuperEPI</b:Corporate>
      </b:Author>
    </b:Author>
    <b:RefOrder>25</b:RefOrder>
  </b:Source>
  <b:Source>
    <b:Tag>Bus10</b:Tag>
    <b:SourceType>Book</b:SourceType>
    <b:Guid>{D621AE59-6DAE-47B3-B6CD-D5892758C8DE}</b:Guid>
    <b:Title>Estatística Básica</b:Title>
    <b:Pages>47-50</b:Pages>
    <b:Year>2010</b:Year>
    <b:City>São Paulo</b:City>
    <b:Edition>6</b:Edition>
    <b:Author>
      <b:Author>
        <b:NameList>
          <b:Person>
            <b:Last>Bussab</b:Last>
            <b:First>Wilton</b:First>
            <b:Middle>de O.</b:Middle>
          </b:Person>
          <b:Person>
            <b:Last>Morettin</b:Last>
            <b:First>Pedro</b:First>
            <b:Middle>A.</b:Middle>
          </b:Person>
        </b:NameList>
      </b:Author>
      <b:BookAuthor>
        <b:NameList>
          <b:Person>
            <b:Last>Bussab</b:Last>
            <b:First>Wilton</b:First>
            <b:Middle>de O.</b:Middle>
          </b:Person>
          <b:Person>
            <b:Last>Morettin</b:Last>
            <b:First>Pedro</b:First>
            <b:Middle>A.</b:Middle>
          </b:Person>
        </b:NameList>
      </b:BookAuthor>
      <b:Editor>
        <b:NameList>
          <b:Person>
            <b:Last>Saraiva</b:Last>
          </b:Person>
        </b:NameList>
      </b:Editor>
    </b:Author>
    <b:ChapterNumber>3</b:ChapterNumber>
    <b:RefOrder>17</b:RefOrder>
  </b:Source>
  <b:Source>
    <b:Tag>Amo08</b:Tag>
    <b:SourceType>Book</b:SourceType>
    <b:Guid>{D3614B44-891E-46C0-9482-E47DD84739BE}</b:Guid>
    <b:Title>Métodos numéricos para engenheiros e cientistas </b:Title>
    <b:Year>2008</b:Year>
    <b:City>Porto Alegre</b:City>
    <b:Publisher>Bookman</b:Publisher>
    <b:Author>
      <b:Author>
        <b:NameList>
          <b:Person>
            <b:Last>Gilat</b:Last>
            <b:First>Amos</b:First>
          </b:Person>
          <b:Person>
            <b:Last>Subramaniam</b:Last>
            <b:First>Vish</b:First>
          </b:Person>
        </b:NameList>
      </b:Author>
    </b:Author>
    <b:RefOrder>16</b:RefOrder>
  </b:Source>
  <b:Source>
    <b:Tag>Mar22</b:Tag>
    <b:SourceType>InternetSite</b:SourceType>
    <b:Guid>{4E44E3DC-DC74-4C8C-BC9E-C947A92D0AC5}</b:Guid>
    <b:Title>CONCEITOS ELEMENTARES DE ESTATÍSTICA</b:Title>
    <b:YearAccessed>2022</b:YearAccessed>
    <b:MonthAccessed>01</b:MonthAccessed>
    <b:DayAccessed>28</b:DayAccessed>
    <b:URL>http://www.inf.ufsc.br/~marcelo.menezes.reis/intro.html#O+que+%E9+signific%E2ncia+estat%EDstica+%28n%EDvel-p%29</b:URL>
    <b:Author>
      <b:Author>
        <b:NameList>
          <b:Person>
            <b:Last>Reis</b:Last>
            <b:First>Marcelo</b:First>
            <b:Middle>Menezes</b:Middle>
          </b:Person>
        </b:NameList>
      </b:Author>
    </b:Author>
    <b:InternetSiteTitle>UFSC</b:InternetSiteTitle>
    <b:Year>[200-?]</b:Year>
    <b:RefOrder>36</b:RefOrder>
  </b:Source>
  <b:Source>
    <b:Tag>Apr20</b:Tag>
    <b:SourceType>InternetSite</b:SourceType>
    <b:Guid>{8C6D062D-1105-480F-A5DD-6782C8AFC32B}</b:Guid>
    <b:Title>O QUE SIGNIFICA O VALOR DE P?</b:Title>
    <b:Year>2020</b:Year>
    <b:YearAccessed>2022</b:YearAccessed>
    <b:MonthAccessed>02</b:MonthAccessed>
    <b:DayAccessed>07</b:DayAccessed>
    <b:URL>https://estatisticafacil.org/2020/10/06/valor_de_p/</b:URL>
    <b:Author>
      <b:Author>
        <b:Corporate>Aprender Estatística Fácil</b:Corporate>
      </b:Author>
    </b:Author>
    <b:InternetSiteTitle>Aprender Estatística Fácil</b:InternetSiteTitle>
    <b:RefOrder>19</b:RefOrder>
  </b:Source>
  <b:Source>
    <b:Tag>Ass20</b:Tag>
    <b:SourceType>Book</b:SourceType>
    <b:Guid>{817CBBFA-C16C-4454-92BF-ACAA4C3A22BD}</b:Guid>
    <b:Author>
      <b:Author>
        <b:NameList>
          <b:Person>
            <b:Last>Assis</b:Last>
            <b:First>Janilson</b:First>
            <b:Middle>Pinheiro de</b:Middle>
          </b:Person>
          <b:Person>
            <b:Last>Sousa</b:Last>
            <b:First>Roberto</b:First>
            <b:Middle>Pequeno de</b:Middle>
          </b:Person>
          <b:Person>
            <b:Last>Linhares</b:Last>
            <b:First>Paulo</b:First>
            <b:Middle>César Ferreira</b:Middle>
          </b:Person>
        </b:NameList>
      </b:Author>
    </b:Author>
    <b:Title>TESTES DE HIPÓTESES ESTATÍSTICAS</b:Title>
    <b:Year>2020</b:Year>
    <b:YearAccessed>2022</b:YearAccessed>
    <b:MonthAccessed>02</b:MonthAccessed>
    <b:DayAccessed>09</b:DayAccessed>
    <b:URL>https://livraria.ufersa.edu.br/wp-content/uploads/sites/165/2020/08/testes-de-hipoteses-estatisticas-edufersa.pdf</b:URL>
    <b:City>Mossoró</b:City>
    <b:Publisher>Edufersa</b:Publisher>
    <b:RefOrder>20</b:RefOrder>
  </b:Source>
  <b:Source>
    <b:Tag>Min22</b:Tag>
    <b:SourceType>InternetSite</b:SourceType>
    <b:Guid>{9484E191-C515-48D0-9676-AC54461DE383}</b:Guid>
    <b:Title>Compreendendo os métodos não paramétricos</b:Title>
    <b:Year>2019</b:Year>
    <b:YearAccessed>2022</b:YearAccessed>
    <b:MonthAccessed>06</b:MonthAccessed>
    <b:DayAccessed>20</b:DayAccessed>
    <b:URL>https://support.minitab.com/pt-br/minitab/19/help-and-how-to/statistics/nonparametrics/supporting-topics/understanding-nonparametric-methods/</b:URL>
    <b:Author>
      <b:Author>
        <b:Corporate>Minitab</b:Corporate>
      </b:Author>
    </b:Author>
    <b:InternetSiteTitle>Suporte ao Minitab® 19</b:InternetSiteTitle>
    <b:RefOrder>21</b:RefOrder>
  </b:Source>
  <b:Source>
    <b:Tag>Min18</b:Tag>
    <b:SourceType>InternetSite</b:SourceType>
    <b:Guid>{2668C828-0FF7-4C3D-A766-87A9D822E5F1}</b:Guid>
    <b:Author>
      <b:Author>
        <b:Corporate>Minitab</b:Corporate>
      </b:Author>
    </b:Author>
    <b:Title>Tipos de testes t</b:Title>
    <b:InternetSiteTitle>Suporte ao Minitab® 18</b:InternetSiteTitle>
    <b:Year>2018</b:Year>
    <b:YearAccessed>2022</b:YearAccessed>
    <b:MonthAccessed>06</b:MonthAccessed>
    <b:DayAccessed>23</b:DayAccessed>
    <b:URL>https://support.minitab.com/pt-br/minitab/18/help-and-how-to/statistics/basic-statistics/supporting-topics/tests-of-means/types-of-t-tests/</b:URL>
    <b:RefOrder>22</b:RefOrder>
  </b:Source>
</b:Sources>
</file>

<file path=customXml/itemProps1.xml><?xml version="1.0" encoding="utf-8"?>
<ds:datastoreItem xmlns:ds="http://schemas.openxmlformats.org/officeDocument/2006/customXml" ds:itemID="{4444CF39-E1D7-4D65-A655-0439C2665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Projeto de graduacao.dot</Template>
  <TotalTime>474</TotalTime>
  <Pages>65</Pages>
  <Words>10480</Words>
  <Characters>57196</Characters>
  <Application>Microsoft Office Word</Application>
  <DocSecurity>0</DocSecurity>
  <Lines>1651</Lines>
  <Paragraphs>730</Paragraphs>
  <ScaleCrop>false</ScaleCrop>
  <HeadingPairs>
    <vt:vector size="6" baseType="variant">
      <vt:variant>
        <vt:lpstr>Title</vt:lpstr>
      </vt:variant>
      <vt:variant>
        <vt:i4>1</vt:i4>
      </vt:variant>
      <vt:variant>
        <vt:lpstr>Headings</vt:lpstr>
      </vt:variant>
      <vt:variant>
        <vt:i4>34</vt:i4>
      </vt:variant>
      <vt:variant>
        <vt:lpstr>Título</vt:lpstr>
      </vt:variant>
      <vt:variant>
        <vt:i4>1</vt:i4>
      </vt:variant>
    </vt:vector>
  </HeadingPairs>
  <TitlesOfParts>
    <vt:vector size="36" baseType="lpstr">
      <vt:lpstr>Estudo de sujidade na UFV da Ufes</vt:lpstr>
      <vt:lpstr>INTRODUÇÃO</vt:lpstr>
      <vt:lpstr>    Justificativa</vt:lpstr>
      <vt:lpstr>    Objetivos</vt:lpstr>
      <vt:lpstr>        Objetivo geral</vt:lpstr>
      <vt:lpstr>        Objetivos específicos</vt:lpstr>
      <vt:lpstr>    Organização  do trabalho</vt:lpstr>
      <vt:lpstr>REFERENCIAL TEÓRICO </vt:lpstr>
      <vt:lpstr>    Importância da adoção de geração fotovoltaica </vt:lpstr>
      <vt:lpstr>    Deposição de material particulado</vt:lpstr>
      <vt:lpstr>    Limpeza em usinas fotovoltaicas</vt:lpstr>
      <vt:lpstr>    Índices de desempenho</vt:lpstr>
      <vt:lpstr>        Fator de desempenho</vt:lpstr>
      <vt:lpstr>        Diferença de desempenho</vt:lpstr>
      <vt:lpstr>    Ferramentas numéricas e estatísticas</vt:lpstr>
      <vt:lpstr>        Método trapezoidal composto</vt:lpstr>
      <vt:lpstr>        Filtro de dados utilizando limites de box plot</vt:lpstr>
      <vt:lpstr>        Significância estatística (nível-p)</vt:lpstr>
      <vt:lpstr>        Testes de hipótese</vt:lpstr>
      <vt:lpstr>METODOLOGIA E ETAPAS DE DESENVOLVIMENTO</vt:lpstr>
      <vt:lpstr>    Definição do Sistema Fotovoltaico</vt:lpstr>
      <vt:lpstr>    Trabalho em altura e risco de choque elétrico</vt:lpstr>
      <vt:lpstr>        Identificação do perigo</vt:lpstr>
      <vt:lpstr>        Análise de risco</vt:lpstr>
      <vt:lpstr>        Estabelecimento do procedimento de segurança</vt:lpstr>
      <vt:lpstr>    Execução da limpeza de strings do SFV</vt:lpstr>
      <vt:lpstr>    Aquisição de dados de geração de energia do SFV e da estação meteorológica</vt:lpstr>
      <vt:lpstr>    Método de estudo dos dados adquiridos  </vt:lpstr>
      <vt:lpstr>        Índices de desempenho</vt:lpstr>
      <vt:lpstr>        Análise estatística</vt:lpstr>
      <vt:lpstr>RESULTADOS</vt:lpstr>
      <vt:lpstr>CONCLUSÃO</vt:lpstr>
      <vt:lpstr>REFERÊNCIAS BIBLIOGRÁFICAS </vt:lpstr>
      <vt:lpstr>– DATASHEET DO INVERSOR GW35KLV-MT</vt:lpstr>
      <vt:lpstr>– DATASHEET DO MÓDULO JAM60S03 300-320/PR</vt:lpstr>
      <vt:lpstr>Modelo de Projeto de Graduação - Engenharia Elétrica</vt:lpstr>
    </vt:vector>
  </TitlesOfParts>
  <Manager>Jussara Fardin; Daniel Pompermayer</Manager>
  <Company>UFES</Company>
  <LinksUpToDate>false</LinksUpToDate>
  <CharactersWithSpaces>67110</CharactersWithSpaces>
  <SharedDoc>false</SharedDoc>
  <HLinks>
    <vt:vector size="12" baseType="variant">
      <vt:variant>
        <vt:i4>7995466</vt:i4>
      </vt:variant>
      <vt:variant>
        <vt:i4>9054</vt:i4>
      </vt:variant>
      <vt:variant>
        <vt:i4>1026</vt:i4>
      </vt:variant>
      <vt:variant>
        <vt:i4>1</vt:i4>
      </vt:variant>
      <vt:variant>
        <vt:lpwstr>..\..\temp\Image3.jpg</vt:lpwstr>
      </vt:variant>
      <vt:variant>
        <vt:lpwstr/>
      </vt:variant>
      <vt:variant>
        <vt:i4>2621454</vt:i4>
      </vt:variant>
      <vt:variant>
        <vt:i4>10505</vt:i4>
      </vt:variant>
      <vt:variant>
        <vt:i4>1027</vt:i4>
      </vt:variant>
      <vt:variant>
        <vt:i4>1</vt:i4>
      </vt:variant>
      <vt:variant>
        <vt:lpwstr>tabp_8.gif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Estudo de sujidade na UFV da Ufes</dc:title>
  <dc:subject>Projeto de graduação</dc:subject>
  <dc:creator>Vitor D. Mascarenhas</dc:creator>
  <cp:keywords>sujidade; PG2</cp:keywords>
  <dc:description/>
  <cp:lastModifiedBy>Vitor Dornela</cp:lastModifiedBy>
  <cp:revision>306</cp:revision>
  <cp:lastPrinted>2022-07-25T22:45:00Z</cp:lastPrinted>
  <dcterms:created xsi:type="dcterms:W3CDTF">2021-11-26T21:48:00Z</dcterms:created>
  <dcterms:modified xsi:type="dcterms:W3CDTF">2023-11-17T03:39:00Z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f3f2238d7b83da25f4fb878c2fd6faf61c753fa5b2af0ea9ab8431d184592442</vt:lpwstr>
  </property>
</Properties>
</file>